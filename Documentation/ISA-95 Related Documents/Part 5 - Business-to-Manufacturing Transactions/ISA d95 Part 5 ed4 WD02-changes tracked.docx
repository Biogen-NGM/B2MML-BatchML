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97ABC" w14:textId="5436E968" w:rsidR="004D1EBF" w:rsidRDefault="004D1EBF" w:rsidP="002D4240">
      <w:pPr>
        <w:suppressAutoHyphens/>
        <w:spacing w:line="240" w:lineRule="exact"/>
        <w:jc w:val="right"/>
        <w:rPr>
          <w:rFonts w:ascii="CG Times Bold" w:hAnsi="CG Times Bold"/>
          <w:b/>
          <w:sz w:val="28"/>
        </w:rPr>
      </w:pPr>
      <w:r w:rsidRPr="004D1EBF">
        <w:rPr>
          <w:rFonts w:ascii="CG Times Bold" w:hAnsi="CG Times Bold"/>
          <w:b/>
          <w:sz w:val="28"/>
        </w:rPr>
        <w:t xml:space="preserve"> </w:t>
      </w:r>
      <w:r w:rsidRPr="002D4240">
        <w:rPr>
          <w:b/>
        </w:rPr>
        <w:tab/>
        <w:t xml:space="preserve">ISA </w:t>
      </w:r>
      <w:r>
        <w:rPr>
          <w:b/>
        </w:rPr>
        <w:t>95.00.05 ed4 WD0</w:t>
      </w:r>
      <w:r w:rsidR="002D4240">
        <w:rPr>
          <w:b/>
        </w:rPr>
        <w:t>2</w:t>
      </w:r>
    </w:p>
    <w:p w14:paraId="57362DA7" w14:textId="77777777" w:rsidR="004D1EBF" w:rsidRDefault="004D1EBF" w:rsidP="004D1EBF">
      <w:pPr>
        <w:suppressAutoHyphens/>
        <w:jc w:val="right"/>
        <w:rPr>
          <w:b/>
          <w:sz w:val="28"/>
        </w:rPr>
      </w:pPr>
    </w:p>
    <w:p w14:paraId="548231B7" w14:textId="77777777" w:rsidR="004D1EBF" w:rsidRDefault="004D1EBF" w:rsidP="004D1EBF">
      <w:pPr>
        <w:suppressAutoHyphens/>
        <w:jc w:val="right"/>
        <w:rPr>
          <w:rFonts w:ascii="CG Times Bold" w:hAnsi="CG Times Bold"/>
          <w:b/>
          <w:sz w:val="32"/>
        </w:rPr>
      </w:pPr>
    </w:p>
    <w:p w14:paraId="21BA0F5A" w14:textId="77777777" w:rsidR="004D1EBF" w:rsidRDefault="004D1EBF" w:rsidP="004D1EBF">
      <w:pPr>
        <w:suppressAutoHyphens/>
        <w:jc w:val="right"/>
        <w:rPr>
          <w:rFonts w:ascii="CG Times Bold" w:hAnsi="CG Times Bold"/>
          <w:b/>
          <w:sz w:val="32"/>
        </w:rPr>
      </w:pPr>
    </w:p>
    <w:p w14:paraId="79EBA950" w14:textId="61377164" w:rsidR="004D1EBF" w:rsidRDefault="004D1EBF" w:rsidP="004D1EBF">
      <w:pPr>
        <w:tabs>
          <w:tab w:val="left" w:pos="-720"/>
        </w:tabs>
        <w:suppressAutoHyphens/>
        <w:spacing w:line="30" w:lineRule="exact"/>
        <w:rPr>
          <w:rFonts w:ascii="CG Times Bold" w:hAnsi="CG Times Bold"/>
          <w:b/>
          <w:sz w:val="32"/>
        </w:rPr>
      </w:pPr>
      <w:r>
        <w:rPr>
          <w:noProof/>
          <w:lang w:val="en-US" w:eastAsia="en-US"/>
        </w:rPr>
        <mc:AlternateContent>
          <mc:Choice Requires="wps">
            <w:drawing>
              <wp:anchor distT="0" distB="0" distL="114300" distR="114300" simplePos="0" relativeHeight="251659264" behindDoc="1" locked="0" layoutInCell="0" allowOverlap="1" wp14:anchorId="4ACAB6B8" wp14:editId="1D04EE52">
                <wp:simplePos x="0" y="0"/>
                <wp:positionH relativeFrom="margin">
                  <wp:posOffset>0</wp:posOffset>
                </wp:positionH>
                <wp:positionV relativeFrom="paragraph">
                  <wp:posOffset>0</wp:posOffset>
                </wp:positionV>
                <wp:extent cx="5943600" cy="19050"/>
                <wp:effectExtent l="0" t="0" r="0" b="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905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v="urn:schemas-microsoft-com:mac:vml" xmlns:mo="http://schemas.microsoft.com/office/mac/office/2008/main">
            <w:pict>
              <v:shape w14:anchorId="4463B95F" id="Freeform 30" o:spid="_x0000_s1026" style="position:absolute;margin-left:0;margin-top:0;width:468pt;height: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" o:allowincell="f" path="m0,0l0,20000,20000,20000,20000,,,0xe" strokeweight="0">
                <v:fill r:id="rId12" o:title="" type="pattern"/>
                <v:shadow opacity="49150f"/>
                <v:path arrowok="t" o:connecttype="custom" o:connectlocs="0,0;0,19050;5943600,19050;5943600,0;0,0;0,0" o:connectangles="0,0,0,0,0,0"/>
                <w10:wrap anchorx="margin"/>
              </v:shape>
            </w:pict>
          </mc:Fallback>
        </mc:AlternateContent>
      </w:r>
    </w:p>
    <w:p w14:paraId="60CB560D" w14:textId="77777777" w:rsidR="004D1EBF" w:rsidRDefault="004D1EBF" w:rsidP="004D1EBF">
      <w:pPr>
        <w:tabs>
          <w:tab w:val="left" w:pos="-720"/>
        </w:tabs>
        <w:suppressAutoHyphens/>
        <w:spacing w:line="240" w:lineRule="exact"/>
        <w:jc w:val="right"/>
        <w:rPr>
          <w:rFonts w:ascii="CG Times Bold" w:hAnsi="CG Times Bold"/>
          <w:b/>
          <w:sz w:val="32"/>
        </w:rPr>
      </w:pPr>
    </w:p>
    <w:p w14:paraId="73B11174" w14:textId="0D7A949E" w:rsidR="004D1EBF" w:rsidRDefault="004D1EBF" w:rsidP="004D1EBF">
      <w:pPr>
        <w:tabs>
          <w:tab w:val="left" w:pos="-720"/>
        </w:tabs>
        <w:suppressAutoHyphens/>
        <w:spacing w:line="30" w:lineRule="exact"/>
        <w:rPr>
          <w:rFonts w:ascii="CG Times Bold" w:hAnsi="CG Times Bold"/>
          <w:b/>
          <w:sz w:val="32"/>
        </w:rPr>
      </w:pPr>
      <w:r>
        <w:rPr>
          <w:noProof/>
          <w:lang w:val="en-US" w:eastAsia="en-US"/>
        </w:rPr>
        <mc:AlternateContent>
          <mc:Choice Requires="wps">
            <w:drawing>
              <wp:anchor distT="0" distB="0" distL="114300" distR="114300" simplePos="0" relativeHeight="251660288" behindDoc="1" locked="0" layoutInCell="0" allowOverlap="1" wp14:anchorId="5DD09971" wp14:editId="117D42DB">
                <wp:simplePos x="0" y="0"/>
                <wp:positionH relativeFrom="margin">
                  <wp:posOffset>0</wp:posOffset>
                </wp:positionH>
                <wp:positionV relativeFrom="paragraph">
                  <wp:posOffset>0</wp:posOffset>
                </wp:positionV>
                <wp:extent cx="5943600" cy="19050"/>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905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v="urn:schemas-microsoft-com:mac:vml" xmlns:mo="http://schemas.microsoft.com/office/mac/office/2008/main">
            <w:pict>
              <v:shape w14:anchorId="58FE1228" id="Freeform 29" o:spid="_x0000_s1026" style="position:absolute;margin-left:0;margin-top:0;width:468pt;height: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" o:allowincell="f" path="m0,0l0,20000,20000,20000,20000,,,0xe" strokeweight="0">
                <v:fill r:id="rId12" o:title="" type="pattern"/>
                <v:shadow opacity="49150f"/>
                <v:path arrowok="t" o:connecttype="custom" o:connectlocs="0,0;0,19050;5943600,19050;5943600,0;0,0;0,0" o:connectangles="0,0,0,0,0,0"/>
                <w10:wrap anchorx="margin"/>
              </v:shape>
            </w:pict>
          </mc:Fallback>
        </mc:AlternateContent>
      </w:r>
    </w:p>
    <w:p w14:paraId="6AF77C16" w14:textId="77777777" w:rsidR="004D1EBF" w:rsidRDefault="004D1EBF" w:rsidP="004D1EBF">
      <w:pPr>
        <w:tabs>
          <w:tab w:val="left" w:pos="-720"/>
        </w:tabs>
        <w:suppressAutoHyphens/>
        <w:spacing w:line="240" w:lineRule="exact"/>
        <w:jc w:val="right"/>
        <w:rPr>
          <w:rFonts w:ascii="CG Times Bold" w:hAnsi="CG Times Bold"/>
          <w:b/>
          <w:sz w:val="32"/>
        </w:rPr>
      </w:pPr>
    </w:p>
    <w:p w14:paraId="33603607" w14:textId="73404288" w:rsidR="004D1EBF" w:rsidRDefault="004D1EBF" w:rsidP="004D1EBF">
      <w:pPr>
        <w:tabs>
          <w:tab w:val="left" w:pos="-720"/>
        </w:tabs>
        <w:suppressAutoHyphens/>
        <w:spacing w:line="30" w:lineRule="exact"/>
        <w:rPr>
          <w:rFonts w:ascii="CG Times Bold" w:hAnsi="CG Times Bold"/>
          <w:b/>
          <w:sz w:val="32"/>
        </w:rPr>
      </w:pPr>
      <w:r>
        <w:rPr>
          <w:noProof/>
          <w:lang w:val="en-US" w:eastAsia="en-US"/>
        </w:rPr>
        <mc:AlternateContent>
          <mc:Choice Requires="wps">
            <w:drawing>
              <wp:anchor distT="0" distB="0" distL="114300" distR="114300" simplePos="0" relativeHeight="251661312" behindDoc="1" locked="0" layoutInCell="0" allowOverlap="1" wp14:anchorId="269B73C5" wp14:editId="510CCDCE">
                <wp:simplePos x="0" y="0"/>
                <wp:positionH relativeFrom="margin">
                  <wp:posOffset>0</wp:posOffset>
                </wp:positionH>
                <wp:positionV relativeFrom="paragraph">
                  <wp:posOffset>0</wp:posOffset>
                </wp:positionV>
                <wp:extent cx="5943600" cy="19050"/>
                <wp:effectExtent l="0" t="0" r="0" b="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905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v="urn:schemas-microsoft-com:mac:vml" xmlns:mo="http://schemas.microsoft.com/office/mac/office/2008/main">
            <w:pict>
              <v:shape w14:anchorId="22B9AF53" id="Freeform 28" o:spid="_x0000_s1026" style="position:absolute;margin-left:0;margin-top:0;width:468pt;height:1.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" o:allowincell="f" path="m0,0l0,20000,20000,20000,20000,,,0xe" strokeweight="0">
                <v:fill r:id="rId12" o:title="" type="pattern"/>
                <v:shadow opacity="49150f"/>
                <v:path arrowok="t" o:connecttype="custom" o:connectlocs="0,0;0,19050;5943600,19050;5943600,0;0,0;0,0" o:connectangles="0,0,0,0,0,0"/>
                <w10:wrap anchorx="margin"/>
              </v:shape>
            </w:pict>
          </mc:Fallback>
        </mc:AlternateContent>
      </w:r>
    </w:p>
    <w:p w14:paraId="0D0582E3" w14:textId="77777777" w:rsidR="004D1EBF" w:rsidRDefault="004D1EBF" w:rsidP="004D1EBF">
      <w:pPr>
        <w:tabs>
          <w:tab w:val="left" w:pos="-720"/>
        </w:tabs>
        <w:suppressAutoHyphens/>
        <w:spacing w:line="240" w:lineRule="exact"/>
        <w:jc w:val="right"/>
        <w:rPr>
          <w:rFonts w:ascii="CG Times Bold" w:hAnsi="CG Times Bold"/>
          <w:b/>
          <w:sz w:val="32"/>
        </w:rPr>
      </w:pPr>
    </w:p>
    <w:p w14:paraId="277AF7DD" w14:textId="11A88730" w:rsidR="004D1EBF" w:rsidRDefault="004D1EBF" w:rsidP="004D1EBF">
      <w:pPr>
        <w:tabs>
          <w:tab w:val="left" w:pos="-720"/>
        </w:tabs>
        <w:suppressAutoHyphens/>
        <w:spacing w:line="30" w:lineRule="exact"/>
        <w:rPr>
          <w:rFonts w:ascii="CG Times Bold" w:hAnsi="CG Times Bold"/>
          <w:b/>
          <w:sz w:val="32"/>
        </w:rPr>
      </w:pPr>
      <w:r>
        <w:rPr>
          <w:noProof/>
          <w:lang w:val="en-US" w:eastAsia="en-US"/>
        </w:rPr>
        <mc:AlternateContent>
          <mc:Choice Requires="wps">
            <w:drawing>
              <wp:anchor distT="0" distB="0" distL="114300" distR="114300" simplePos="0" relativeHeight="251662336" behindDoc="1" locked="0" layoutInCell="0" allowOverlap="1" wp14:anchorId="34B51FBD" wp14:editId="0BF6AF1C">
                <wp:simplePos x="0" y="0"/>
                <wp:positionH relativeFrom="margin">
                  <wp:posOffset>0</wp:posOffset>
                </wp:positionH>
                <wp:positionV relativeFrom="paragraph">
                  <wp:posOffset>0</wp:posOffset>
                </wp:positionV>
                <wp:extent cx="5943600" cy="19050"/>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905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v="urn:schemas-microsoft-com:mac:vml" xmlns:mo="http://schemas.microsoft.com/office/mac/office/2008/main">
            <w:pict>
              <v:shape w14:anchorId="0BC727A0" id="Freeform 27" o:spid="_x0000_s1026" style="position:absolute;margin-left:0;margin-top:0;width:468pt;height: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" o:allowincell="f" path="m0,0l0,20000,20000,20000,20000,,,0xe" strokeweight="0">
                <v:fill r:id="rId12" o:title="" type="pattern"/>
                <v:shadow opacity="49150f"/>
                <v:path arrowok="t" o:connecttype="custom" o:connectlocs="0,0;0,19050;5943600,19050;5943600,0;0,0;0,0" o:connectangles="0,0,0,0,0,0"/>
                <w10:wrap anchorx="margin"/>
              </v:shape>
            </w:pict>
          </mc:Fallback>
        </mc:AlternateContent>
      </w:r>
    </w:p>
    <w:p w14:paraId="33839202" w14:textId="77777777" w:rsidR="004D1EBF" w:rsidRDefault="004D1EBF" w:rsidP="004D1EBF">
      <w:pPr>
        <w:tabs>
          <w:tab w:val="left" w:pos="-720"/>
        </w:tabs>
        <w:suppressAutoHyphens/>
        <w:spacing w:line="240" w:lineRule="exact"/>
        <w:rPr>
          <w:rFonts w:ascii="CG Times Bold" w:hAnsi="CG Times Bold"/>
          <w:b/>
          <w:sz w:val="32"/>
        </w:rPr>
      </w:pPr>
    </w:p>
    <w:p w14:paraId="59851D75" w14:textId="77777777" w:rsidR="004D1EBF" w:rsidRDefault="004D1EBF" w:rsidP="002D4240">
      <w:pPr>
        <w:tabs>
          <w:tab w:val="right" w:pos="10080"/>
        </w:tabs>
        <w:suppressAutoHyphens/>
        <w:spacing w:line="440" w:lineRule="exact"/>
        <w:jc w:val="right"/>
        <w:rPr>
          <w:b/>
          <w:sz w:val="48"/>
        </w:rPr>
      </w:pPr>
      <w:r>
        <w:rPr>
          <w:b/>
          <w:sz w:val="48"/>
        </w:rPr>
        <w:t>Enterprise - Control System Integration</w:t>
      </w:r>
    </w:p>
    <w:p w14:paraId="62C7FD53" w14:textId="77777777" w:rsidR="004D1EBF" w:rsidRDefault="004D1EBF" w:rsidP="004D1EBF">
      <w:pPr>
        <w:tabs>
          <w:tab w:val="right" w:pos="10080"/>
        </w:tabs>
        <w:suppressAutoHyphens/>
        <w:spacing w:line="440" w:lineRule="exact"/>
        <w:jc w:val="right"/>
        <w:rPr>
          <w:b/>
          <w:sz w:val="48"/>
        </w:rPr>
      </w:pPr>
      <w:r>
        <w:rPr>
          <w:b/>
          <w:sz w:val="48"/>
        </w:rPr>
        <w:t>Part 5: Business to Manufacturing Transactions</w:t>
      </w:r>
    </w:p>
    <w:p w14:paraId="2D4E419B" w14:textId="2E9EC32E" w:rsidR="004D1EBF" w:rsidRPr="00F929A6" w:rsidRDefault="004D1EBF" w:rsidP="002D4240">
      <w:pPr>
        <w:pStyle w:val="SPDraftDateLines"/>
        <w:spacing w:line="240" w:lineRule="auto"/>
        <w:rPr>
          <w:sz w:val="46"/>
        </w:rPr>
      </w:pPr>
      <w:r>
        <w:rPr>
          <w:sz w:val="46"/>
        </w:rPr>
        <w:t>ISA 95.00.05 ed4</w:t>
      </w:r>
      <w:r w:rsidRPr="00F929A6">
        <w:rPr>
          <w:sz w:val="46"/>
        </w:rPr>
        <w:t xml:space="preserve"> </w:t>
      </w:r>
      <w:r>
        <w:rPr>
          <w:sz w:val="46"/>
        </w:rPr>
        <w:t>WD0</w:t>
      </w:r>
      <w:r w:rsidR="002D4240">
        <w:rPr>
          <w:sz w:val="46"/>
        </w:rPr>
        <w:t>2</w:t>
      </w:r>
    </w:p>
    <w:p w14:paraId="2E3792BA" w14:textId="0B754E16" w:rsidR="004D1EBF" w:rsidRDefault="002D4240" w:rsidP="004D1EBF">
      <w:pPr>
        <w:pStyle w:val="SPDraftDateLines"/>
        <w:spacing w:line="240" w:lineRule="auto"/>
        <w:rPr>
          <w:sz w:val="24"/>
        </w:rPr>
      </w:pPr>
      <w:r>
        <w:rPr>
          <w:sz w:val="24"/>
        </w:rPr>
        <w:t>March 2018</w:t>
      </w:r>
    </w:p>
    <w:p w14:paraId="2504C4FC" w14:textId="77777777" w:rsidR="004D1EBF" w:rsidRDefault="004D1EBF" w:rsidP="004D1EBF">
      <w:pPr>
        <w:pBdr>
          <w:top w:val="single" w:sz="6" w:space="12" w:color="auto"/>
          <w:left w:val="single" w:sz="6" w:space="10" w:color="auto"/>
          <w:bottom w:val="single" w:sz="6" w:space="12" w:color="auto"/>
          <w:right w:val="single" w:sz="6" w:space="10" w:color="auto"/>
        </w:pBdr>
        <w:tabs>
          <w:tab w:val="left" w:pos="-720"/>
        </w:tabs>
        <w:suppressAutoHyphens/>
        <w:rPr>
          <w:rFonts w:ascii="Helvetica" w:hAnsi="Helvetica"/>
          <w:b/>
          <w:sz w:val="18"/>
        </w:rPr>
      </w:pPr>
      <w:r>
        <w:rPr>
          <w:rFonts w:ascii="Helvetica" w:hAnsi="Helvetica"/>
          <w:b/>
          <w:sz w:val="18"/>
        </w:rPr>
        <w:t>This document is a draft that represents work being done by an ISA Standards Committee leading to the development of an ISA Standard.  ISA grants permission to anyone to reproduce and distribute copies of this draft ISA standard, in whole or in part, but only for the following purposes and only as long as the recipient is not charged any fee for the copy (nor may the copy be included as part of a package with other materials or presentations for which a fee is charged):</w:t>
      </w:r>
    </w:p>
    <w:p w14:paraId="4305C21A" w14:textId="77777777" w:rsidR="004D1EBF" w:rsidRDefault="004D1EBF" w:rsidP="004D1EBF">
      <w:pPr>
        <w:keepLines/>
        <w:numPr>
          <w:ilvl w:val="0"/>
          <w:numId w:val="49"/>
        </w:numPr>
        <w:pBdr>
          <w:top w:val="single" w:sz="6" w:space="12" w:color="auto"/>
          <w:left w:val="single" w:sz="6" w:space="10" w:color="auto"/>
          <w:bottom w:val="single" w:sz="6" w:space="12" w:color="auto"/>
          <w:right w:val="single" w:sz="6" w:space="10" w:color="auto"/>
        </w:pBd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40" w:after="120"/>
        <w:jc w:val="left"/>
        <w:rPr>
          <w:rFonts w:ascii="Helvetica" w:hAnsi="Helvetica"/>
          <w:b/>
          <w:sz w:val="18"/>
        </w:rPr>
      </w:pPr>
      <w:r>
        <w:rPr>
          <w:rFonts w:ascii="Helvetica" w:hAnsi="Helvetica"/>
          <w:b/>
          <w:sz w:val="18"/>
        </w:rPr>
        <w:t>Review of and comment on the draft standard;</w:t>
      </w:r>
    </w:p>
    <w:p w14:paraId="4EF42F05" w14:textId="77777777" w:rsidR="004D1EBF" w:rsidRDefault="004D1EBF" w:rsidP="004D1EBF">
      <w:pPr>
        <w:keepLines/>
        <w:numPr>
          <w:ilvl w:val="0"/>
          <w:numId w:val="49"/>
        </w:numPr>
        <w:pBdr>
          <w:top w:val="single" w:sz="6" w:space="12" w:color="auto"/>
          <w:left w:val="single" w:sz="6" w:space="10" w:color="auto"/>
          <w:bottom w:val="single" w:sz="6" w:space="12" w:color="auto"/>
          <w:right w:val="single" w:sz="6" w:space="10" w:color="auto"/>
        </w:pBd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40" w:after="120"/>
        <w:jc w:val="left"/>
        <w:rPr>
          <w:rFonts w:ascii="Helvetica" w:hAnsi="Helvetica"/>
          <w:b/>
          <w:sz w:val="18"/>
        </w:rPr>
      </w:pPr>
      <w:r>
        <w:rPr>
          <w:rFonts w:ascii="Helvetica" w:hAnsi="Helvetica"/>
          <w:b/>
          <w:sz w:val="18"/>
        </w:rPr>
        <w:t>Provide to others for review and comment;</w:t>
      </w:r>
    </w:p>
    <w:p w14:paraId="08BCA8EA" w14:textId="77777777" w:rsidR="004D1EBF" w:rsidRDefault="004D1EBF" w:rsidP="004D1EBF">
      <w:pPr>
        <w:keepLines/>
        <w:numPr>
          <w:ilvl w:val="0"/>
          <w:numId w:val="49"/>
        </w:numPr>
        <w:pBdr>
          <w:top w:val="single" w:sz="6" w:space="12" w:color="auto"/>
          <w:left w:val="single" w:sz="6" w:space="10" w:color="auto"/>
          <w:bottom w:val="single" w:sz="6" w:space="12" w:color="auto"/>
          <w:right w:val="single" w:sz="6" w:space="10" w:color="auto"/>
        </w:pBd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40" w:after="120"/>
        <w:jc w:val="left"/>
        <w:rPr>
          <w:rFonts w:ascii="Helvetica" w:hAnsi="Helvetica"/>
          <w:b/>
          <w:sz w:val="18"/>
        </w:rPr>
      </w:pPr>
      <w:r>
        <w:rPr>
          <w:rFonts w:ascii="Helvetica" w:hAnsi="Helvetica"/>
          <w:b/>
          <w:sz w:val="18"/>
        </w:rPr>
        <w:t>Promotion of the standard; or</w:t>
      </w:r>
    </w:p>
    <w:p w14:paraId="48A8C12B" w14:textId="77777777" w:rsidR="004D1EBF" w:rsidRDefault="004D1EBF" w:rsidP="004D1EBF">
      <w:pPr>
        <w:keepLines/>
        <w:numPr>
          <w:ilvl w:val="0"/>
          <w:numId w:val="49"/>
        </w:numPr>
        <w:pBdr>
          <w:top w:val="single" w:sz="6" w:space="12" w:color="auto"/>
          <w:left w:val="single" w:sz="6" w:space="10" w:color="auto"/>
          <w:bottom w:val="single" w:sz="6" w:space="12" w:color="auto"/>
          <w:right w:val="single" w:sz="6" w:space="10" w:color="auto"/>
        </w:pBd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40" w:after="120"/>
        <w:jc w:val="left"/>
        <w:rPr>
          <w:rFonts w:ascii="Helvetica" w:hAnsi="Helvetica"/>
          <w:b/>
          <w:sz w:val="18"/>
        </w:rPr>
      </w:pPr>
      <w:r>
        <w:rPr>
          <w:rFonts w:ascii="Helvetica" w:hAnsi="Helvetica"/>
          <w:b/>
          <w:sz w:val="18"/>
        </w:rPr>
        <w:t>Informing and educating others about the standard.</w:t>
      </w:r>
    </w:p>
    <w:p w14:paraId="0D077640" w14:textId="77777777" w:rsidR="004D1EBF" w:rsidRDefault="004D1EBF" w:rsidP="002D4240">
      <w:pPr>
        <w:pBdr>
          <w:top w:val="single" w:sz="6" w:space="12" w:color="auto"/>
          <w:left w:val="single" w:sz="6" w:space="10" w:color="auto"/>
          <w:bottom w:val="single" w:sz="6" w:space="12" w:color="auto"/>
          <w:right w:val="single" w:sz="6" w:space="10" w:color="auto"/>
        </w:pBdr>
        <w:tabs>
          <w:tab w:val="left" w:pos="-720"/>
        </w:tabs>
        <w:suppressAutoHyphens/>
        <w:rPr>
          <w:rFonts w:ascii="Helvetica" w:hAnsi="Helvetica"/>
          <w:b/>
          <w:sz w:val="18"/>
        </w:rPr>
      </w:pPr>
      <w:r>
        <w:rPr>
          <w:rFonts w:ascii="Helvetica" w:hAnsi="Helvetica"/>
          <w:b/>
          <w:sz w:val="18"/>
        </w:rPr>
        <w:t>In addition, all copies must reproduce a copyright notice as follows:</w:t>
      </w:r>
    </w:p>
    <w:p w14:paraId="725030BE" w14:textId="7093C985" w:rsidR="004D1EBF" w:rsidRDefault="004D1EBF" w:rsidP="004D1EBF">
      <w:pPr>
        <w:pBdr>
          <w:top w:val="single" w:sz="6" w:space="12" w:color="auto"/>
          <w:left w:val="single" w:sz="6" w:space="10" w:color="auto"/>
          <w:bottom w:val="single" w:sz="6" w:space="12" w:color="auto"/>
          <w:right w:val="single" w:sz="6" w:space="10" w:color="auto"/>
        </w:pBdr>
        <w:tabs>
          <w:tab w:val="left" w:pos="-720"/>
        </w:tabs>
        <w:suppressAutoHyphens/>
        <w:rPr>
          <w:rFonts w:ascii="Helvetica" w:hAnsi="Helvetica"/>
          <w:b/>
          <w:sz w:val="18"/>
        </w:rPr>
      </w:pPr>
      <w:r>
        <w:rPr>
          <w:rFonts w:ascii="Helvetica" w:hAnsi="Helvetica"/>
          <w:b/>
          <w:sz w:val="18"/>
        </w:rPr>
        <w:tab/>
      </w:r>
      <w:r>
        <w:rPr>
          <w:b/>
          <w:sz w:val="18"/>
        </w:rPr>
        <w:t>©</w:t>
      </w:r>
      <w:r>
        <w:rPr>
          <w:rFonts w:ascii="Helvetica" w:hAnsi="Helvetica"/>
          <w:b/>
          <w:sz w:val="18"/>
        </w:rPr>
        <w:t xml:space="preserve"> Copyright 2017 ISA. All rights reserved. Reproduced and distributed with permission of ISA. </w:t>
      </w:r>
    </w:p>
    <w:p w14:paraId="096ACB68" w14:textId="77777777" w:rsidR="004D1EBF" w:rsidRDefault="004D1EBF" w:rsidP="004D1EBF">
      <w:pPr>
        <w:pBdr>
          <w:top w:val="single" w:sz="6" w:space="12" w:color="auto"/>
          <w:left w:val="single" w:sz="6" w:space="10" w:color="auto"/>
          <w:bottom w:val="single" w:sz="6" w:space="12" w:color="auto"/>
          <w:right w:val="single" w:sz="6" w:space="10" w:color="auto"/>
        </w:pBdr>
        <w:tabs>
          <w:tab w:val="left" w:pos="-720"/>
        </w:tabs>
        <w:suppressAutoHyphens/>
        <w:rPr>
          <w:rFonts w:ascii="Helvetica" w:hAnsi="Helvetica"/>
          <w:b/>
          <w:sz w:val="18"/>
        </w:rPr>
      </w:pPr>
      <w:r>
        <w:rPr>
          <w:rFonts w:ascii="Helvetica" w:hAnsi="Helvetica"/>
          <w:b/>
          <w:sz w:val="18"/>
        </w:rPr>
        <w:t>ISA reserves all other rights to the draft standard. Any other reproduction or distribution without the prior written consent of ISA is prohibited.</w:t>
      </w:r>
    </w:p>
    <w:p w14:paraId="610A1B49" w14:textId="77777777" w:rsidR="004D1EBF" w:rsidRDefault="004D1EBF" w:rsidP="004D1EBF">
      <w:pPr>
        <w:pBdr>
          <w:top w:val="single" w:sz="6" w:space="12" w:color="auto"/>
          <w:left w:val="single" w:sz="6" w:space="10" w:color="auto"/>
          <w:bottom w:val="single" w:sz="6" w:space="12" w:color="auto"/>
          <w:right w:val="single" w:sz="6" w:space="10" w:color="auto"/>
        </w:pBdr>
        <w:tabs>
          <w:tab w:val="left" w:pos="-720"/>
        </w:tabs>
        <w:suppressAutoHyphens/>
        <w:rPr>
          <w:rFonts w:ascii="CG Times Bold" w:hAnsi="CG Times Bold"/>
          <w:b/>
        </w:rPr>
      </w:pPr>
      <w:r>
        <w:rPr>
          <w:rFonts w:ascii="Helvetica" w:hAnsi="Helvetica"/>
          <w:b/>
          <w:sz w:val="18"/>
        </w:rPr>
        <w:t>The reader is cautioned that this document has not been approved and cannot be presumed to reflect the position of ISA or any other committee, society, or group.  Although every effort has been made to ensure accuracy, neither ISA, members of the S&amp;P Department, nor their employers shall be held liable for errors or limitations.</w:t>
      </w:r>
    </w:p>
    <w:p w14:paraId="5BC5BCCC" w14:textId="4FB93E96" w:rsidR="004D1EBF" w:rsidRDefault="004D1EBF" w:rsidP="004D1EBF">
      <w:pPr>
        <w:framePr w:w="1740" w:h="2050" w:hSpace="240" w:vSpace="120" w:wrap="auto" w:vAnchor="text" w:hAnchor="page" w:x="9505" w:y="108"/>
        <w:tabs>
          <w:tab w:val="left" w:pos="-720"/>
        </w:tabs>
        <w:suppressAutoHyphens/>
        <w:rPr>
          <w:rFonts w:ascii="CG Times Bold" w:hAnsi="CG Times Bold"/>
          <w:b/>
        </w:rPr>
      </w:pPr>
      <w:r w:rsidRPr="002D4240">
        <w:rPr>
          <w:rFonts w:ascii="CG Times Bold" w:hAnsi="CG Times Bold"/>
          <w:b/>
          <w:noProof/>
          <w:lang w:val="en-US" w:eastAsia="en-US"/>
        </w:rPr>
        <w:drawing>
          <wp:inline distT="0" distB="0" distL="0" distR="0" wp14:anchorId="0867A09E" wp14:editId="34A597B1">
            <wp:extent cx="1167130" cy="130365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7130" cy="1303655"/>
                    </a:xfrm>
                    <a:prstGeom prst="rect">
                      <a:avLst/>
                    </a:prstGeom>
                    <a:noFill/>
                    <a:ln>
                      <a:noFill/>
                    </a:ln>
                  </pic:spPr>
                </pic:pic>
              </a:graphicData>
            </a:graphic>
          </wp:inline>
        </w:drawing>
      </w:r>
    </w:p>
    <w:p w14:paraId="4BE8D2EC"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3DF08864"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4FAD4A4E"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46087458"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4D641DEC"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14DCCB4B"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756FA694"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57566DA8" w14:textId="77777777" w:rsidR="004D1EBF" w:rsidRDefault="004D1EBF" w:rsidP="004D1EBF">
      <w:pPr>
        <w:framePr w:w="1740" w:h="2050" w:hSpace="240" w:vSpace="120" w:wrap="auto" w:vAnchor="text" w:hAnchor="page" w:x="9505" w:y="108"/>
        <w:tabs>
          <w:tab w:val="left" w:pos="-720"/>
        </w:tabs>
        <w:suppressAutoHyphens/>
        <w:rPr>
          <w:rFonts w:ascii="CG Times Bold" w:hAnsi="CG Times Bold"/>
          <w:b/>
          <w:sz w:val="2"/>
        </w:rPr>
      </w:pPr>
    </w:p>
    <w:p w14:paraId="29B9A378" w14:textId="77777777" w:rsidR="004D1EBF" w:rsidRDefault="004D1EBF" w:rsidP="004D1EBF">
      <w:pPr>
        <w:tabs>
          <w:tab w:val="center" w:pos="5040"/>
        </w:tabs>
        <w:suppressAutoHyphens/>
        <w:rPr>
          <w:rFonts w:ascii="CG Times Bold" w:hAnsi="CG Times Bold"/>
          <w:b/>
        </w:rPr>
      </w:pPr>
    </w:p>
    <w:p w14:paraId="51C0F97A" w14:textId="260D5082" w:rsidR="004D1EBF" w:rsidRDefault="004D1EBF" w:rsidP="004D1EBF">
      <w:pPr>
        <w:tabs>
          <w:tab w:val="center" w:pos="5040"/>
        </w:tabs>
        <w:suppressAutoHyphens/>
        <w:rPr>
          <w:rFonts w:ascii="CG Times Bold" w:hAnsi="CG Times Bold"/>
          <w:b/>
        </w:rPr>
      </w:pPr>
      <w:r>
        <w:rPr>
          <w:noProof/>
          <w:lang w:val="en-US" w:eastAsia="en-US"/>
        </w:rPr>
        <mc:AlternateContent>
          <mc:Choice Requires="wps">
            <w:drawing>
              <wp:anchor distT="0" distB="0" distL="114300" distR="114300" simplePos="0" relativeHeight="251665408" behindDoc="1" locked="0" layoutInCell="0" allowOverlap="1" wp14:anchorId="238F60F7" wp14:editId="75D9227F">
                <wp:simplePos x="0" y="0"/>
                <wp:positionH relativeFrom="margin">
                  <wp:posOffset>0</wp:posOffset>
                </wp:positionH>
                <wp:positionV relativeFrom="paragraph">
                  <wp:posOffset>542290</wp:posOffset>
                </wp:positionV>
                <wp:extent cx="5029200" cy="21590"/>
                <wp:effectExtent l="0" t="0" r="0"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2159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v="urn:schemas-microsoft-com:mac:vml" xmlns:mo="http://schemas.microsoft.com/office/mac/office/2008/main">
            <w:pict>
              <v:shape w14:anchorId="7D014917" id="Freeform 26" o:spid="_x0000_s1026" style="position:absolute;margin-left:0;margin-top:42.7pt;width:396pt;height:1.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" o:allowincell="f" path="m0,0l0,20000,20000,20000,20000,,,0xe" strokeweight="0">
                <v:fill r:id="rId12" o:title="" type="pattern"/>
                <v:shadow opacity="49150f"/>
                <v:path arrowok="t" o:connecttype="custom" o:connectlocs="0,0;0,21590;5029200,21590;5029200,0;0,0;0,0" o:connectangles="0,0,0,0,0,0"/>
                <w10:wrap anchorx="margin"/>
              </v:shape>
            </w:pict>
          </mc:Fallback>
        </mc:AlternateContent>
      </w:r>
    </w:p>
    <w:p w14:paraId="732F90B6" w14:textId="373C8F55" w:rsidR="004D1EBF" w:rsidRDefault="004D1EBF" w:rsidP="004D1EBF">
      <w:pPr>
        <w:tabs>
          <w:tab w:val="center" w:pos="5040"/>
        </w:tabs>
        <w:suppressAutoHyphens/>
        <w:rPr>
          <w:rFonts w:ascii="CG Times Bold" w:hAnsi="CG Times Bold"/>
          <w:b/>
        </w:rPr>
      </w:pPr>
      <w:r>
        <w:rPr>
          <w:noProof/>
          <w:lang w:val="en-US" w:eastAsia="en-US"/>
        </w:rPr>
        <mc:AlternateContent>
          <mc:Choice Requires="wps">
            <w:drawing>
              <wp:anchor distT="0" distB="0" distL="114300" distR="114300" simplePos="0" relativeHeight="251664384" behindDoc="1" locked="0" layoutInCell="0" allowOverlap="1" wp14:anchorId="4E87AC43" wp14:editId="78CBA317">
                <wp:simplePos x="0" y="0"/>
                <wp:positionH relativeFrom="margin">
                  <wp:posOffset>0</wp:posOffset>
                </wp:positionH>
                <wp:positionV relativeFrom="paragraph">
                  <wp:posOffset>100330</wp:posOffset>
                </wp:positionV>
                <wp:extent cx="5029200" cy="21590"/>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2159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v="urn:schemas-microsoft-com:mac:vml" xmlns:mo="http://schemas.microsoft.com/office/mac/office/2008/main">
            <w:pict>
              <v:shape w14:anchorId="29740565" id="Freeform 25" o:spid="_x0000_s1026" style="position:absolute;margin-left:0;margin-top:7.9pt;width:396pt;height:1.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" o:allowincell="f" path="m0,0l0,20000,20000,20000,20000,,,0xe" strokeweight="0">
                <v:fill r:id="rId12" o:title="" type="pattern"/>
                <v:shadow opacity="49150f"/>
                <v:path arrowok="t" o:connecttype="custom" o:connectlocs="0,0;0,21590;5029200,21590;5029200,0;0,0;0,0" o:connectangles="0,0,0,0,0,0"/>
                <w10:wrap anchorx="margin"/>
              </v:shape>
            </w:pict>
          </mc:Fallback>
        </mc:AlternateContent>
      </w:r>
    </w:p>
    <w:p w14:paraId="02CF9CB1" w14:textId="23E68AAB" w:rsidR="004D1EBF" w:rsidRDefault="004D1EBF" w:rsidP="004D1EBF">
      <w:pPr>
        <w:tabs>
          <w:tab w:val="center" w:pos="5040"/>
        </w:tabs>
        <w:suppressAutoHyphens/>
        <w:rPr>
          <w:rFonts w:ascii="CG Times Bold" w:hAnsi="CG Times Bold"/>
          <w:b/>
        </w:rPr>
      </w:pPr>
      <w:r>
        <w:rPr>
          <w:noProof/>
          <w:lang w:val="en-US" w:eastAsia="en-US"/>
        </w:rPr>
        <mc:AlternateContent>
          <mc:Choice Requires="wps">
            <w:drawing>
              <wp:anchor distT="0" distB="0" distL="114300" distR="114300" simplePos="0" relativeHeight="251666432" behindDoc="1" locked="0" layoutInCell="0" allowOverlap="1" wp14:anchorId="45E85996" wp14:editId="71BE12DD">
                <wp:simplePos x="0" y="0"/>
                <wp:positionH relativeFrom="margin">
                  <wp:posOffset>0</wp:posOffset>
                </wp:positionH>
                <wp:positionV relativeFrom="paragraph">
                  <wp:posOffset>185420</wp:posOffset>
                </wp:positionV>
                <wp:extent cx="5029200" cy="21590"/>
                <wp:effectExtent l="0" t="0" r="0" b="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2159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v="urn:schemas-microsoft-com:mac:vml" xmlns:mo="http://schemas.microsoft.com/office/mac/office/2008/main">
            <w:pict>
              <v:shape w14:anchorId="66C8FB89" id="Freeform 24" o:spid="_x0000_s1026" style="position:absolute;margin-left:0;margin-top:14.6pt;width:396pt;height:1.7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" o:allowincell="f" path="m0,0l0,20000,20000,20000,20000,,,0xe" strokeweight="0">
                <v:fill r:id="rId12" o:title="" type="pattern"/>
                <v:shadow opacity="49150f"/>
                <v:path arrowok="t" o:connecttype="custom" o:connectlocs="0,0;0,21590;5029200,21590;5029200,0;0,0;0,0" o:connectangles="0,0,0,0,0,0"/>
                <w10:wrap anchorx="margin"/>
              </v:shape>
            </w:pict>
          </mc:Fallback>
        </mc:AlternateContent>
      </w:r>
      <w:r>
        <w:rPr>
          <w:noProof/>
          <w:lang w:val="en-US" w:eastAsia="en-US"/>
        </w:rPr>
        <mc:AlternateContent>
          <mc:Choice Requires="wps">
            <w:drawing>
              <wp:anchor distT="0" distB="0" distL="114300" distR="114300" simplePos="0" relativeHeight="251663360" behindDoc="1" locked="0" layoutInCell="0" allowOverlap="1" wp14:anchorId="7DC1A1C3" wp14:editId="44BFC610">
                <wp:simplePos x="0" y="0"/>
                <wp:positionH relativeFrom="margin">
                  <wp:posOffset>0</wp:posOffset>
                </wp:positionH>
                <wp:positionV relativeFrom="paragraph">
                  <wp:posOffset>-341630</wp:posOffset>
                </wp:positionV>
                <wp:extent cx="5029200" cy="21590"/>
                <wp:effectExtent l="0" t="0" r="0" b="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2159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20000"/>
                              </a:lnTo>
                              <a:lnTo>
                                <a:pt x="20000" y="20000"/>
                              </a:lnTo>
                              <a:lnTo>
                                <a:pt x="20000" y="0"/>
                              </a:lnTo>
                              <a:lnTo>
                                <a:pt x="0" y="0"/>
                              </a:lnTo>
                              <a:close/>
                            </a:path>
                          </a:pathLst>
                        </a:custGeom>
                        <a:pattFill prst="pct5">
                          <a:fgClr>
                            <a:srgbClr val="FFFFFF"/>
                          </a:fgClr>
                          <a:bgClr>
                            <a:srgbClr val="FFFFFF"/>
                          </a:bgClr>
                        </a:pattFill>
                        <a:ln w="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v="urn:schemas-microsoft-com:mac:vml" xmlns:mo="http://schemas.microsoft.com/office/mac/office/2008/main">
            <w:pict>
              <v:shape w14:anchorId="65B3A131" id="Freeform 23" o:spid="_x0000_s1026" style="position:absolute;margin-left:0;margin-top:-26.85pt;width:396pt;height:1.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" o:allowincell="f" path="m0,0l0,20000,20000,20000,20000,,,0xe" strokeweight="0">
                <v:fill r:id="rId12" o:title="" type="pattern"/>
                <v:shadow opacity="49150f"/>
                <v:path arrowok="t" o:connecttype="custom" o:connectlocs="0,0;0,21590;5029200,21590;5029200,0;0,0;0,0" o:connectangles="0,0,0,0,0,0"/>
                <w10:wrap anchorx="margin"/>
              </v:shape>
            </w:pict>
          </mc:Fallback>
        </mc:AlternateContent>
      </w:r>
    </w:p>
    <w:p w14:paraId="71BAEE77" w14:textId="77777777" w:rsidR="004D1EBF" w:rsidRDefault="004D1EBF" w:rsidP="004D1EBF">
      <w:pPr>
        <w:tabs>
          <w:tab w:val="center" w:pos="5040"/>
        </w:tabs>
        <w:suppressAutoHyphens/>
        <w:rPr>
          <w:rFonts w:ascii="CG Times Bold" w:hAnsi="CG Times Bold"/>
          <w:b/>
        </w:rPr>
      </w:pPr>
    </w:p>
    <w:p w14:paraId="2B5B45F8" w14:textId="77777777" w:rsidR="004D1EBF" w:rsidRDefault="004D1EBF" w:rsidP="004D1EBF">
      <w:pPr>
        <w:tabs>
          <w:tab w:val="center" w:pos="5040"/>
        </w:tabs>
        <w:suppressAutoHyphens/>
        <w:rPr>
          <w:rFonts w:ascii="CG Times Bold" w:hAnsi="CG Times Bold"/>
          <w:b/>
        </w:rPr>
      </w:pPr>
    </w:p>
    <w:p w14:paraId="6797F383" w14:textId="77777777" w:rsidR="004D1EBF" w:rsidRDefault="004D1EBF" w:rsidP="004D1EBF">
      <w:pPr>
        <w:tabs>
          <w:tab w:val="center" w:pos="5040"/>
        </w:tabs>
        <w:suppressAutoHyphens/>
        <w:rPr>
          <w:rFonts w:ascii="CG Times Bold" w:hAnsi="CG Times Bold"/>
          <w:b/>
        </w:rPr>
      </w:pPr>
    </w:p>
    <w:p w14:paraId="4B65E02D" w14:textId="77777777" w:rsidR="004D1EBF" w:rsidRDefault="004D1EBF" w:rsidP="004D1EBF">
      <w:pPr>
        <w:tabs>
          <w:tab w:val="left" w:pos="-720"/>
        </w:tabs>
        <w:suppressAutoHyphens/>
        <w:spacing w:line="240" w:lineRule="exact"/>
        <w:rPr>
          <w:rFonts w:ascii="CG Times Bold" w:hAnsi="CG Times Bold"/>
          <w:b/>
        </w:rPr>
      </w:pPr>
    </w:p>
    <w:p w14:paraId="1E55F44B" w14:textId="77777777" w:rsidR="004D1EBF" w:rsidRDefault="004D1EBF" w:rsidP="004D1EBF">
      <w:pPr>
        <w:tabs>
          <w:tab w:val="left" w:pos="-720"/>
        </w:tabs>
        <w:suppressAutoHyphens/>
        <w:spacing w:line="34" w:lineRule="exact"/>
        <w:rPr>
          <w:rFonts w:ascii="CG Times Bold" w:hAnsi="CG Times Bold"/>
          <w:b/>
        </w:rPr>
      </w:pPr>
    </w:p>
    <w:p w14:paraId="6289A1D5" w14:textId="77777777" w:rsidR="004D1EBF" w:rsidRDefault="004D1EBF" w:rsidP="004D1EBF">
      <w:pPr>
        <w:tabs>
          <w:tab w:val="left" w:pos="-720"/>
        </w:tabs>
        <w:suppressAutoHyphens/>
        <w:spacing w:line="34" w:lineRule="exact"/>
        <w:rPr>
          <w:rFonts w:ascii="CG Times Bold" w:hAnsi="CG Times Bold"/>
          <w:b/>
        </w:rPr>
      </w:pPr>
    </w:p>
    <w:p w14:paraId="5512583F" w14:textId="77777777" w:rsidR="004D1EBF" w:rsidRDefault="004D1EBF" w:rsidP="004D1EBF">
      <w:pPr>
        <w:tabs>
          <w:tab w:val="left" w:pos="-720"/>
        </w:tabs>
        <w:suppressAutoHyphens/>
        <w:spacing w:line="34" w:lineRule="exact"/>
        <w:rPr>
          <w:rFonts w:ascii="CG Times Bold" w:hAnsi="CG Times Bold"/>
          <w:b/>
        </w:rPr>
      </w:pPr>
    </w:p>
    <w:p w14:paraId="3BD049FF" w14:textId="77777777" w:rsidR="004D1EBF" w:rsidRDefault="004D1EBF" w:rsidP="004D1EBF">
      <w:pPr>
        <w:tabs>
          <w:tab w:val="left" w:pos="-720"/>
        </w:tabs>
        <w:suppressAutoHyphens/>
        <w:spacing w:line="34" w:lineRule="exact"/>
        <w:rPr>
          <w:rFonts w:ascii="CG Times Bold" w:hAnsi="CG Times Bold"/>
          <w:b/>
        </w:rPr>
      </w:pPr>
    </w:p>
    <w:p w14:paraId="40B37EB3" w14:textId="77777777" w:rsidR="004D1EBF" w:rsidRDefault="004D1EBF" w:rsidP="004D1EBF">
      <w:pPr>
        <w:tabs>
          <w:tab w:val="left" w:pos="-720"/>
        </w:tabs>
        <w:suppressAutoHyphens/>
        <w:spacing w:line="34" w:lineRule="exact"/>
        <w:rPr>
          <w:rFonts w:ascii="CG Times Bold" w:hAnsi="CG Times Bold"/>
          <w:b/>
        </w:rPr>
      </w:pPr>
    </w:p>
    <w:p w14:paraId="4110624F" w14:textId="77777777" w:rsidR="004D1EBF" w:rsidRDefault="004D1EBF" w:rsidP="004D1EBF">
      <w:pPr>
        <w:tabs>
          <w:tab w:val="left" w:pos="-720"/>
        </w:tabs>
        <w:suppressAutoHyphens/>
        <w:spacing w:line="34" w:lineRule="exact"/>
        <w:rPr>
          <w:rFonts w:ascii="CG Times Bold" w:hAnsi="CG Times Bold"/>
          <w:b/>
        </w:rPr>
      </w:pPr>
    </w:p>
    <w:p w14:paraId="2C983CE7" w14:textId="77777777" w:rsidR="004D1EBF" w:rsidRDefault="004D1EBF" w:rsidP="004D1EBF">
      <w:pPr>
        <w:tabs>
          <w:tab w:val="left" w:pos="-720"/>
        </w:tabs>
        <w:suppressAutoHyphens/>
        <w:spacing w:line="34" w:lineRule="exact"/>
        <w:rPr>
          <w:rFonts w:ascii="CG Times Bold" w:hAnsi="CG Times Bold"/>
          <w:b/>
        </w:rPr>
      </w:pPr>
    </w:p>
    <w:p w14:paraId="67653957" w14:textId="77777777" w:rsidR="004D1EBF" w:rsidRDefault="004D1EBF" w:rsidP="004D1EBF">
      <w:pPr>
        <w:tabs>
          <w:tab w:val="left" w:pos="-720"/>
        </w:tabs>
        <w:suppressAutoHyphens/>
        <w:spacing w:line="34" w:lineRule="exact"/>
        <w:rPr>
          <w:rFonts w:ascii="CG Times Bold" w:hAnsi="CG Times Bold"/>
          <w:b/>
        </w:rPr>
      </w:pPr>
    </w:p>
    <w:p w14:paraId="3155AD20" w14:textId="77777777" w:rsidR="004D1EBF" w:rsidRDefault="004D1EBF" w:rsidP="004D1EBF">
      <w:pPr>
        <w:tabs>
          <w:tab w:val="left" w:pos="-720"/>
        </w:tabs>
        <w:suppressAutoHyphens/>
        <w:spacing w:line="34" w:lineRule="exact"/>
        <w:rPr>
          <w:rFonts w:ascii="CG Times Bold" w:hAnsi="CG Times Bold"/>
          <w:b/>
        </w:rPr>
      </w:pPr>
    </w:p>
    <w:p w14:paraId="3EDF7B64" w14:textId="77777777" w:rsidR="004D1EBF" w:rsidRDefault="004D1EBF" w:rsidP="004D1EBF">
      <w:pPr>
        <w:tabs>
          <w:tab w:val="left" w:pos="-720"/>
        </w:tabs>
        <w:suppressAutoHyphens/>
        <w:spacing w:line="34" w:lineRule="exact"/>
        <w:rPr>
          <w:rFonts w:ascii="CG Times Bold" w:hAnsi="CG Times Bold"/>
          <w:b/>
        </w:rPr>
      </w:pPr>
    </w:p>
    <w:p w14:paraId="1E8D9235" w14:textId="77777777" w:rsidR="004D1EBF" w:rsidRDefault="004D1EBF" w:rsidP="004D1EBF">
      <w:pPr>
        <w:tabs>
          <w:tab w:val="left" w:pos="-720"/>
        </w:tabs>
        <w:suppressAutoHyphens/>
        <w:spacing w:line="34" w:lineRule="exact"/>
        <w:rPr>
          <w:rFonts w:ascii="CG Times Bold" w:hAnsi="CG Times Bold"/>
          <w:b/>
        </w:rPr>
      </w:pPr>
    </w:p>
    <w:p w14:paraId="382EBDCB" w14:textId="77777777" w:rsidR="004D1EBF" w:rsidRDefault="004D1EBF" w:rsidP="004D1EBF">
      <w:pPr>
        <w:tabs>
          <w:tab w:val="left" w:pos="-720"/>
        </w:tabs>
        <w:suppressAutoHyphens/>
        <w:spacing w:line="34" w:lineRule="exact"/>
        <w:rPr>
          <w:rFonts w:ascii="CG Times Bold" w:hAnsi="CG Times Bold"/>
          <w:b/>
        </w:rPr>
      </w:pPr>
    </w:p>
    <w:p w14:paraId="7433D39C" w14:textId="77777777" w:rsidR="004D1EBF" w:rsidRDefault="004D1EBF" w:rsidP="004D1EBF">
      <w:pPr>
        <w:tabs>
          <w:tab w:val="left" w:pos="-720"/>
        </w:tabs>
        <w:suppressAutoHyphens/>
        <w:spacing w:line="34" w:lineRule="exact"/>
        <w:rPr>
          <w:rFonts w:ascii="CG Times Bold" w:hAnsi="CG Times Bold"/>
          <w:b/>
        </w:rPr>
      </w:pPr>
    </w:p>
    <w:p w14:paraId="0349F0BA" w14:textId="77777777" w:rsidR="004D1EBF" w:rsidRDefault="004D1EBF" w:rsidP="004D1EBF">
      <w:pPr>
        <w:tabs>
          <w:tab w:val="left" w:pos="-720"/>
        </w:tabs>
        <w:suppressAutoHyphens/>
        <w:spacing w:line="34" w:lineRule="exact"/>
        <w:rPr>
          <w:rFonts w:ascii="CG Times Bold" w:hAnsi="CG Times Bold"/>
          <w:b/>
        </w:rPr>
      </w:pPr>
    </w:p>
    <w:p w14:paraId="46A4B629" w14:textId="77777777" w:rsidR="004D1EBF" w:rsidRDefault="004D1EBF" w:rsidP="004D1EBF">
      <w:pPr>
        <w:tabs>
          <w:tab w:val="left" w:pos="-720"/>
        </w:tabs>
        <w:suppressAutoHyphens/>
        <w:spacing w:line="34" w:lineRule="exact"/>
        <w:rPr>
          <w:rFonts w:ascii="CG Times Bold" w:hAnsi="CG Times Bold"/>
          <w:b/>
        </w:rPr>
      </w:pPr>
    </w:p>
    <w:p w14:paraId="37ED0B47" w14:textId="77777777" w:rsidR="004D1EBF" w:rsidRDefault="004D1EBF" w:rsidP="004D1EBF">
      <w:pPr>
        <w:tabs>
          <w:tab w:val="left" w:pos="-720"/>
        </w:tabs>
        <w:suppressAutoHyphens/>
        <w:spacing w:line="34" w:lineRule="exact"/>
        <w:rPr>
          <w:rFonts w:ascii="CG Times Bold" w:hAnsi="CG Times Bold"/>
          <w:b/>
        </w:rPr>
      </w:pPr>
    </w:p>
    <w:p w14:paraId="1BD67F1B" w14:textId="77777777" w:rsidR="004D1EBF" w:rsidRDefault="004D1EBF" w:rsidP="004D1EBF">
      <w:pPr>
        <w:tabs>
          <w:tab w:val="left" w:pos="-720"/>
        </w:tabs>
        <w:suppressAutoHyphens/>
        <w:spacing w:line="34" w:lineRule="exact"/>
        <w:rPr>
          <w:rFonts w:ascii="CG Times Bold" w:hAnsi="CG Times Bold"/>
          <w:b/>
        </w:rPr>
      </w:pPr>
    </w:p>
    <w:p w14:paraId="0ED70042" w14:textId="77777777" w:rsidR="004D1EBF" w:rsidRDefault="004D1EBF" w:rsidP="004D1EBF">
      <w:pPr>
        <w:tabs>
          <w:tab w:val="left" w:pos="-720"/>
        </w:tabs>
        <w:suppressAutoHyphens/>
        <w:spacing w:line="34" w:lineRule="exact"/>
        <w:rPr>
          <w:rFonts w:ascii="CG Times Bold" w:hAnsi="CG Times Bold"/>
          <w:b/>
        </w:rPr>
      </w:pPr>
    </w:p>
    <w:p w14:paraId="6931A875" w14:textId="77777777" w:rsidR="004D1EBF" w:rsidRDefault="004D1EBF" w:rsidP="004D1EBF">
      <w:pPr>
        <w:tabs>
          <w:tab w:val="left" w:pos="-720"/>
        </w:tabs>
        <w:suppressAutoHyphens/>
        <w:spacing w:line="34" w:lineRule="exact"/>
        <w:rPr>
          <w:rFonts w:ascii="CG Times Bold" w:hAnsi="CG Times Bold"/>
          <w:b/>
        </w:rPr>
      </w:pPr>
    </w:p>
    <w:p w14:paraId="31189175" w14:textId="77777777" w:rsidR="004D1EBF" w:rsidRDefault="004D1EBF" w:rsidP="004D1EBF">
      <w:pPr>
        <w:tabs>
          <w:tab w:val="left" w:pos="-720"/>
        </w:tabs>
        <w:suppressAutoHyphens/>
        <w:spacing w:line="34" w:lineRule="exact"/>
        <w:rPr>
          <w:rFonts w:ascii="CG Times Bold" w:hAnsi="CG Times Bold"/>
          <w:b/>
        </w:rPr>
      </w:pPr>
    </w:p>
    <w:p w14:paraId="16910023" w14:textId="77777777" w:rsidR="004D1EBF" w:rsidRDefault="004D1EBF" w:rsidP="004D1EBF">
      <w:pPr>
        <w:tabs>
          <w:tab w:val="left" w:pos="-720"/>
        </w:tabs>
        <w:suppressAutoHyphens/>
        <w:spacing w:line="34" w:lineRule="exact"/>
        <w:rPr>
          <w:rFonts w:ascii="CG Times Bold" w:hAnsi="CG Times Bold"/>
          <w:b/>
        </w:rPr>
      </w:pPr>
    </w:p>
    <w:p w14:paraId="53BEEEE5" w14:textId="77777777" w:rsidR="004D1EBF" w:rsidRDefault="004D1EBF" w:rsidP="004D1EBF">
      <w:pPr>
        <w:tabs>
          <w:tab w:val="left" w:pos="-720"/>
        </w:tabs>
        <w:suppressAutoHyphens/>
        <w:spacing w:line="240" w:lineRule="exact"/>
        <w:rPr>
          <w:rFonts w:ascii="CG Times Bold" w:hAnsi="CG Times Bold"/>
          <w:b/>
        </w:rPr>
      </w:pPr>
    </w:p>
    <w:p w14:paraId="5EDF9929" w14:textId="77777777" w:rsidR="004D1EBF" w:rsidRDefault="004D1EBF" w:rsidP="004D1EBF">
      <w:pPr>
        <w:tabs>
          <w:tab w:val="left" w:pos="-720"/>
        </w:tabs>
        <w:suppressAutoHyphens/>
        <w:spacing w:line="240" w:lineRule="exact"/>
        <w:rPr>
          <w:rFonts w:ascii="CG Times Bold" w:hAnsi="CG Times Bold"/>
          <w:b/>
        </w:rPr>
      </w:pPr>
    </w:p>
    <w:p w14:paraId="4303AF28" w14:textId="77777777" w:rsidR="004D1EBF" w:rsidRDefault="004D1EBF" w:rsidP="004D1EBF">
      <w:pPr>
        <w:tabs>
          <w:tab w:val="left" w:pos="-720"/>
        </w:tabs>
        <w:suppressAutoHyphens/>
        <w:spacing w:line="240" w:lineRule="exact"/>
        <w:rPr>
          <w:b/>
          <w:sz w:val="32"/>
        </w:rPr>
      </w:pPr>
    </w:p>
    <w:p w14:paraId="7F6375A2" w14:textId="77777777" w:rsidR="004D1EBF" w:rsidRDefault="004D1EBF" w:rsidP="004D1EBF"/>
    <w:p w14:paraId="25A4BB78" w14:textId="77777777" w:rsidR="004D1EBF" w:rsidRDefault="004D1EBF" w:rsidP="004D1EBF"/>
    <w:p w14:paraId="3BB8A88F" w14:textId="77777777" w:rsidR="004D1EBF" w:rsidRDefault="004D1EBF" w:rsidP="004D1EBF"/>
    <w:p w14:paraId="3627581B" w14:textId="77777777" w:rsidR="004D1EBF" w:rsidRDefault="004D1EBF" w:rsidP="004D1EBF"/>
    <w:p w14:paraId="1E6BDBB4" w14:textId="77777777" w:rsidR="004D1EBF" w:rsidRDefault="004D1EBF" w:rsidP="004D1EBF"/>
    <w:p w14:paraId="2AD83E57" w14:textId="77777777" w:rsidR="004D1EBF" w:rsidRDefault="004D1EBF" w:rsidP="004D1EBF"/>
    <w:p w14:paraId="44DC610D" w14:textId="77777777" w:rsidR="004D1EBF" w:rsidRDefault="004D1EBF" w:rsidP="004D1EBF"/>
    <w:p w14:paraId="55841A92" w14:textId="1B870D9F" w:rsidR="004D1EBF" w:rsidRDefault="004D1EBF" w:rsidP="004D1EBF">
      <w:r>
        <w:t>ANSI/ISA Draft 95.00.05-201</w:t>
      </w:r>
      <w:r w:rsidR="002D4240">
        <w:t>8</w:t>
      </w:r>
      <w:r>
        <w:t>, Enterprise-Control System Integration, Part 5: Business-to-Manufacturing Transactions</w:t>
      </w:r>
    </w:p>
    <w:p w14:paraId="47FC2DA1" w14:textId="5BBC9D83" w:rsidR="004D1EBF" w:rsidRPr="0046501D" w:rsidRDefault="004D1EBF" w:rsidP="002D4240">
      <w:r>
        <w:t>ISBN: 978-0-876640-35-7</w:t>
      </w:r>
    </w:p>
    <w:p w14:paraId="306F441E" w14:textId="77777777" w:rsidR="004D1EBF" w:rsidRDefault="004D1EBF" w:rsidP="004D1EBF"/>
    <w:p w14:paraId="37950971" w14:textId="6A9F37F5" w:rsidR="004D1EBF" w:rsidRDefault="004D1EBF" w:rsidP="004D1EBF">
      <w:r>
        <w:t>Copyright © 201</w:t>
      </w:r>
      <w:r w:rsidR="002D4240">
        <w:t>8</w:t>
      </w:r>
      <w:r>
        <w:t xml:space="preserve"> by ISA.  All rights reserved.  Not for resale. Printed in the United States of America.</w:t>
      </w:r>
    </w:p>
    <w:p w14:paraId="2C501356" w14:textId="77777777" w:rsidR="004D1EBF" w:rsidRDefault="004D1EBF" w:rsidP="004D1EBF"/>
    <w:p w14:paraId="6B980605" w14:textId="77777777" w:rsidR="004D1EBF" w:rsidRDefault="004D1EBF" w:rsidP="002D4240">
      <w:r>
        <w:t>ISA</w:t>
      </w:r>
    </w:p>
    <w:p w14:paraId="422BE314" w14:textId="77777777" w:rsidR="004D1EBF" w:rsidRDefault="004D1EBF" w:rsidP="002D4240">
      <w:r>
        <w:t>67 Alexander Drive</w:t>
      </w:r>
    </w:p>
    <w:p w14:paraId="28B35A72" w14:textId="77777777" w:rsidR="004D1EBF" w:rsidRDefault="004D1EBF" w:rsidP="004D1EBF">
      <w:r>
        <w:t>P. O. Box 12277</w:t>
      </w:r>
    </w:p>
    <w:p w14:paraId="03A19BA3" w14:textId="77777777" w:rsidR="004D1EBF" w:rsidRDefault="004D1EBF" w:rsidP="004D1EBF">
      <w:r>
        <w:t>Research Triangle Park, NC  27709 USA</w:t>
      </w:r>
    </w:p>
    <w:p w14:paraId="69DC75FB" w14:textId="77777777" w:rsidR="004D1EBF" w:rsidRDefault="004D1EBF" w:rsidP="004D1EBF"/>
    <w:p w14:paraId="49A7201C" w14:textId="77777777" w:rsidR="004D1EBF" w:rsidRDefault="004D1EBF" w:rsidP="004D1EBF"/>
    <w:p w14:paraId="2B87AAAA" w14:textId="276039BD" w:rsidR="004D1EBF" w:rsidRDefault="004D1EBF" w:rsidP="004D1EBF">
      <w:pPr>
        <w:sectPr w:rsidR="004D1EBF" w:rsidSect="002D4240">
          <w:headerReference w:type="default" r:id="rId14"/>
          <w:footerReference w:type="even" r:id="rId15"/>
          <w:footerReference w:type="default" r:id="rId16"/>
          <w:footnotePr>
            <w:numRestart w:val="eachPage"/>
          </w:footnotePr>
          <w:endnotePr>
            <w:numFmt w:val="decimal"/>
          </w:endnotePr>
          <w:pgSz w:w="11906" w:h="16838" w:code="9"/>
          <w:pgMar w:top="1440" w:right="1440" w:bottom="1440" w:left="1440" w:header="720" w:footer="720" w:gutter="0"/>
          <w:pgNumType w:fmt="lowerRoman"/>
          <w:cols w:space="720"/>
          <w:titlePg/>
          <w:docGrid w:linePitch="272"/>
        </w:sectPr>
      </w:pPr>
      <w:r>
        <w:t xml:space="preserve">NOTE Some of the work in this document is based on the work of the Open Applications Group, Inc. </w:t>
      </w:r>
      <w:r w:rsidRPr="00FB2534">
        <w:t>(OAGi).  All</w:t>
      </w:r>
      <w:r>
        <w:t xml:space="preserve"> references to the Open Applications Group, OAGi, OAGIS, and BODs remains the property of the Open Applications Group and its members.  The Open Applications Group’s OAGIS is a royalty-free standard and the license grants any user to build products and base derivative works on OAGIS, as long as the intellectual property is acknowledged to belong to OAGi and its members. For more information on the Open Applications Group and </w:t>
      </w:r>
      <w:r w:rsidRPr="00FB2534">
        <w:t>OAGIS, go</w:t>
      </w:r>
      <w:r>
        <w:t xml:space="preserve"> to </w:t>
      </w:r>
      <w:hyperlink r:id="rId17" w:history="1">
        <w:r>
          <w:rPr>
            <w:rStyle w:val="Hyperlink"/>
          </w:rPr>
          <w:t>www.openapplications.org</w:t>
        </w:r>
      </w:hyperlink>
      <w:r>
        <w:t xml:space="preserve">. </w:t>
      </w:r>
    </w:p>
    <w:p w14:paraId="0EAB0318" w14:textId="46EB2E55" w:rsidR="004D1EBF" w:rsidRDefault="009115BD" w:rsidP="002D4240">
      <w:pPr>
        <w:pStyle w:val="NormalHeader"/>
        <w:pBdr>
          <w:top w:val="none" w:sz="0" w:space="0" w:color="auto"/>
          <w:bottom w:val="none" w:sz="0" w:space="0" w:color="auto"/>
        </w:pBdr>
        <w:jc w:val="center"/>
        <w:outlineLvl w:val="0"/>
        <w:rPr>
          <w:b/>
        </w:rPr>
      </w:pPr>
      <w:r>
        <w:rPr>
          <w:b/>
        </w:rPr>
        <w:lastRenderedPageBreak/>
        <w:t>PREFACE</w:t>
      </w:r>
    </w:p>
    <w:p w14:paraId="51A26032" w14:textId="77777777" w:rsidR="004D1EBF" w:rsidRDefault="004D1EBF" w:rsidP="004D1EBF"/>
    <w:p w14:paraId="5D514C02" w14:textId="628892AD" w:rsidR="004D1EBF" w:rsidRDefault="004D1EBF" w:rsidP="004D1EBF">
      <w:r>
        <w:t xml:space="preserve">This preface, as well as all footnotes and annexes, is included for information purposes and is not part of </w:t>
      </w:r>
      <w:r w:rsidR="009115BD">
        <w:t>ANSI/</w:t>
      </w:r>
      <w:r>
        <w:t>ISA 95.00.05</w:t>
      </w:r>
      <w:r w:rsidR="009115BD">
        <w:t>-2017</w:t>
      </w:r>
      <w:r>
        <w:t>.</w:t>
      </w:r>
    </w:p>
    <w:p w14:paraId="12DDCD82" w14:textId="6597FD66" w:rsidR="004D1EBF" w:rsidRDefault="004D1EBF" w:rsidP="004D1EBF">
      <w:r>
        <w:t xml:space="preserve">This document has been prepared as part of the service of ISA, the </w:t>
      </w:r>
      <w:r w:rsidR="009115BD">
        <w:t>International</w:t>
      </w:r>
      <w:r>
        <w:t xml:space="preserve"> Society</w:t>
      </w:r>
      <w:r w:rsidR="009115BD">
        <w:t xml:space="preserve"> or Automation</w:t>
      </w:r>
      <w:r>
        <w:t>, toward a goal of uniformity in the field of instrumentation.  To be of real value, this document should not be static but should be subject to periodic review.  Toward this end, the Society welcomes all comments and criticisms and asks that they be addressed to the Secretary, Standards and Practices Board; ISA; 67 Alexander Drive; P. O. Box 12277; Research Triangle Park, NC  27709; Telephone (919) 549-8411; Fax (919) 549-8288; E-mail: standards@isa.org.</w:t>
      </w:r>
    </w:p>
    <w:p w14:paraId="6221B377" w14:textId="77777777" w:rsidR="004D1EBF" w:rsidRDefault="004D1EBF" w:rsidP="004D1EBF">
      <w:r>
        <w:t xml:space="preserve">The ISA Standards and Practices Department is aware of the growing need for attention to the metric system of units in general, and the International System of Units (SI) in particular, in the preparation of instrumentation standards.  The Department is further aware of the benefits to USA users of ISA standards of incorporating suitable references to the SI (and the metric system) in their business and professional dealings with other countries.  Toward this end, this Department will endeavor to introduce SI-acceptable metric units in all new and revised standards, recommended practices, and technical reports to the greatest extent possible.  </w:t>
      </w:r>
      <w:r>
        <w:rPr>
          <w:i/>
        </w:rPr>
        <w:t>Standard for Use of the International System of Units (SI): The Modern Metric System</w:t>
      </w:r>
      <w:r>
        <w:t>, published by the American Society for Testing &amp; Materials as IEEE/ASTM SI 10-97, and future revisions, will be the reference guide for definitions, symbols, abbreviations, and conversion factors.</w:t>
      </w:r>
    </w:p>
    <w:p w14:paraId="41EEC1C2" w14:textId="77777777" w:rsidR="004D1EBF" w:rsidRDefault="004D1EBF" w:rsidP="004D1EBF">
      <w:r>
        <w:t>It is the policy of ISA to encourage and welcome the participation of all concerned individuals and interests in the development of ISA standards, recommended practices, and technical reports.  Participation in the ISA standards-making process by an individual in no way constitutes endorsement by the employer of that individual, of ISA, or of any of the standards, recommended practices, and technical reports that ISA develops.</w:t>
      </w:r>
    </w:p>
    <w:p w14:paraId="3B0351F3" w14:textId="6265AB29" w:rsidR="004D1EBF" w:rsidRPr="002D4240" w:rsidRDefault="00F02553" w:rsidP="002D4240">
      <w:pPr>
        <w:spacing w:before="40" w:after="120"/>
        <w:rPr>
          <w:b/>
        </w:rPr>
      </w:pPr>
      <w:r w:rsidRPr="0046501D">
        <w:rPr>
          <w:b/>
        </w:rPr>
        <w:t>CAUTION - ISA ADHERES TO THE POLICY OF THE AMERICAN NATIONAL STANDARDS INSTITUTE WITH</w:t>
      </w:r>
      <w:r w:rsidRPr="00F02553">
        <w:rPr>
          <w:b/>
        </w:rPr>
        <w:t xml:space="preserve"> REGARD TO PATENTS. IF ISA IS INFORMED OF AN EXISTING PATENT THAT IS REQUIRED FOR USE OF THE STANDARD, IT WILL REQUIRE THE OWNER OF THE PATENT TO EITHER GRANT A ROYALTY-FREE LICENSE FOR USE OF THE PATENT BY USERS COMPLYING WITH THE STANDARD OR A LICENSE ON REASONABLE TERMS AND CONDITIONS THAT ARE FREE FROM UNFAIR DISCRIMINATION. </w:t>
      </w:r>
    </w:p>
    <w:p w14:paraId="096BB9A9" w14:textId="50DAC7E9" w:rsidR="004D1EBF" w:rsidRPr="002D4240" w:rsidRDefault="00F02553" w:rsidP="004D1EBF">
      <w:pPr>
        <w:pStyle w:val="BodyText2"/>
        <w:ind w:right="0"/>
        <w:rPr>
          <w:b/>
        </w:rPr>
      </w:pPr>
      <w:r w:rsidRPr="0046501D">
        <w:rPr>
          <w:b/>
        </w:rPr>
        <w:t>EVEN IF ISA IS UNAWARE OF ANY PATENT COVERING THIS STANDARD, THE USER IS CAUTIONED THAT IMPLEMENTATION OF THE STANDARD MAY REQUIRE USE OF TECHNIQUES, PROCESSES, OR MATERIALS COVERED</w:t>
      </w:r>
      <w:r w:rsidRPr="00F02553">
        <w:rPr>
          <w:b/>
        </w:rPr>
        <w:t xml:space="preserve"> BY PATENT RIGHTS. ISA TAKES NO POSITION ON THE EXISTENCE OR VALIDITY OF ANY PATENT RIGHTS THAT MAY BE INVOLVED IN IMPLEMENTING THE STANDARD. ISA IS NOT RESPONSIBLE FOR IDENTIFYING ALL PATENTS THAT MAY REQUIRE A LICENSE BEFORE IMPLEMENTATION OF THE STANDARD OR FOR INVESTIGATING THE VALIDITY OR SCOPE OF ANY PATENTS BROUGHT TO ITS ATTENTION. THE USER SHOULD CAREFULLY INVESTIGATE RELEVANT PATENTS BEFORE USING THE STANDARD FOR THE USER’S INTENDED APPLICATION.</w:t>
      </w:r>
    </w:p>
    <w:p w14:paraId="04BE4ED5" w14:textId="778D02F0" w:rsidR="004D1EBF" w:rsidRPr="002D4240" w:rsidRDefault="00F02553" w:rsidP="002D4240">
      <w:pPr>
        <w:spacing w:before="40" w:after="120"/>
        <w:rPr>
          <w:b/>
        </w:rPr>
      </w:pPr>
      <w:r w:rsidRPr="0046501D">
        <w:rPr>
          <w:b/>
        </w:rPr>
        <w:t>HOWEVER, ISA ASKS THAT ANYONE REVIEWING THIS STANDARD</w:t>
      </w:r>
      <w:r w:rsidRPr="00F02553">
        <w:rPr>
          <w:b/>
        </w:rPr>
        <w:t xml:space="preserve"> WHO IS AWARE OF ANY PATENTS THAT MAY IMPACT IMPLEMENTATION OF THE STANDARD NOTIFY THE ISA STANDARDS AND PRACTICES DEPARTMENT OF THE PATENT AND ITS OWNER.</w:t>
      </w:r>
    </w:p>
    <w:p w14:paraId="13E2EAF8" w14:textId="0E3AB589" w:rsidR="004D1EBF" w:rsidRPr="002D4240" w:rsidRDefault="00F02553" w:rsidP="002D4240">
      <w:pPr>
        <w:spacing w:before="40" w:after="120"/>
        <w:rPr>
          <w:b/>
        </w:rPr>
      </w:pPr>
      <w:r w:rsidRPr="0046501D">
        <w:rPr>
          <w:b/>
        </w:rPr>
        <w:t>ADDITIONALLY, THE USE OF THIS STANDARD MAY INVOLVE HAZARDOUS MATERIALS, OPERATIONS OR EQUIPMENT. THE S</w:t>
      </w:r>
      <w:r w:rsidRPr="00F02553">
        <w:rPr>
          <w:b/>
        </w:rPr>
        <w:t>TANDARD CANNOT ANTICIPATE ALL POSSIBLE APPLICATIONS OR ADDRESS ALL POSSIBLE SAFETY ISSUES ASSOCIATED WITH USE IN HAZARDOUS CONDITIONS. THE USER OF THIS STANDARD MUST EXERCISE SOUND PROFESSIONAL JUDGMENT CONCERNING ITS USE AND APPLICABILITY UNDER THE USER’S PARTICULAR CIRCUMSTANCES. THE USER MUST ALSO CONSIDER THE APPLICABILITY OF ANY GOVERNMENTAL REGULATORY LIMITATIONS AND ESTABLISHED SAFETY AND HEALTH PRACTICES BEFORE IMPLEMENTING THIS STANDARD.</w:t>
      </w:r>
    </w:p>
    <w:p w14:paraId="621C0381" w14:textId="7213D1B9" w:rsidR="004D1EBF" w:rsidRPr="002D4240" w:rsidRDefault="00F02553" w:rsidP="002D4240">
      <w:pPr>
        <w:spacing w:before="40" w:after="120"/>
        <w:rPr>
          <w:b/>
        </w:rPr>
      </w:pPr>
      <w:r w:rsidRPr="0046501D">
        <w:rPr>
          <w:b/>
        </w:rPr>
        <w:t xml:space="preserve">THE </w:t>
      </w:r>
      <w:r>
        <w:rPr>
          <w:b/>
        </w:rPr>
        <w:t>USER OF THIS DOCUMENT SHOULD BE AWARE THAT THIS DOCUMENT MAY BE IMPACTED BY ELECTRONIC SECURITY ISSUES. THE COMMITTEE HAS NOT YET ADDRESSED THE POTENTIAL ISSUES IN THIS VERSION.</w:t>
      </w:r>
    </w:p>
    <w:p w14:paraId="1806F759" w14:textId="79329282" w:rsidR="001F137E" w:rsidRPr="000615A5" w:rsidRDefault="001F137E" w:rsidP="004345FE">
      <w:pPr>
        <w:jc w:val="center"/>
        <w:outlineLvl w:val="0"/>
        <w:rPr>
          <w:sz w:val="24"/>
        </w:rPr>
      </w:pPr>
      <w:r w:rsidRPr="000615A5">
        <w:rPr>
          <w:sz w:val="24"/>
        </w:rPr>
        <w:lastRenderedPageBreak/>
        <w:t>CONTENTS</w:t>
      </w:r>
    </w:p>
    <w:p w14:paraId="0212393C" w14:textId="77777777" w:rsidR="001F137E" w:rsidRPr="000615A5" w:rsidRDefault="001F137E" w:rsidP="001F137E">
      <w:pPr>
        <w:tabs>
          <w:tab w:val="left" w:pos="-1440"/>
          <w:tab w:val="left" w:pos="-720"/>
          <w:tab w:val="left" w:pos="-120"/>
        </w:tabs>
        <w:ind w:hanging="114"/>
        <w:rPr>
          <w:b/>
        </w:rPr>
      </w:pPr>
    </w:p>
    <w:p w14:paraId="0DAD9264" w14:textId="77777777" w:rsidR="002D68BE" w:rsidRDefault="001F137E">
      <w:pPr>
        <w:pStyle w:val="TOC1"/>
        <w:rPr>
          <w:rFonts w:asciiTheme="minorHAnsi" w:eastAsiaTheme="minorEastAsia" w:hAnsiTheme="minorHAnsi" w:cstheme="minorBidi"/>
          <w:spacing w:val="0"/>
          <w:sz w:val="22"/>
          <w:szCs w:val="22"/>
          <w:lang w:val="en-US" w:eastAsia="en-US"/>
        </w:rPr>
      </w:pPr>
      <w:r w:rsidRPr="000615A5">
        <w:rPr>
          <w:b/>
          <w:caps/>
          <w:noProof w:val="0"/>
        </w:rPr>
        <w:fldChar w:fldCharType="begin"/>
      </w:r>
      <w:r w:rsidRPr="000615A5">
        <w:rPr>
          <w:b/>
          <w:caps/>
          <w:noProof w:val="0"/>
        </w:rPr>
        <w:instrText xml:space="preserve"> TOC \o "1-3" </w:instrText>
      </w:r>
      <w:r w:rsidRPr="000615A5">
        <w:rPr>
          <w:b/>
          <w:caps/>
          <w:noProof w:val="0"/>
        </w:rPr>
        <w:fldChar w:fldCharType="separate"/>
      </w:r>
      <w:r w:rsidR="002D68BE">
        <w:t>FOREWORD</w:t>
      </w:r>
      <w:r w:rsidR="002D68BE">
        <w:tab/>
      </w:r>
      <w:r w:rsidR="002D68BE">
        <w:fldChar w:fldCharType="begin"/>
      </w:r>
      <w:r w:rsidR="002D68BE">
        <w:instrText xml:space="preserve"> PAGEREF _Toc507944767 \h </w:instrText>
      </w:r>
      <w:r w:rsidR="002D68BE">
        <w:fldChar w:fldCharType="separate"/>
      </w:r>
      <w:r w:rsidR="002D68BE">
        <w:t>13</w:t>
      </w:r>
      <w:r w:rsidR="002D68BE">
        <w:fldChar w:fldCharType="end"/>
      </w:r>
    </w:p>
    <w:p w14:paraId="56D5BC20" w14:textId="77777777" w:rsidR="002D68BE" w:rsidRDefault="002D68BE">
      <w:pPr>
        <w:pStyle w:val="TOC1"/>
        <w:rPr>
          <w:rFonts w:asciiTheme="minorHAnsi" w:eastAsiaTheme="minorEastAsia" w:hAnsiTheme="minorHAnsi" w:cstheme="minorBidi"/>
          <w:spacing w:val="0"/>
          <w:sz w:val="22"/>
          <w:szCs w:val="22"/>
          <w:lang w:val="en-US" w:eastAsia="en-US"/>
        </w:rPr>
      </w:pPr>
      <w:r>
        <w:t>INTRODUCTION</w:t>
      </w:r>
      <w:r>
        <w:tab/>
      </w:r>
      <w:r>
        <w:fldChar w:fldCharType="begin"/>
      </w:r>
      <w:r>
        <w:instrText xml:space="preserve"> PAGEREF _Toc507944768 \h </w:instrText>
      </w:r>
      <w:r>
        <w:fldChar w:fldCharType="separate"/>
      </w:r>
      <w:r>
        <w:t>14</w:t>
      </w:r>
      <w:r>
        <w:fldChar w:fldCharType="end"/>
      </w:r>
    </w:p>
    <w:p w14:paraId="609F017F" w14:textId="77777777" w:rsidR="002D68BE" w:rsidRDefault="002D68BE">
      <w:pPr>
        <w:pStyle w:val="TOC1"/>
        <w:rPr>
          <w:rFonts w:asciiTheme="minorHAnsi" w:eastAsiaTheme="minorEastAsia" w:hAnsiTheme="minorHAnsi" w:cstheme="minorBidi"/>
          <w:spacing w:val="0"/>
          <w:sz w:val="22"/>
          <w:szCs w:val="22"/>
          <w:lang w:val="en-US" w:eastAsia="en-US"/>
        </w:rPr>
      </w:pPr>
      <w:r>
        <w:t>1</w:t>
      </w:r>
      <w:r>
        <w:rPr>
          <w:rFonts w:asciiTheme="minorHAnsi" w:eastAsiaTheme="minorEastAsia" w:hAnsiTheme="minorHAnsi" w:cstheme="minorBidi"/>
          <w:spacing w:val="0"/>
          <w:sz w:val="22"/>
          <w:szCs w:val="22"/>
          <w:lang w:val="en-US" w:eastAsia="en-US"/>
        </w:rPr>
        <w:tab/>
      </w:r>
      <w:r>
        <w:t>Scope</w:t>
      </w:r>
      <w:r>
        <w:tab/>
      </w:r>
      <w:r>
        <w:fldChar w:fldCharType="begin"/>
      </w:r>
      <w:r>
        <w:instrText xml:space="preserve"> PAGEREF _Toc507944769 \h </w:instrText>
      </w:r>
      <w:r>
        <w:fldChar w:fldCharType="separate"/>
      </w:r>
      <w:r>
        <w:t>15</w:t>
      </w:r>
      <w:r>
        <w:fldChar w:fldCharType="end"/>
      </w:r>
    </w:p>
    <w:p w14:paraId="4F09583A" w14:textId="77777777" w:rsidR="002D68BE" w:rsidRDefault="002D68BE">
      <w:pPr>
        <w:pStyle w:val="TOC1"/>
        <w:rPr>
          <w:rFonts w:asciiTheme="minorHAnsi" w:eastAsiaTheme="minorEastAsia" w:hAnsiTheme="minorHAnsi" w:cstheme="minorBidi"/>
          <w:spacing w:val="0"/>
          <w:sz w:val="22"/>
          <w:szCs w:val="22"/>
          <w:lang w:val="en-US" w:eastAsia="en-US"/>
        </w:rPr>
      </w:pPr>
      <w:r>
        <w:t>2</w:t>
      </w:r>
      <w:r>
        <w:rPr>
          <w:rFonts w:asciiTheme="minorHAnsi" w:eastAsiaTheme="minorEastAsia" w:hAnsiTheme="minorHAnsi" w:cstheme="minorBidi"/>
          <w:spacing w:val="0"/>
          <w:sz w:val="22"/>
          <w:szCs w:val="22"/>
          <w:lang w:val="en-US" w:eastAsia="en-US"/>
        </w:rPr>
        <w:tab/>
      </w:r>
      <w:r>
        <w:t>Normative references</w:t>
      </w:r>
      <w:r>
        <w:tab/>
      </w:r>
      <w:r>
        <w:fldChar w:fldCharType="begin"/>
      </w:r>
      <w:r>
        <w:instrText xml:space="preserve"> PAGEREF _Toc507944770 \h </w:instrText>
      </w:r>
      <w:r>
        <w:fldChar w:fldCharType="separate"/>
      </w:r>
      <w:r>
        <w:t>15</w:t>
      </w:r>
      <w:r>
        <w:fldChar w:fldCharType="end"/>
      </w:r>
    </w:p>
    <w:p w14:paraId="348A82E9" w14:textId="77777777" w:rsidR="002D68BE" w:rsidRDefault="002D68BE">
      <w:pPr>
        <w:pStyle w:val="TOC1"/>
        <w:rPr>
          <w:rFonts w:asciiTheme="minorHAnsi" w:eastAsiaTheme="minorEastAsia" w:hAnsiTheme="minorHAnsi" w:cstheme="minorBidi"/>
          <w:spacing w:val="0"/>
          <w:sz w:val="22"/>
          <w:szCs w:val="22"/>
          <w:lang w:val="en-US" w:eastAsia="en-US"/>
        </w:rPr>
      </w:pPr>
      <w:r w:rsidRPr="00F30DAB">
        <w:rPr>
          <w:rFonts w:ascii="Helvetica" w:hAnsi="Helvetica"/>
        </w:rPr>
        <w:t>3</w:t>
      </w:r>
      <w:r>
        <w:rPr>
          <w:rFonts w:asciiTheme="minorHAnsi" w:eastAsiaTheme="minorEastAsia" w:hAnsiTheme="minorHAnsi" w:cstheme="minorBidi"/>
          <w:spacing w:val="0"/>
          <w:sz w:val="22"/>
          <w:szCs w:val="22"/>
          <w:lang w:val="en-US" w:eastAsia="en-US"/>
        </w:rPr>
        <w:tab/>
      </w:r>
      <w:r>
        <w:t>Definitions, abbreviations, and conventions</w:t>
      </w:r>
      <w:r>
        <w:tab/>
      </w:r>
      <w:r>
        <w:fldChar w:fldCharType="begin"/>
      </w:r>
      <w:r>
        <w:instrText xml:space="preserve"> PAGEREF _Toc507944771 \h </w:instrText>
      </w:r>
      <w:r>
        <w:fldChar w:fldCharType="separate"/>
      </w:r>
      <w:r>
        <w:t>16</w:t>
      </w:r>
      <w:r>
        <w:fldChar w:fldCharType="end"/>
      </w:r>
    </w:p>
    <w:p w14:paraId="40CCF651" w14:textId="77777777" w:rsidR="002D68BE" w:rsidRDefault="002D68BE">
      <w:pPr>
        <w:pStyle w:val="TOC2"/>
        <w:rPr>
          <w:rFonts w:asciiTheme="minorHAnsi" w:eastAsiaTheme="minorEastAsia" w:hAnsiTheme="minorHAnsi" w:cstheme="minorBidi"/>
          <w:spacing w:val="0"/>
          <w:sz w:val="22"/>
          <w:szCs w:val="22"/>
          <w:lang w:val="en-US" w:eastAsia="en-US"/>
        </w:rPr>
      </w:pPr>
      <w:r>
        <w:t>3.1</w:t>
      </w:r>
      <w:r>
        <w:rPr>
          <w:rFonts w:asciiTheme="minorHAnsi" w:eastAsiaTheme="minorEastAsia" w:hAnsiTheme="minorHAnsi" w:cstheme="minorBidi"/>
          <w:spacing w:val="0"/>
          <w:sz w:val="22"/>
          <w:szCs w:val="22"/>
          <w:lang w:val="en-US" w:eastAsia="en-US"/>
        </w:rPr>
        <w:tab/>
      </w:r>
      <w:r>
        <w:t>Terms and definitions</w:t>
      </w:r>
      <w:r>
        <w:tab/>
      </w:r>
      <w:r>
        <w:fldChar w:fldCharType="begin"/>
      </w:r>
      <w:r>
        <w:instrText xml:space="preserve"> PAGEREF _Toc507944772 \h </w:instrText>
      </w:r>
      <w:r>
        <w:fldChar w:fldCharType="separate"/>
      </w:r>
      <w:r>
        <w:t>16</w:t>
      </w:r>
      <w:r>
        <w:fldChar w:fldCharType="end"/>
      </w:r>
    </w:p>
    <w:p w14:paraId="12125AD2" w14:textId="77777777" w:rsidR="002D68BE" w:rsidRDefault="002D68BE">
      <w:pPr>
        <w:pStyle w:val="TOC2"/>
        <w:rPr>
          <w:rFonts w:asciiTheme="minorHAnsi" w:eastAsiaTheme="minorEastAsia" w:hAnsiTheme="minorHAnsi" w:cstheme="minorBidi"/>
          <w:spacing w:val="0"/>
          <w:sz w:val="22"/>
          <w:szCs w:val="22"/>
          <w:lang w:val="en-US" w:eastAsia="en-US"/>
        </w:rPr>
      </w:pPr>
      <w:r>
        <w:t>3.2</w:t>
      </w:r>
      <w:r>
        <w:rPr>
          <w:rFonts w:asciiTheme="minorHAnsi" w:eastAsiaTheme="minorEastAsia" w:hAnsiTheme="minorHAnsi" w:cstheme="minorBidi"/>
          <w:spacing w:val="0"/>
          <w:sz w:val="22"/>
          <w:szCs w:val="22"/>
          <w:lang w:val="en-US" w:eastAsia="en-US"/>
        </w:rPr>
        <w:tab/>
      </w:r>
      <w:r>
        <w:t>Abbreviations</w:t>
      </w:r>
      <w:r>
        <w:tab/>
      </w:r>
      <w:r>
        <w:fldChar w:fldCharType="begin"/>
      </w:r>
      <w:r>
        <w:instrText xml:space="preserve"> PAGEREF _Toc507944773 \h </w:instrText>
      </w:r>
      <w:r>
        <w:fldChar w:fldCharType="separate"/>
      </w:r>
      <w:r>
        <w:t>16</w:t>
      </w:r>
      <w:r>
        <w:fldChar w:fldCharType="end"/>
      </w:r>
    </w:p>
    <w:p w14:paraId="6532D226" w14:textId="77777777" w:rsidR="002D68BE" w:rsidRDefault="002D68BE">
      <w:pPr>
        <w:pStyle w:val="TOC2"/>
        <w:rPr>
          <w:rFonts w:asciiTheme="minorHAnsi" w:eastAsiaTheme="minorEastAsia" w:hAnsiTheme="minorHAnsi" w:cstheme="minorBidi"/>
          <w:spacing w:val="0"/>
          <w:sz w:val="22"/>
          <w:szCs w:val="22"/>
          <w:lang w:val="en-US" w:eastAsia="en-US"/>
        </w:rPr>
      </w:pPr>
      <w:r>
        <w:t>3.3</w:t>
      </w:r>
      <w:r>
        <w:rPr>
          <w:rFonts w:asciiTheme="minorHAnsi" w:eastAsiaTheme="minorEastAsia" w:hAnsiTheme="minorHAnsi" w:cstheme="minorBidi"/>
          <w:spacing w:val="0"/>
          <w:sz w:val="22"/>
          <w:szCs w:val="22"/>
          <w:lang w:val="en-US" w:eastAsia="en-US"/>
        </w:rPr>
        <w:tab/>
      </w:r>
      <w:r>
        <w:t>Conventions</w:t>
      </w:r>
      <w:r>
        <w:tab/>
      </w:r>
      <w:r>
        <w:fldChar w:fldCharType="begin"/>
      </w:r>
      <w:r>
        <w:instrText xml:space="preserve"> PAGEREF _Toc507944774 \h </w:instrText>
      </w:r>
      <w:r>
        <w:fldChar w:fldCharType="separate"/>
      </w:r>
      <w:r>
        <w:t>17</w:t>
      </w:r>
      <w:r>
        <w:fldChar w:fldCharType="end"/>
      </w:r>
    </w:p>
    <w:p w14:paraId="69B4EDEB" w14:textId="77777777" w:rsidR="002D68BE" w:rsidRDefault="002D68BE">
      <w:pPr>
        <w:pStyle w:val="TOC1"/>
        <w:rPr>
          <w:rFonts w:asciiTheme="minorHAnsi" w:eastAsiaTheme="minorEastAsia" w:hAnsiTheme="minorHAnsi" w:cstheme="minorBidi"/>
          <w:spacing w:val="0"/>
          <w:sz w:val="22"/>
          <w:szCs w:val="22"/>
          <w:lang w:val="en-US" w:eastAsia="en-US"/>
        </w:rPr>
      </w:pPr>
      <w:r w:rsidRPr="00F30DAB">
        <w:rPr>
          <w:rFonts w:ascii="Helvetica" w:hAnsi="Helvetica"/>
        </w:rPr>
        <w:t>4</w:t>
      </w:r>
      <w:r>
        <w:rPr>
          <w:rFonts w:asciiTheme="minorHAnsi" w:eastAsiaTheme="minorEastAsia" w:hAnsiTheme="minorHAnsi" w:cstheme="minorBidi"/>
          <w:spacing w:val="0"/>
          <w:sz w:val="22"/>
          <w:szCs w:val="22"/>
          <w:lang w:val="en-US" w:eastAsia="en-US"/>
        </w:rPr>
        <w:tab/>
      </w:r>
      <w:r>
        <w:t>Transaction messages and verbs</w:t>
      </w:r>
      <w:r>
        <w:tab/>
      </w:r>
      <w:r>
        <w:fldChar w:fldCharType="begin"/>
      </w:r>
      <w:r>
        <w:instrText xml:space="preserve"> PAGEREF _Toc507944775 \h </w:instrText>
      </w:r>
      <w:r>
        <w:fldChar w:fldCharType="separate"/>
      </w:r>
      <w:r>
        <w:t>17</w:t>
      </w:r>
      <w:r>
        <w:fldChar w:fldCharType="end"/>
      </w:r>
    </w:p>
    <w:p w14:paraId="5D1842B6" w14:textId="77777777" w:rsidR="002D68BE" w:rsidRDefault="002D68BE">
      <w:pPr>
        <w:pStyle w:val="TOC2"/>
        <w:rPr>
          <w:rFonts w:asciiTheme="minorHAnsi" w:eastAsiaTheme="minorEastAsia" w:hAnsiTheme="minorHAnsi" w:cstheme="minorBidi"/>
          <w:spacing w:val="0"/>
          <w:sz w:val="22"/>
          <w:szCs w:val="22"/>
          <w:lang w:val="en-US" w:eastAsia="en-US"/>
        </w:rPr>
      </w:pPr>
      <w:r>
        <w:t>4.1</w:t>
      </w:r>
      <w:r>
        <w:rPr>
          <w:rFonts w:asciiTheme="minorHAnsi" w:eastAsiaTheme="minorEastAsia" w:hAnsiTheme="minorHAnsi" w:cstheme="minorBidi"/>
          <w:spacing w:val="0"/>
          <w:sz w:val="22"/>
          <w:szCs w:val="22"/>
          <w:lang w:val="en-US" w:eastAsia="en-US"/>
        </w:rPr>
        <w:tab/>
      </w:r>
      <w:r>
        <w:t>Introduction</w:t>
      </w:r>
      <w:r>
        <w:tab/>
      </w:r>
      <w:r>
        <w:fldChar w:fldCharType="begin"/>
      </w:r>
      <w:r>
        <w:instrText xml:space="preserve"> PAGEREF _Toc507944776 \h </w:instrText>
      </w:r>
      <w:r>
        <w:fldChar w:fldCharType="separate"/>
      </w:r>
      <w:r>
        <w:t>17</w:t>
      </w:r>
      <w:r>
        <w:fldChar w:fldCharType="end"/>
      </w:r>
    </w:p>
    <w:p w14:paraId="06C42101" w14:textId="77777777" w:rsidR="002D68BE" w:rsidRDefault="002D68BE">
      <w:pPr>
        <w:pStyle w:val="TOC2"/>
        <w:rPr>
          <w:rFonts w:asciiTheme="minorHAnsi" w:eastAsiaTheme="minorEastAsia" w:hAnsiTheme="minorHAnsi" w:cstheme="minorBidi"/>
          <w:spacing w:val="0"/>
          <w:sz w:val="22"/>
          <w:szCs w:val="22"/>
          <w:lang w:val="en-US" w:eastAsia="en-US"/>
        </w:rPr>
      </w:pPr>
      <w:r>
        <w:t>4.2</w:t>
      </w:r>
      <w:r>
        <w:rPr>
          <w:rFonts w:asciiTheme="minorHAnsi" w:eastAsiaTheme="minorEastAsia" w:hAnsiTheme="minorHAnsi" w:cstheme="minorBidi"/>
          <w:spacing w:val="0"/>
          <w:sz w:val="22"/>
          <w:szCs w:val="22"/>
          <w:lang w:val="en-US" w:eastAsia="en-US"/>
        </w:rPr>
        <w:tab/>
      </w:r>
      <w:r>
        <w:t>Transaction models</w:t>
      </w:r>
      <w:r>
        <w:tab/>
      </w:r>
      <w:r>
        <w:fldChar w:fldCharType="begin"/>
      </w:r>
      <w:r>
        <w:instrText xml:space="preserve"> PAGEREF _Toc507944777 \h </w:instrText>
      </w:r>
      <w:r>
        <w:fldChar w:fldCharType="separate"/>
      </w:r>
      <w:r>
        <w:t>17</w:t>
      </w:r>
      <w:r>
        <w:fldChar w:fldCharType="end"/>
      </w:r>
    </w:p>
    <w:p w14:paraId="2D32D185" w14:textId="77777777" w:rsidR="002D68BE" w:rsidRDefault="002D68BE">
      <w:pPr>
        <w:pStyle w:val="TOC2"/>
        <w:rPr>
          <w:rFonts w:asciiTheme="minorHAnsi" w:eastAsiaTheme="minorEastAsia" w:hAnsiTheme="minorHAnsi" w:cstheme="minorBidi"/>
          <w:spacing w:val="0"/>
          <w:sz w:val="22"/>
          <w:szCs w:val="22"/>
          <w:lang w:val="en-US" w:eastAsia="en-US"/>
        </w:rPr>
      </w:pPr>
      <w:r>
        <w:t>4.3</w:t>
      </w:r>
      <w:r>
        <w:rPr>
          <w:rFonts w:asciiTheme="minorHAnsi" w:eastAsiaTheme="minorEastAsia" w:hAnsiTheme="minorHAnsi" w:cstheme="minorBidi"/>
          <w:spacing w:val="0"/>
          <w:sz w:val="22"/>
          <w:szCs w:val="22"/>
          <w:lang w:val="en-US" w:eastAsia="en-US"/>
        </w:rPr>
        <w:tab/>
      </w:r>
      <w:r>
        <w:t>Message structure</w:t>
      </w:r>
      <w:r>
        <w:tab/>
      </w:r>
      <w:r>
        <w:fldChar w:fldCharType="begin"/>
      </w:r>
      <w:r>
        <w:instrText xml:space="preserve"> PAGEREF _Toc507944778 \h </w:instrText>
      </w:r>
      <w:r>
        <w:fldChar w:fldCharType="separate"/>
      </w:r>
      <w:r>
        <w:t>19</w:t>
      </w:r>
      <w:r>
        <w:fldChar w:fldCharType="end"/>
      </w:r>
    </w:p>
    <w:p w14:paraId="119CB0F6" w14:textId="77777777" w:rsidR="002D68BE" w:rsidRDefault="002D68BE">
      <w:pPr>
        <w:pStyle w:val="TOC3"/>
        <w:rPr>
          <w:rFonts w:asciiTheme="minorHAnsi" w:eastAsiaTheme="minorEastAsia" w:hAnsiTheme="minorHAnsi" w:cstheme="minorBidi"/>
          <w:spacing w:val="0"/>
          <w:sz w:val="22"/>
          <w:szCs w:val="22"/>
          <w:lang w:val="en-US" w:eastAsia="en-US"/>
        </w:rPr>
      </w:pPr>
      <w:r>
        <w:t>4.3.1</w:t>
      </w:r>
      <w:r>
        <w:rPr>
          <w:rFonts w:asciiTheme="minorHAnsi" w:eastAsiaTheme="minorEastAsia" w:hAnsiTheme="minorHAnsi" w:cstheme="minorBidi"/>
          <w:spacing w:val="0"/>
          <w:sz w:val="22"/>
          <w:szCs w:val="22"/>
          <w:lang w:val="en-US" w:eastAsia="en-US"/>
        </w:rPr>
        <w:tab/>
      </w:r>
      <w:r>
        <w:t>General Structure</w:t>
      </w:r>
      <w:r>
        <w:tab/>
      </w:r>
      <w:r>
        <w:fldChar w:fldCharType="begin"/>
      </w:r>
      <w:r>
        <w:instrText xml:space="preserve"> PAGEREF _Toc507944779 \h </w:instrText>
      </w:r>
      <w:r>
        <w:fldChar w:fldCharType="separate"/>
      </w:r>
      <w:r>
        <w:t>19</w:t>
      </w:r>
      <w:r>
        <w:fldChar w:fldCharType="end"/>
      </w:r>
    </w:p>
    <w:p w14:paraId="433D9872" w14:textId="77777777" w:rsidR="002D68BE" w:rsidRDefault="002D68BE">
      <w:pPr>
        <w:pStyle w:val="TOC3"/>
        <w:rPr>
          <w:rFonts w:asciiTheme="minorHAnsi" w:eastAsiaTheme="minorEastAsia" w:hAnsiTheme="minorHAnsi" w:cstheme="minorBidi"/>
          <w:spacing w:val="0"/>
          <w:sz w:val="22"/>
          <w:szCs w:val="22"/>
          <w:lang w:val="en-US" w:eastAsia="en-US"/>
        </w:rPr>
      </w:pPr>
      <w:r>
        <w:t>4.3.2</w:t>
      </w:r>
      <w:r>
        <w:rPr>
          <w:rFonts w:asciiTheme="minorHAnsi" w:eastAsiaTheme="minorEastAsia" w:hAnsiTheme="minorHAnsi" w:cstheme="minorBidi"/>
          <w:spacing w:val="0"/>
          <w:sz w:val="22"/>
          <w:szCs w:val="22"/>
          <w:lang w:val="en-US" w:eastAsia="en-US"/>
        </w:rPr>
        <w:tab/>
      </w:r>
      <w:r>
        <w:t>Application identification area</w:t>
      </w:r>
      <w:r>
        <w:tab/>
      </w:r>
      <w:r>
        <w:fldChar w:fldCharType="begin"/>
      </w:r>
      <w:r>
        <w:instrText xml:space="preserve"> PAGEREF _Toc507944780 \h </w:instrText>
      </w:r>
      <w:r>
        <w:fldChar w:fldCharType="separate"/>
      </w:r>
      <w:r>
        <w:t>20</w:t>
      </w:r>
      <w:r>
        <w:fldChar w:fldCharType="end"/>
      </w:r>
    </w:p>
    <w:p w14:paraId="2D0E2768" w14:textId="77777777" w:rsidR="002D68BE" w:rsidRDefault="002D68BE">
      <w:pPr>
        <w:pStyle w:val="TOC3"/>
        <w:rPr>
          <w:rFonts w:asciiTheme="minorHAnsi" w:eastAsiaTheme="minorEastAsia" w:hAnsiTheme="minorHAnsi" w:cstheme="minorBidi"/>
          <w:spacing w:val="0"/>
          <w:sz w:val="22"/>
          <w:szCs w:val="22"/>
          <w:lang w:val="en-US" w:eastAsia="en-US"/>
        </w:rPr>
      </w:pPr>
      <w:r>
        <w:t>4.3.3</w:t>
      </w:r>
      <w:r>
        <w:rPr>
          <w:rFonts w:asciiTheme="minorHAnsi" w:eastAsiaTheme="minorEastAsia" w:hAnsiTheme="minorHAnsi" w:cstheme="minorBidi"/>
          <w:spacing w:val="0"/>
          <w:sz w:val="22"/>
          <w:szCs w:val="22"/>
          <w:lang w:val="en-US" w:eastAsia="en-US"/>
        </w:rPr>
        <w:tab/>
      </w:r>
      <w:r>
        <w:t>Data Area</w:t>
      </w:r>
      <w:r>
        <w:tab/>
      </w:r>
      <w:r>
        <w:fldChar w:fldCharType="begin"/>
      </w:r>
      <w:r>
        <w:instrText xml:space="preserve"> PAGEREF _Toc507944781 \h </w:instrText>
      </w:r>
      <w:r>
        <w:fldChar w:fldCharType="separate"/>
      </w:r>
      <w:r>
        <w:t>21</w:t>
      </w:r>
      <w:r>
        <w:fldChar w:fldCharType="end"/>
      </w:r>
    </w:p>
    <w:p w14:paraId="130A7A08" w14:textId="77777777" w:rsidR="002D68BE" w:rsidRDefault="002D68BE">
      <w:pPr>
        <w:pStyle w:val="TOC3"/>
        <w:rPr>
          <w:rFonts w:asciiTheme="minorHAnsi" w:eastAsiaTheme="minorEastAsia" w:hAnsiTheme="minorHAnsi" w:cstheme="minorBidi"/>
          <w:spacing w:val="0"/>
          <w:sz w:val="22"/>
          <w:szCs w:val="22"/>
          <w:lang w:val="en-US" w:eastAsia="en-US"/>
        </w:rPr>
      </w:pPr>
      <w:r>
        <w:t>4.3.4</w:t>
      </w:r>
      <w:r>
        <w:rPr>
          <w:rFonts w:asciiTheme="minorHAnsi" w:eastAsiaTheme="minorEastAsia" w:hAnsiTheme="minorHAnsi" w:cstheme="minorBidi"/>
          <w:spacing w:val="0"/>
          <w:sz w:val="22"/>
          <w:szCs w:val="22"/>
          <w:lang w:val="en-US" w:eastAsia="en-US"/>
        </w:rPr>
        <w:tab/>
      </w:r>
      <w:r>
        <w:t>Message nouns</w:t>
      </w:r>
      <w:r>
        <w:tab/>
      </w:r>
      <w:r>
        <w:fldChar w:fldCharType="begin"/>
      </w:r>
      <w:r>
        <w:instrText xml:space="preserve"> PAGEREF _Toc507944782 \h </w:instrText>
      </w:r>
      <w:r>
        <w:fldChar w:fldCharType="separate"/>
      </w:r>
      <w:r>
        <w:t>21</w:t>
      </w:r>
      <w:r>
        <w:fldChar w:fldCharType="end"/>
      </w:r>
    </w:p>
    <w:p w14:paraId="13F82FB1" w14:textId="77777777" w:rsidR="002D68BE" w:rsidRDefault="002D68BE">
      <w:pPr>
        <w:pStyle w:val="TOC3"/>
        <w:rPr>
          <w:rFonts w:asciiTheme="minorHAnsi" w:eastAsiaTheme="minorEastAsia" w:hAnsiTheme="minorHAnsi" w:cstheme="minorBidi"/>
          <w:spacing w:val="0"/>
          <w:sz w:val="22"/>
          <w:szCs w:val="22"/>
          <w:lang w:val="en-US" w:eastAsia="en-US"/>
        </w:rPr>
      </w:pPr>
      <w:r>
        <w:t>4.3.5</w:t>
      </w:r>
      <w:r>
        <w:rPr>
          <w:rFonts w:asciiTheme="minorHAnsi" w:eastAsiaTheme="minorEastAsia" w:hAnsiTheme="minorHAnsi" w:cstheme="minorBidi"/>
          <w:spacing w:val="0"/>
          <w:sz w:val="22"/>
          <w:szCs w:val="22"/>
          <w:lang w:val="en-US" w:eastAsia="en-US"/>
        </w:rPr>
        <w:tab/>
      </w:r>
      <w:r>
        <w:t>Wildcard</w:t>
      </w:r>
      <w:r>
        <w:tab/>
      </w:r>
      <w:r>
        <w:fldChar w:fldCharType="begin"/>
      </w:r>
      <w:r>
        <w:instrText xml:space="preserve"> PAGEREF _Toc507944783 \h </w:instrText>
      </w:r>
      <w:r>
        <w:fldChar w:fldCharType="separate"/>
      </w:r>
      <w:r>
        <w:t>21</w:t>
      </w:r>
      <w:r>
        <w:fldChar w:fldCharType="end"/>
      </w:r>
    </w:p>
    <w:p w14:paraId="334A6847" w14:textId="77777777" w:rsidR="002D68BE" w:rsidRPr="002D68BE" w:rsidRDefault="002D68BE">
      <w:pPr>
        <w:pStyle w:val="TOC1"/>
        <w:rPr>
          <w:rFonts w:asciiTheme="minorHAnsi" w:eastAsiaTheme="minorEastAsia" w:hAnsiTheme="minorHAnsi" w:cstheme="minorBidi"/>
          <w:spacing w:val="0"/>
          <w:sz w:val="22"/>
          <w:szCs w:val="22"/>
          <w:lang w:val="de-DE" w:eastAsia="en-US"/>
        </w:rPr>
      </w:pPr>
      <w:r w:rsidRPr="002D68BE">
        <w:rPr>
          <w:lang w:val="de-DE"/>
        </w:rPr>
        <w:t>5</w:t>
      </w:r>
      <w:r w:rsidRPr="002D68BE">
        <w:rPr>
          <w:rFonts w:asciiTheme="minorHAnsi" w:eastAsiaTheme="minorEastAsia" w:hAnsiTheme="minorHAnsi" w:cstheme="minorBidi"/>
          <w:spacing w:val="0"/>
          <w:sz w:val="22"/>
          <w:szCs w:val="22"/>
          <w:lang w:val="de-DE" w:eastAsia="en-US"/>
        </w:rPr>
        <w:tab/>
      </w:r>
      <w:r w:rsidRPr="002D68BE">
        <w:rPr>
          <w:lang w:val="de-DE"/>
        </w:rPr>
        <w:t>Message verbs</w:t>
      </w:r>
      <w:r w:rsidRPr="002D68BE">
        <w:rPr>
          <w:lang w:val="de-DE"/>
        </w:rPr>
        <w:tab/>
      </w:r>
      <w:r>
        <w:fldChar w:fldCharType="begin"/>
      </w:r>
      <w:r w:rsidRPr="002D68BE">
        <w:rPr>
          <w:lang w:val="de-DE"/>
        </w:rPr>
        <w:instrText xml:space="preserve"> PAGEREF _Toc507944784 \h </w:instrText>
      </w:r>
      <w:r>
        <w:fldChar w:fldCharType="separate"/>
      </w:r>
      <w:r w:rsidRPr="002D68BE">
        <w:rPr>
          <w:lang w:val="de-DE"/>
        </w:rPr>
        <w:t>22</w:t>
      </w:r>
      <w:r>
        <w:fldChar w:fldCharType="end"/>
      </w:r>
    </w:p>
    <w:p w14:paraId="488F3081"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5.1</w:t>
      </w:r>
      <w:r w:rsidRPr="002D68BE">
        <w:rPr>
          <w:rFonts w:asciiTheme="minorHAnsi" w:eastAsiaTheme="minorEastAsia" w:hAnsiTheme="minorHAnsi" w:cstheme="minorBidi"/>
          <w:spacing w:val="0"/>
          <w:sz w:val="22"/>
          <w:szCs w:val="22"/>
          <w:lang w:val="de-DE" w:eastAsia="en-US"/>
        </w:rPr>
        <w:tab/>
      </w:r>
      <w:r w:rsidRPr="002D68BE">
        <w:rPr>
          <w:lang w:val="de-DE"/>
        </w:rPr>
        <w:t>Verbs and transaction models</w:t>
      </w:r>
      <w:r w:rsidRPr="002D68BE">
        <w:rPr>
          <w:lang w:val="de-DE"/>
        </w:rPr>
        <w:tab/>
      </w:r>
      <w:r>
        <w:fldChar w:fldCharType="begin"/>
      </w:r>
      <w:r w:rsidRPr="002D68BE">
        <w:rPr>
          <w:lang w:val="de-DE"/>
        </w:rPr>
        <w:instrText xml:space="preserve"> PAGEREF _Toc507944785 \h </w:instrText>
      </w:r>
      <w:r>
        <w:fldChar w:fldCharType="separate"/>
      </w:r>
      <w:r w:rsidRPr="002D68BE">
        <w:rPr>
          <w:lang w:val="de-DE"/>
        </w:rPr>
        <w:t>22</w:t>
      </w:r>
      <w:r>
        <w:fldChar w:fldCharType="end"/>
      </w:r>
    </w:p>
    <w:p w14:paraId="38448DFE"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5.2</w:t>
      </w:r>
      <w:r w:rsidRPr="002D68BE">
        <w:rPr>
          <w:rFonts w:asciiTheme="minorHAnsi" w:eastAsiaTheme="minorEastAsia" w:hAnsiTheme="minorHAnsi" w:cstheme="minorBidi"/>
          <w:spacing w:val="0"/>
          <w:sz w:val="22"/>
          <w:szCs w:val="22"/>
          <w:lang w:val="de-DE" w:eastAsia="en-US"/>
        </w:rPr>
        <w:tab/>
      </w:r>
      <w:r w:rsidRPr="002D68BE">
        <w:rPr>
          <w:lang w:val="de-DE"/>
        </w:rPr>
        <w:t>GET verb</w:t>
      </w:r>
      <w:r w:rsidRPr="002D68BE">
        <w:rPr>
          <w:lang w:val="de-DE"/>
        </w:rPr>
        <w:tab/>
      </w:r>
      <w:r>
        <w:fldChar w:fldCharType="begin"/>
      </w:r>
      <w:r w:rsidRPr="002D68BE">
        <w:rPr>
          <w:lang w:val="de-DE"/>
        </w:rPr>
        <w:instrText xml:space="preserve"> PAGEREF _Toc507944786 \h </w:instrText>
      </w:r>
      <w:r>
        <w:fldChar w:fldCharType="separate"/>
      </w:r>
      <w:r w:rsidRPr="002D68BE">
        <w:rPr>
          <w:lang w:val="de-DE"/>
        </w:rPr>
        <w:t>24</w:t>
      </w:r>
      <w:r>
        <w:fldChar w:fldCharType="end"/>
      </w:r>
    </w:p>
    <w:p w14:paraId="39082DE7" w14:textId="77777777" w:rsidR="002D68BE" w:rsidRDefault="002D68BE">
      <w:pPr>
        <w:pStyle w:val="TOC2"/>
        <w:rPr>
          <w:rFonts w:asciiTheme="minorHAnsi" w:eastAsiaTheme="minorEastAsia" w:hAnsiTheme="minorHAnsi" w:cstheme="minorBidi"/>
          <w:spacing w:val="0"/>
          <w:sz w:val="22"/>
          <w:szCs w:val="22"/>
          <w:lang w:val="en-US" w:eastAsia="en-US"/>
        </w:rPr>
      </w:pPr>
      <w:r>
        <w:t>5.3</w:t>
      </w:r>
      <w:r>
        <w:rPr>
          <w:rFonts w:asciiTheme="minorHAnsi" w:eastAsiaTheme="minorEastAsia" w:hAnsiTheme="minorHAnsi" w:cstheme="minorBidi"/>
          <w:spacing w:val="0"/>
          <w:sz w:val="22"/>
          <w:szCs w:val="22"/>
          <w:lang w:val="en-US" w:eastAsia="en-US"/>
        </w:rPr>
        <w:tab/>
      </w:r>
      <w:r>
        <w:t>SHOW verb</w:t>
      </w:r>
      <w:r>
        <w:tab/>
      </w:r>
      <w:r>
        <w:fldChar w:fldCharType="begin"/>
      </w:r>
      <w:r>
        <w:instrText xml:space="preserve"> PAGEREF _Toc507944787 \h </w:instrText>
      </w:r>
      <w:r>
        <w:fldChar w:fldCharType="separate"/>
      </w:r>
      <w:r>
        <w:t>25</w:t>
      </w:r>
      <w:r>
        <w:fldChar w:fldCharType="end"/>
      </w:r>
    </w:p>
    <w:p w14:paraId="09D5CE96" w14:textId="77777777" w:rsidR="002D68BE" w:rsidRDefault="002D68BE">
      <w:pPr>
        <w:pStyle w:val="TOC2"/>
        <w:rPr>
          <w:rFonts w:asciiTheme="minorHAnsi" w:eastAsiaTheme="minorEastAsia" w:hAnsiTheme="minorHAnsi" w:cstheme="minorBidi"/>
          <w:spacing w:val="0"/>
          <w:sz w:val="22"/>
          <w:szCs w:val="22"/>
          <w:lang w:val="en-US" w:eastAsia="en-US"/>
        </w:rPr>
      </w:pPr>
      <w:r>
        <w:t>5.4</w:t>
      </w:r>
      <w:r>
        <w:rPr>
          <w:rFonts w:asciiTheme="minorHAnsi" w:eastAsiaTheme="minorEastAsia" w:hAnsiTheme="minorHAnsi" w:cstheme="minorBidi"/>
          <w:spacing w:val="0"/>
          <w:sz w:val="22"/>
          <w:szCs w:val="22"/>
          <w:lang w:val="en-US" w:eastAsia="en-US"/>
        </w:rPr>
        <w:tab/>
      </w:r>
      <w:r>
        <w:t>PROCESS verb</w:t>
      </w:r>
      <w:r>
        <w:tab/>
      </w:r>
      <w:r>
        <w:fldChar w:fldCharType="begin"/>
      </w:r>
      <w:r>
        <w:instrText xml:space="preserve"> PAGEREF _Toc507944788 \h </w:instrText>
      </w:r>
      <w:r>
        <w:fldChar w:fldCharType="separate"/>
      </w:r>
      <w:r>
        <w:t>25</w:t>
      </w:r>
      <w:r>
        <w:fldChar w:fldCharType="end"/>
      </w:r>
    </w:p>
    <w:p w14:paraId="6A6317E6" w14:textId="77777777" w:rsidR="002D68BE" w:rsidRDefault="002D68BE">
      <w:pPr>
        <w:pStyle w:val="TOC2"/>
        <w:rPr>
          <w:rFonts w:asciiTheme="minorHAnsi" w:eastAsiaTheme="minorEastAsia" w:hAnsiTheme="minorHAnsi" w:cstheme="minorBidi"/>
          <w:spacing w:val="0"/>
          <w:sz w:val="22"/>
          <w:szCs w:val="22"/>
          <w:lang w:val="en-US" w:eastAsia="en-US"/>
        </w:rPr>
      </w:pPr>
      <w:r>
        <w:t>5.5</w:t>
      </w:r>
      <w:r>
        <w:rPr>
          <w:rFonts w:asciiTheme="minorHAnsi" w:eastAsiaTheme="minorEastAsia" w:hAnsiTheme="minorHAnsi" w:cstheme="minorBidi"/>
          <w:spacing w:val="0"/>
          <w:sz w:val="22"/>
          <w:szCs w:val="22"/>
          <w:lang w:val="en-US" w:eastAsia="en-US"/>
        </w:rPr>
        <w:tab/>
      </w:r>
      <w:r>
        <w:t>ACKNOWLEDGE verb</w:t>
      </w:r>
      <w:r>
        <w:tab/>
      </w:r>
      <w:r>
        <w:fldChar w:fldCharType="begin"/>
      </w:r>
      <w:r>
        <w:instrText xml:space="preserve"> PAGEREF _Toc507944789 \h </w:instrText>
      </w:r>
      <w:r>
        <w:fldChar w:fldCharType="separate"/>
      </w:r>
      <w:r>
        <w:t>26</w:t>
      </w:r>
      <w:r>
        <w:fldChar w:fldCharType="end"/>
      </w:r>
    </w:p>
    <w:p w14:paraId="7698B05D"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1.1</w:t>
      </w:r>
      <w:r w:rsidRPr="002D68BE">
        <w:rPr>
          <w:rFonts w:asciiTheme="minorHAnsi" w:eastAsiaTheme="minorEastAsia" w:hAnsiTheme="minorHAnsi" w:cstheme="minorBidi"/>
          <w:spacing w:val="0"/>
          <w:sz w:val="22"/>
          <w:szCs w:val="22"/>
          <w:lang w:val="de-DE" w:eastAsia="en-US"/>
        </w:rPr>
        <w:tab/>
      </w:r>
      <w:r w:rsidRPr="002D68BE">
        <w:rPr>
          <w:lang w:val="de-DE"/>
        </w:rPr>
        <w:t>CHANGE verb</w:t>
      </w:r>
      <w:r w:rsidRPr="002D68BE">
        <w:rPr>
          <w:lang w:val="de-DE"/>
        </w:rPr>
        <w:tab/>
      </w:r>
      <w:r>
        <w:fldChar w:fldCharType="begin"/>
      </w:r>
      <w:r w:rsidRPr="002D68BE">
        <w:rPr>
          <w:lang w:val="de-DE"/>
        </w:rPr>
        <w:instrText xml:space="preserve"> PAGEREF _Toc507944790 \h </w:instrText>
      </w:r>
      <w:r>
        <w:fldChar w:fldCharType="separate"/>
      </w:r>
      <w:r w:rsidRPr="002D68BE">
        <w:rPr>
          <w:lang w:val="de-DE"/>
        </w:rPr>
        <w:t>27</w:t>
      </w:r>
      <w:r>
        <w:fldChar w:fldCharType="end"/>
      </w:r>
    </w:p>
    <w:p w14:paraId="5AB2C982"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5.6</w:t>
      </w:r>
      <w:r w:rsidRPr="002D68BE">
        <w:rPr>
          <w:rFonts w:asciiTheme="minorHAnsi" w:eastAsiaTheme="minorEastAsia" w:hAnsiTheme="minorHAnsi" w:cstheme="minorBidi"/>
          <w:spacing w:val="0"/>
          <w:sz w:val="22"/>
          <w:szCs w:val="22"/>
          <w:lang w:val="de-DE" w:eastAsia="en-US"/>
        </w:rPr>
        <w:tab/>
      </w:r>
      <w:r w:rsidRPr="002D68BE">
        <w:rPr>
          <w:lang w:val="de-DE"/>
        </w:rPr>
        <w:t>CANCEL verb</w:t>
      </w:r>
      <w:r w:rsidRPr="002D68BE">
        <w:rPr>
          <w:lang w:val="de-DE"/>
        </w:rPr>
        <w:tab/>
      </w:r>
      <w:r>
        <w:fldChar w:fldCharType="begin"/>
      </w:r>
      <w:r w:rsidRPr="002D68BE">
        <w:rPr>
          <w:lang w:val="de-DE"/>
        </w:rPr>
        <w:instrText xml:space="preserve"> PAGEREF _Toc507944791 \h </w:instrText>
      </w:r>
      <w:r>
        <w:fldChar w:fldCharType="separate"/>
      </w:r>
      <w:r w:rsidRPr="002D68BE">
        <w:rPr>
          <w:lang w:val="de-DE"/>
        </w:rPr>
        <w:t>27</w:t>
      </w:r>
      <w:r>
        <w:fldChar w:fldCharType="end"/>
      </w:r>
    </w:p>
    <w:p w14:paraId="17E96575"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5.7</w:t>
      </w:r>
      <w:r w:rsidRPr="002D68BE">
        <w:rPr>
          <w:rFonts w:asciiTheme="minorHAnsi" w:eastAsiaTheme="minorEastAsia" w:hAnsiTheme="minorHAnsi" w:cstheme="minorBidi"/>
          <w:spacing w:val="0"/>
          <w:sz w:val="22"/>
          <w:szCs w:val="22"/>
          <w:lang w:val="de-DE" w:eastAsia="en-US"/>
        </w:rPr>
        <w:tab/>
      </w:r>
      <w:r w:rsidRPr="002D68BE">
        <w:rPr>
          <w:lang w:val="de-DE"/>
        </w:rPr>
        <w:t>CONFIRM verb</w:t>
      </w:r>
      <w:r w:rsidRPr="002D68BE">
        <w:rPr>
          <w:lang w:val="de-DE"/>
        </w:rPr>
        <w:tab/>
      </w:r>
      <w:r>
        <w:fldChar w:fldCharType="begin"/>
      </w:r>
      <w:r w:rsidRPr="002D68BE">
        <w:rPr>
          <w:lang w:val="de-DE"/>
        </w:rPr>
        <w:instrText xml:space="preserve"> PAGEREF _Toc507944792 \h </w:instrText>
      </w:r>
      <w:r>
        <w:fldChar w:fldCharType="separate"/>
      </w:r>
      <w:r w:rsidRPr="002D68BE">
        <w:rPr>
          <w:lang w:val="de-DE"/>
        </w:rPr>
        <w:t>28</w:t>
      </w:r>
      <w:r>
        <w:fldChar w:fldCharType="end"/>
      </w:r>
    </w:p>
    <w:p w14:paraId="6FE5FC30"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5.8</w:t>
      </w:r>
      <w:r w:rsidRPr="002D68BE">
        <w:rPr>
          <w:rFonts w:asciiTheme="minorHAnsi" w:eastAsiaTheme="minorEastAsia" w:hAnsiTheme="minorHAnsi" w:cstheme="minorBidi"/>
          <w:spacing w:val="0"/>
          <w:sz w:val="22"/>
          <w:szCs w:val="22"/>
          <w:lang w:val="de-DE" w:eastAsia="en-US"/>
        </w:rPr>
        <w:tab/>
      </w:r>
      <w:r w:rsidRPr="002D68BE">
        <w:rPr>
          <w:lang w:val="de-DE"/>
        </w:rPr>
        <w:t>RESPOND verb</w:t>
      </w:r>
      <w:r w:rsidRPr="002D68BE">
        <w:rPr>
          <w:lang w:val="de-DE"/>
        </w:rPr>
        <w:tab/>
      </w:r>
      <w:r>
        <w:fldChar w:fldCharType="begin"/>
      </w:r>
      <w:r w:rsidRPr="002D68BE">
        <w:rPr>
          <w:lang w:val="de-DE"/>
        </w:rPr>
        <w:instrText xml:space="preserve"> PAGEREF _Toc507944793 \h </w:instrText>
      </w:r>
      <w:r>
        <w:fldChar w:fldCharType="separate"/>
      </w:r>
      <w:r w:rsidRPr="002D68BE">
        <w:rPr>
          <w:lang w:val="de-DE"/>
        </w:rPr>
        <w:t>29</w:t>
      </w:r>
      <w:r>
        <w:fldChar w:fldCharType="end"/>
      </w:r>
    </w:p>
    <w:p w14:paraId="6508B09A"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5.9</w:t>
      </w:r>
      <w:r w:rsidRPr="002D68BE">
        <w:rPr>
          <w:rFonts w:asciiTheme="minorHAnsi" w:eastAsiaTheme="minorEastAsia" w:hAnsiTheme="minorHAnsi" w:cstheme="minorBidi"/>
          <w:spacing w:val="0"/>
          <w:sz w:val="22"/>
          <w:szCs w:val="22"/>
          <w:lang w:val="de-DE" w:eastAsia="en-US"/>
        </w:rPr>
        <w:tab/>
      </w:r>
      <w:r w:rsidRPr="002D68BE">
        <w:rPr>
          <w:lang w:val="de-DE"/>
        </w:rPr>
        <w:t>SYNC verb</w:t>
      </w:r>
      <w:r w:rsidRPr="002D68BE">
        <w:rPr>
          <w:lang w:val="de-DE"/>
        </w:rPr>
        <w:tab/>
      </w:r>
      <w:r>
        <w:fldChar w:fldCharType="begin"/>
      </w:r>
      <w:r w:rsidRPr="002D68BE">
        <w:rPr>
          <w:lang w:val="de-DE"/>
        </w:rPr>
        <w:instrText xml:space="preserve"> PAGEREF _Toc507944794 \h </w:instrText>
      </w:r>
      <w:r>
        <w:fldChar w:fldCharType="separate"/>
      </w:r>
      <w:r w:rsidRPr="002D68BE">
        <w:rPr>
          <w:lang w:val="de-DE"/>
        </w:rPr>
        <w:t>29</w:t>
      </w:r>
      <w:r>
        <w:fldChar w:fldCharType="end"/>
      </w:r>
    </w:p>
    <w:p w14:paraId="196BE4D5"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5.10</w:t>
      </w:r>
      <w:r w:rsidRPr="002D68BE">
        <w:rPr>
          <w:rFonts w:asciiTheme="minorHAnsi" w:eastAsiaTheme="minorEastAsia" w:hAnsiTheme="minorHAnsi" w:cstheme="minorBidi"/>
          <w:spacing w:val="0"/>
          <w:sz w:val="22"/>
          <w:szCs w:val="22"/>
          <w:lang w:val="de-DE" w:eastAsia="en-US"/>
        </w:rPr>
        <w:tab/>
      </w:r>
      <w:r w:rsidRPr="002D68BE">
        <w:rPr>
          <w:lang w:val="de-DE"/>
        </w:rPr>
        <w:t>SYNC ADD verb</w:t>
      </w:r>
      <w:r w:rsidRPr="002D68BE">
        <w:rPr>
          <w:lang w:val="de-DE"/>
        </w:rPr>
        <w:tab/>
      </w:r>
      <w:r>
        <w:fldChar w:fldCharType="begin"/>
      </w:r>
      <w:r w:rsidRPr="002D68BE">
        <w:rPr>
          <w:lang w:val="de-DE"/>
        </w:rPr>
        <w:instrText xml:space="preserve"> PAGEREF _Toc507944795 \h </w:instrText>
      </w:r>
      <w:r>
        <w:fldChar w:fldCharType="separate"/>
      </w:r>
      <w:r w:rsidRPr="002D68BE">
        <w:rPr>
          <w:lang w:val="de-DE"/>
        </w:rPr>
        <w:t>30</w:t>
      </w:r>
      <w:r>
        <w:fldChar w:fldCharType="end"/>
      </w:r>
    </w:p>
    <w:p w14:paraId="5B366D89"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5.11</w:t>
      </w:r>
      <w:r w:rsidRPr="002D68BE">
        <w:rPr>
          <w:rFonts w:asciiTheme="minorHAnsi" w:eastAsiaTheme="minorEastAsia" w:hAnsiTheme="minorHAnsi" w:cstheme="minorBidi"/>
          <w:spacing w:val="0"/>
          <w:sz w:val="22"/>
          <w:szCs w:val="22"/>
          <w:lang w:val="de-DE" w:eastAsia="en-US"/>
        </w:rPr>
        <w:tab/>
      </w:r>
      <w:r w:rsidRPr="002D68BE">
        <w:rPr>
          <w:lang w:val="de-DE"/>
        </w:rPr>
        <w:t>SYNC CHANGE verb</w:t>
      </w:r>
      <w:r w:rsidRPr="002D68BE">
        <w:rPr>
          <w:lang w:val="de-DE"/>
        </w:rPr>
        <w:tab/>
      </w:r>
      <w:r>
        <w:fldChar w:fldCharType="begin"/>
      </w:r>
      <w:r w:rsidRPr="002D68BE">
        <w:rPr>
          <w:lang w:val="de-DE"/>
        </w:rPr>
        <w:instrText xml:space="preserve"> PAGEREF _Toc507944796 \h </w:instrText>
      </w:r>
      <w:r>
        <w:fldChar w:fldCharType="separate"/>
      </w:r>
      <w:r w:rsidRPr="002D68BE">
        <w:rPr>
          <w:lang w:val="de-DE"/>
        </w:rPr>
        <w:t>30</w:t>
      </w:r>
      <w:r>
        <w:fldChar w:fldCharType="end"/>
      </w:r>
    </w:p>
    <w:p w14:paraId="5214F669"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5.12</w:t>
      </w:r>
      <w:r w:rsidRPr="002D68BE">
        <w:rPr>
          <w:rFonts w:asciiTheme="minorHAnsi" w:eastAsiaTheme="minorEastAsia" w:hAnsiTheme="minorHAnsi" w:cstheme="minorBidi"/>
          <w:spacing w:val="0"/>
          <w:sz w:val="22"/>
          <w:szCs w:val="22"/>
          <w:lang w:val="de-DE" w:eastAsia="en-US"/>
        </w:rPr>
        <w:tab/>
      </w:r>
      <w:r w:rsidRPr="002D68BE">
        <w:rPr>
          <w:lang w:val="de-DE"/>
        </w:rPr>
        <w:t>SYNC DELETE verb</w:t>
      </w:r>
      <w:r w:rsidRPr="002D68BE">
        <w:rPr>
          <w:lang w:val="de-DE"/>
        </w:rPr>
        <w:tab/>
      </w:r>
      <w:r>
        <w:fldChar w:fldCharType="begin"/>
      </w:r>
      <w:r w:rsidRPr="002D68BE">
        <w:rPr>
          <w:lang w:val="de-DE"/>
        </w:rPr>
        <w:instrText xml:space="preserve"> PAGEREF _Toc507944797 \h </w:instrText>
      </w:r>
      <w:r>
        <w:fldChar w:fldCharType="separate"/>
      </w:r>
      <w:r w:rsidRPr="002D68BE">
        <w:rPr>
          <w:lang w:val="de-DE"/>
        </w:rPr>
        <w:t>30</w:t>
      </w:r>
      <w:r>
        <w:fldChar w:fldCharType="end"/>
      </w:r>
    </w:p>
    <w:p w14:paraId="093E0B97" w14:textId="77777777" w:rsidR="002D68BE" w:rsidRPr="002D68BE" w:rsidRDefault="002D68BE">
      <w:pPr>
        <w:pStyle w:val="TOC2"/>
        <w:rPr>
          <w:rFonts w:asciiTheme="minorHAnsi" w:eastAsiaTheme="minorEastAsia" w:hAnsiTheme="minorHAnsi" w:cstheme="minorBidi"/>
          <w:spacing w:val="0"/>
          <w:sz w:val="22"/>
          <w:szCs w:val="22"/>
          <w:lang w:val="de-DE" w:eastAsia="en-US"/>
        </w:rPr>
      </w:pPr>
      <w:r w:rsidRPr="002D68BE">
        <w:rPr>
          <w:lang w:val="de-DE"/>
        </w:rPr>
        <w:t>5.13</w:t>
      </w:r>
      <w:r w:rsidRPr="002D68BE">
        <w:rPr>
          <w:rFonts w:asciiTheme="minorHAnsi" w:eastAsiaTheme="minorEastAsia" w:hAnsiTheme="minorHAnsi" w:cstheme="minorBidi"/>
          <w:spacing w:val="0"/>
          <w:sz w:val="22"/>
          <w:szCs w:val="22"/>
          <w:lang w:val="de-DE" w:eastAsia="en-US"/>
        </w:rPr>
        <w:tab/>
      </w:r>
      <w:r w:rsidRPr="002D68BE">
        <w:rPr>
          <w:lang w:val="de-DE"/>
        </w:rPr>
        <w:t>NOTIFY verb</w:t>
      </w:r>
      <w:r w:rsidRPr="002D68BE">
        <w:rPr>
          <w:lang w:val="de-DE"/>
        </w:rPr>
        <w:tab/>
      </w:r>
      <w:r>
        <w:fldChar w:fldCharType="begin"/>
      </w:r>
      <w:r w:rsidRPr="002D68BE">
        <w:rPr>
          <w:lang w:val="de-DE"/>
        </w:rPr>
        <w:instrText xml:space="preserve"> PAGEREF _Toc507944798 \h </w:instrText>
      </w:r>
      <w:r>
        <w:fldChar w:fldCharType="separate"/>
      </w:r>
      <w:r w:rsidRPr="002D68BE">
        <w:rPr>
          <w:lang w:val="de-DE"/>
        </w:rPr>
        <w:t>31</w:t>
      </w:r>
      <w:r>
        <w:fldChar w:fldCharType="end"/>
      </w:r>
    </w:p>
    <w:p w14:paraId="2C4F537C" w14:textId="77777777" w:rsidR="002D68BE" w:rsidRDefault="002D68BE">
      <w:pPr>
        <w:pStyle w:val="TOC2"/>
        <w:rPr>
          <w:rFonts w:asciiTheme="minorHAnsi" w:eastAsiaTheme="minorEastAsia" w:hAnsiTheme="minorHAnsi" w:cstheme="minorBidi"/>
          <w:spacing w:val="0"/>
          <w:sz w:val="22"/>
          <w:szCs w:val="22"/>
          <w:lang w:val="en-US" w:eastAsia="en-US"/>
        </w:rPr>
      </w:pPr>
      <w:r>
        <w:t>5.14</w:t>
      </w:r>
      <w:r>
        <w:rPr>
          <w:rFonts w:asciiTheme="minorHAnsi" w:eastAsiaTheme="minorEastAsia" w:hAnsiTheme="minorHAnsi" w:cstheme="minorBidi"/>
          <w:spacing w:val="0"/>
          <w:sz w:val="22"/>
          <w:szCs w:val="22"/>
          <w:lang w:val="en-US" w:eastAsia="en-US"/>
        </w:rPr>
        <w:tab/>
      </w:r>
      <w:r>
        <w:t>Verb actions and the use of IDs</w:t>
      </w:r>
      <w:r>
        <w:tab/>
      </w:r>
      <w:r>
        <w:fldChar w:fldCharType="begin"/>
      </w:r>
      <w:r>
        <w:instrText xml:space="preserve"> PAGEREF _Toc507944799 \h </w:instrText>
      </w:r>
      <w:r>
        <w:fldChar w:fldCharType="separate"/>
      </w:r>
      <w:r>
        <w:t>31</w:t>
      </w:r>
      <w:r>
        <w:fldChar w:fldCharType="end"/>
      </w:r>
    </w:p>
    <w:p w14:paraId="7A42754A" w14:textId="77777777" w:rsidR="002D68BE" w:rsidRDefault="002D68BE">
      <w:pPr>
        <w:pStyle w:val="TOC1"/>
        <w:rPr>
          <w:rFonts w:asciiTheme="minorHAnsi" w:eastAsiaTheme="minorEastAsia" w:hAnsiTheme="minorHAnsi" w:cstheme="minorBidi"/>
          <w:spacing w:val="0"/>
          <w:sz w:val="22"/>
          <w:szCs w:val="22"/>
          <w:lang w:val="en-US" w:eastAsia="en-US"/>
        </w:rPr>
      </w:pPr>
      <w:r>
        <w:t>6</w:t>
      </w:r>
      <w:r>
        <w:rPr>
          <w:rFonts w:asciiTheme="minorHAnsi" w:eastAsiaTheme="minorEastAsia" w:hAnsiTheme="minorHAnsi" w:cstheme="minorBidi"/>
          <w:spacing w:val="0"/>
          <w:sz w:val="22"/>
          <w:szCs w:val="22"/>
          <w:lang w:val="en-US" w:eastAsia="en-US"/>
        </w:rPr>
        <w:tab/>
      </w:r>
      <w:r>
        <w:t>Message nouns</w:t>
      </w:r>
      <w:r>
        <w:tab/>
      </w:r>
      <w:r>
        <w:fldChar w:fldCharType="begin"/>
      </w:r>
      <w:r>
        <w:instrText xml:space="preserve"> PAGEREF _Toc507944800 \h </w:instrText>
      </w:r>
      <w:r>
        <w:fldChar w:fldCharType="separate"/>
      </w:r>
      <w:r>
        <w:t>32</w:t>
      </w:r>
      <w:r>
        <w:fldChar w:fldCharType="end"/>
      </w:r>
    </w:p>
    <w:p w14:paraId="629A8F64" w14:textId="77777777" w:rsidR="002D68BE" w:rsidRDefault="002D68BE">
      <w:pPr>
        <w:pStyle w:val="TOC2"/>
        <w:rPr>
          <w:rFonts w:asciiTheme="minorHAnsi" w:eastAsiaTheme="minorEastAsia" w:hAnsiTheme="minorHAnsi" w:cstheme="minorBidi"/>
          <w:spacing w:val="0"/>
          <w:sz w:val="22"/>
          <w:szCs w:val="22"/>
          <w:lang w:val="en-US" w:eastAsia="en-US"/>
        </w:rPr>
      </w:pPr>
      <w:r>
        <w:t>6.1</w:t>
      </w:r>
      <w:r>
        <w:rPr>
          <w:rFonts w:asciiTheme="minorHAnsi" w:eastAsiaTheme="minorEastAsia" w:hAnsiTheme="minorHAnsi" w:cstheme="minorBidi"/>
          <w:spacing w:val="0"/>
          <w:sz w:val="22"/>
          <w:szCs w:val="22"/>
          <w:lang w:val="en-US" w:eastAsia="en-US"/>
        </w:rPr>
        <w:tab/>
      </w:r>
      <w:r>
        <w:t>Introduction</w:t>
      </w:r>
      <w:r>
        <w:tab/>
      </w:r>
      <w:r>
        <w:fldChar w:fldCharType="begin"/>
      </w:r>
      <w:r>
        <w:instrText xml:space="preserve"> PAGEREF _Toc507944801 \h </w:instrText>
      </w:r>
      <w:r>
        <w:fldChar w:fldCharType="separate"/>
      </w:r>
      <w:r>
        <w:t>32</w:t>
      </w:r>
      <w:r>
        <w:fldChar w:fldCharType="end"/>
      </w:r>
    </w:p>
    <w:p w14:paraId="5E7BE4BD" w14:textId="77777777" w:rsidR="002D68BE" w:rsidRDefault="002D68BE">
      <w:pPr>
        <w:pStyle w:val="TOC2"/>
        <w:rPr>
          <w:rFonts w:asciiTheme="minorHAnsi" w:eastAsiaTheme="minorEastAsia" w:hAnsiTheme="minorHAnsi" w:cstheme="minorBidi"/>
          <w:spacing w:val="0"/>
          <w:sz w:val="22"/>
          <w:szCs w:val="22"/>
          <w:lang w:val="en-US" w:eastAsia="en-US"/>
        </w:rPr>
      </w:pPr>
      <w:r>
        <w:t>6.2</w:t>
      </w:r>
      <w:r>
        <w:rPr>
          <w:rFonts w:asciiTheme="minorHAnsi" w:eastAsiaTheme="minorEastAsia" w:hAnsiTheme="minorHAnsi" w:cstheme="minorBidi"/>
          <w:spacing w:val="0"/>
          <w:sz w:val="22"/>
          <w:szCs w:val="22"/>
          <w:lang w:val="en-US" w:eastAsia="en-US"/>
        </w:rPr>
        <w:tab/>
      </w:r>
      <w:r>
        <w:t>Defined message contents</w:t>
      </w:r>
      <w:r>
        <w:tab/>
      </w:r>
      <w:r>
        <w:fldChar w:fldCharType="begin"/>
      </w:r>
      <w:r>
        <w:instrText xml:space="preserve"> PAGEREF _Toc507944802 \h </w:instrText>
      </w:r>
      <w:r>
        <w:fldChar w:fldCharType="separate"/>
      </w:r>
      <w:r>
        <w:t>32</w:t>
      </w:r>
      <w:r>
        <w:fldChar w:fldCharType="end"/>
      </w:r>
    </w:p>
    <w:p w14:paraId="520318B3" w14:textId="77777777" w:rsidR="002D68BE" w:rsidRDefault="002D68BE">
      <w:pPr>
        <w:pStyle w:val="TOC3"/>
        <w:rPr>
          <w:rFonts w:asciiTheme="minorHAnsi" w:eastAsiaTheme="minorEastAsia" w:hAnsiTheme="minorHAnsi" w:cstheme="minorBidi"/>
          <w:spacing w:val="0"/>
          <w:sz w:val="22"/>
          <w:szCs w:val="22"/>
          <w:lang w:val="en-US" w:eastAsia="en-US"/>
        </w:rPr>
      </w:pPr>
      <w:r>
        <w:t>6.2.1</w:t>
      </w:r>
      <w:r>
        <w:rPr>
          <w:rFonts w:asciiTheme="minorHAnsi" w:eastAsiaTheme="minorEastAsia" w:hAnsiTheme="minorHAnsi" w:cstheme="minorBidi"/>
          <w:spacing w:val="0"/>
          <w:sz w:val="22"/>
          <w:szCs w:val="22"/>
          <w:lang w:val="en-US" w:eastAsia="en-US"/>
        </w:rPr>
        <w:tab/>
      </w:r>
      <w:r>
        <w:t>Object References</w:t>
      </w:r>
      <w:r>
        <w:tab/>
      </w:r>
      <w:r>
        <w:fldChar w:fldCharType="begin"/>
      </w:r>
      <w:r>
        <w:instrText xml:space="preserve"> PAGEREF _Toc507944803 \h </w:instrText>
      </w:r>
      <w:r>
        <w:fldChar w:fldCharType="separate"/>
      </w:r>
      <w:r>
        <w:t>32</w:t>
      </w:r>
      <w:r>
        <w:fldChar w:fldCharType="end"/>
      </w:r>
    </w:p>
    <w:p w14:paraId="5BD77666" w14:textId="77777777" w:rsidR="002D68BE" w:rsidRDefault="002D68BE">
      <w:pPr>
        <w:pStyle w:val="TOC3"/>
        <w:rPr>
          <w:rFonts w:asciiTheme="minorHAnsi" w:eastAsiaTheme="minorEastAsia" w:hAnsiTheme="minorHAnsi" w:cstheme="minorBidi"/>
          <w:spacing w:val="0"/>
          <w:sz w:val="22"/>
          <w:szCs w:val="22"/>
          <w:lang w:val="en-US" w:eastAsia="en-US"/>
        </w:rPr>
      </w:pPr>
      <w:r>
        <w:t>6.2.2</w:t>
      </w:r>
      <w:r>
        <w:rPr>
          <w:rFonts w:asciiTheme="minorHAnsi" w:eastAsiaTheme="minorEastAsia" w:hAnsiTheme="minorHAnsi" w:cstheme="minorBidi"/>
          <w:spacing w:val="0"/>
          <w:sz w:val="22"/>
          <w:szCs w:val="22"/>
          <w:lang w:val="en-US" w:eastAsia="en-US"/>
        </w:rPr>
        <w:tab/>
      </w:r>
      <w:r>
        <w:t>Hierarchy Scope</w:t>
      </w:r>
      <w:r>
        <w:tab/>
      </w:r>
      <w:r>
        <w:fldChar w:fldCharType="begin"/>
      </w:r>
      <w:r>
        <w:instrText xml:space="preserve"> PAGEREF _Toc507944804 \h </w:instrText>
      </w:r>
      <w:r>
        <w:fldChar w:fldCharType="separate"/>
      </w:r>
      <w:r>
        <w:t>32</w:t>
      </w:r>
      <w:r>
        <w:fldChar w:fldCharType="end"/>
      </w:r>
    </w:p>
    <w:p w14:paraId="73E60C0E" w14:textId="77777777" w:rsidR="002D68BE" w:rsidRDefault="002D68BE">
      <w:pPr>
        <w:pStyle w:val="TOC3"/>
        <w:rPr>
          <w:rFonts w:asciiTheme="minorHAnsi" w:eastAsiaTheme="minorEastAsia" w:hAnsiTheme="minorHAnsi" w:cstheme="minorBidi"/>
          <w:spacing w:val="0"/>
          <w:sz w:val="22"/>
          <w:szCs w:val="22"/>
          <w:lang w:val="en-US" w:eastAsia="en-US"/>
        </w:rPr>
      </w:pPr>
      <w:r>
        <w:t>6.2.3</w:t>
      </w:r>
      <w:r>
        <w:rPr>
          <w:rFonts w:asciiTheme="minorHAnsi" w:eastAsiaTheme="minorEastAsia" w:hAnsiTheme="minorHAnsi" w:cstheme="minorBidi"/>
          <w:spacing w:val="0"/>
          <w:sz w:val="22"/>
          <w:szCs w:val="22"/>
          <w:lang w:val="en-US" w:eastAsia="en-US"/>
        </w:rPr>
        <w:tab/>
      </w:r>
      <w:r>
        <w:t>Equipment</w:t>
      </w:r>
      <w:r>
        <w:tab/>
      </w:r>
      <w:r>
        <w:fldChar w:fldCharType="begin"/>
      </w:r>
      <w:r>
        <w:instrText xml:space="preserve"> PAGEREF _Toc507944805 \h </w:instrText>
      </w:r>
      <w:r>
        <w:fldChar w:fldCharType="separate"/>
      </w:r>
      <w:r>
        <w:t>32</w:t>
      </w:r>
      <w:r>
        <w:fldChar w:fldCharType="end"/>
      </w:r>
    </w:p>
    <w:p w14:paraId="5B696F98" w14:textId="77777777" w:rsidR="002D68BE" w:rsidRDefault="002D68BE">
      <w:pPr>
        <w:pStyle w:val="TOC3"/>
        <w:rPr>
          <w:rFonts w:asciiTheme="minorHAnsi" w:eastAsiaTheme="minorEastAsia" w:hAnsiTheme="minorHAnsi" w:cstheme="minorBidi"/>
          <w:spacing w:val="0"/>
          <w:sz w:val="22"/>
          <w:szCs w:val="22"/>
          <w:lang w:val="en-US" w:eastAsia="en-US"/>
        </w:rPr>
      </w:pPr>
      <w:r>
        <w:t>6.2.4</w:t>
      </w:r>
      <w:r>
        <w:rPr>
          <w:rFonts w:asciiTheme="minorHAnsi" w:eastAsiaTheme="minorEastAsia" w:hAnsiTheme="minorHAnsi" w:cstheme="minorBidi"/>
          <w:spacing w:val="0"/>
          <w:sz w:val="22"/>
          <w:szCs w:val="22"/>
          <w:lang w:val="en-US" w:eastAsia="en-US"/>
        </w:rPr>
        <w:tab/>
      </w:r>
      <w:r>
        <w:t>Equipment Capability Test Specification</w:t>
      </w:r>
      <w:r>
        <w:tab/>
      </w:r>
      <w:r>
        <w:fldChar w:fldCharType="begin"/>
      </w:r>
      <w:r>
        <w:instrText xml:space="preserve"> PAGEREF _Toc507944806 \h </w:instrText>
      </w:r>
      <w:r>
        <w:fldChar w:fldCharType="separate"/>
      </w:r>
      <w:r>
        <w:t>32</w:t>
      </w:r>
      <w:r>
        <w:fldChar w:fldCharType="end"/>
      </w:r>
    </w:p>
    <w:p w14:paraId="76EAF375" w14:textId="77777777" w:rsidR="002D68BE" w:rsidRDefault="002D68BE">
      <w:pPr>
        <w:pStyle w:val="TOC3"/>
        <w:rPr>
          <w:rFonts w:asciiTheme="minorHAnsi" w:eastAsiaTheme="minorEastAsia" w:hAnsiTheme="minorHAnsi" w:cstheme="minorBidi"/>
          <w:spacing w:val="0"/>
          <w:sz w:val="22"/>
          <w:szCs w:val="22"/>
          <w:lang w:val="en-US" w:eastAsia="en-US"/>
        </w:rPr>
      </w:pPr>
      <w:r>
        <w:t>6.2.5</w:t>
      </w:r>
      <w:r>
        <w:rPr>
          <w:rFonts w:asciiTheme="minorHAnsi" w:eastAsiaTheme="minorEastAsia" w:hAnsiTheme="minorHAnsi" w:cstheme="minorBidi"/>
          <w:spacing w:val="0"/>
          <w:sz w:val="22"/>
          <w:szCs w:val="22"/>
          <w:lang w:val="en-US" w:eastAsia="en-US"/>
        </w:rPr>
        <w:tab/>
      </w:r>
      <w:r>
        <w:t>Equipment Class</w:t>
      </w:r>
      <w:r>
        <w:tab/>
      </w:r>
      <w:r>
        <w:fldChar w:fldCharType="begin"/>
      </w:r>
      <w:r>
        <w:instrText xml:space="preserve"> PAGEREF _Toc507944807 \h </w:instrText>
      </w:r>
      <w:r>
        <w:fldChar w:fldCharType="separate"/>
      </w:r>
      <w:r>
        <w:t>32</w:t>
      </w:r>
      <w:r>
        <w:fldChar w:fldCharType="end"/>
      </w:r>
    </w:p>
    <w:p w14:paraId="2E8AB628" w14:textId="77777777" w:rsidR="002D68BE" w:rsidRDefault="002D68BE">
      <w:pPr>
        <w:pStyle w:val="TOC3"/>
        <w:rPr>
          <w:rFonts w:asciiTheme="minorHAnsi" w:eastAsiaTheme="minorEastAsia" w:hAnsiTheme="minorHAnsi" w:cstheme="minorBidi"/>
          <w:spacing w:val="0"/>
          <w:sz w:val="22"/>
          <w:szCs w:val="22"/>
          <w:lang w:val="en-US" w:eastAsia="en-US"/>
        </w:rPr>
      </w:pPr>
      <w:r>
        <w:t>6.2.6</w:t>
      </w:r>
      <w:r>
        <w:rPr>
          <w:rFonts w:asciiTheme="minorHAnsi" w:eastAsiaTheme="minorEastAsia" w:hAnsiTheme="minorHAnsi" w:cstheme="minorBidi"/>
          <w:spacing w:val="0"/>
          <w:sz w:val="22"/>
          <w:szCs w:val="22"/>
          <w:lang w:val="en-US" w:eastAsia="en-US"/>
        </w:rPr>
        <w:tab/>
      </w:r>
      <w:r>
        <w:t>Job List</w:t>
      </w:r>
      <w:r>
        <w:tab/>
      </w:r>
      <w:r>
        <w:fldChar w:fldCharType="begin"/>
      </w:r>
      <w:r>
        <w:instrText xml:space="preserve"> PAGEREF _Toc507944808 \h </w:instrText>
      </w:r>
      <w:r>
        <w:fldChar w:fldCharType="separate"/>
      </w:r>
      <w:r>
        <w:t>32</w:t>
      </w:r>
      <w:r>
        <w:fldChar w:fldCharType="end"/>
      </w:r>
    </w:p>
    <w:p w14:paraId="1A7AF0AE" w14:textId="77777777" w:rsidR="002D68BE" w:rsidRDefault="002D68BE">
      <w:pPr>
        <w:pStyle w:val="TOC3"/>
        <w:rPr>
          <w:rFonts w:asciiTheme="minorHAnsi" w:eastAsiaTheme="minorEastAsia" w:hAnsiTheme="minorHAnsi" w:cstheme="minorBidi"/>
          <w:spacing w:val="0"/>
          <w:sz w:val="22"/>
          <w:szCs w:val="22"/>
          <w:lang w:val="en-US" w:eastAsia="en-US"/>
        </w:rPr>
      </w:pPr>
      <w:r>
        <w:t>6.2.7</w:t>
      </w:r>
      <w:r>
        <w:rPr>
          <w:rFonts w:asciiTheme="minorHAnsi" w:eastAsiaTheme="minorEastAsia" w:hAnsiTheme="minorHAnsi" w:cstheme="minorBidi"/>
          <w:spacing w:val="0"/>
          <w:sz w:val="22"/>
          <w:szCs w:val="22"/>
          <w:lang w:val="en-US" w:eastAsia="en-US"/>
        </w:rPr>
        <w:tab/>
      </w:r>
      <w:r>
        <w:t>Job Response</w:t>
      </w:r>
      <w:r>
        <w:tab/>
      </w:r>
      <w:r>
        <w:fldChar w:fldCharType="begin"/>
      </w:r>
      <w:r>
        <w:instrText xml:space="preserve"> PAGEREF _Toc507944809 \h </w:instrText>
      </w:r>
      <w:r>
        <w:fldChar w:fldCharType="separate"/>
      </w:r>
      <w:r>
        <w:t>33</w:t>
      </w:r>
      <w:r>
        <w:fldChar w:fldCharType="end"/>
      </w:r>
    </w:p>
    <w:p w14:paraId="796FF602" w14:textId="77777777" w:rsidR="002D68BE" w:rsidRDefault="002D68BE">
      <w:pPr>
        <w:pStyle w:val="TOC3"/>
        <w:rPr>
          <w:rFonts w:asciiTheme="minorHAnsi" w:eastAsiaTheme="minorEastAsia" w:hAnsiTheme="minorHAnsi" w:cstheme="minorBidi"/>
          <w:spacing w:val="0"/>
          <w:sz w:val="22"/>
          <w:szCs w:val="22"/>
          <w:lang w:val="en-US" w:eastAsia="en-US"/>
        </w:rPr>
      </w:pPr>
      <w:r>
        <w:t>6.2.8</w:t>
      </w:r>
      <w:r>
        <w:rPr>
          <w:rFonts w:asciiTheme="minorHAnsi" w:eastAsiaTheme="minorEastAsia" w:hAnsiTheme="minorHAnsi" w:cstheme="minorBidi"/>
          <w:spacing w:val="0"/>
          <w:sz w:val="22"/>
          <w:szCs w:val="22"/>
          <w:lang w:val="en-US" w:eastAsia="en-US"/>
        </w:rPr>
        <w:tab/>
      </w:r>
      <w:r>
        <w:t>Job Response List</w:t>
      </w:r>
      <w:r>
        <w:tab/>
      </w:r>
      <w:r>
        <w:fldChar w:fldCharType="begin"/>
      </w:r>
      <w:r>
        <w:instrText xml:space="preserve"> PAGEREF _Toc507944810 \h </w:instrText>
      </w:r>
      <w:r>
        <w:fldChar w:fldCharType="separate"/>
      </w:r>
      <w:r>
        <w:t>33</w:t>
      </w:r>
      <w:r>
        <w:fldChar w:fldCharType="end"/>
      </w:r>
    </w:p>
    <w:p w14:paraId="573DB0C6" w14:textId="77777777" w:rsidR="002D68BE" w:rsidRDefault="002D68BE">
      <w:pPr>
        <w:pStyle w:val="TOC3"/>
        <w:rPr>
          <w:rFonts w:asciiTheme="minorHAnsi" w:eastAsiaTheme="minorEastAsia" w:hAnsiTheme="minorHAnsi" w:cstheme="minorBidi"/>
          <w:spacing w:val="0"/>
          <w:sz w:val="22"/>
          <w:szCs w:val="22"/>
          <w:lang w:val="en-US" w:eastAsia="en-US"/>
        </w:rPr>
      </w:pPr>
      <w:r>
        <w:t>6.2.9</w:t>
      </w:r>
      <w:r>
        <w:rPr>
          <w:rFonts w:asciiTheme="minorHAnsi" w:eastAsiaTheme="minorEastAsia" w:hAnsiTheme="minorHAnsi" w:cstheme="minorBidi"/>
          <w:spacing w:val="0"/>
          <w:sz w:val="22"/>
          <w:szCs w:val="22"/>
          <w:lang w:val="en-US" w:eastAsia="en-US"/>
        </w:rPr>
        <w:tab/>
      </w:r>
      <w:r>
        <w:t>Material Class</w:t>
      </w:r>
      <w:r>
        <w:tab/>
      </w:r>
      <w:r>
        <w:fldChar w:fldCharType="begin"/>
      </w:r>
      <w:r>
        <w:instrText xml:space="preserve"> PAGEREF _Toc507944811 \h </w:instrText>
      </w:r>
      <w:r>
        <w:fldChar w:fldCharType="separate"/>
      </w:r>
      <w:r>
        <w:t>33</w:t>
      </w:r>
      <w:r>
        <w:fldChar w:fldCharType="end"/>
      </w:r>
    </w:p>
    <w:p w14:paraId="74B3741E" w14:textId="77777777" w:rsidR="002D68BE" w:rsidRDefault="002D68BE">
      <w:pPr>
        <w:pStyle w:val="TOC3"/>
        <w:rPr>
          <w:rFonts w:asciiTheme="minorHAnsi" w:eastAsiaTheme="minorEastAsia" w:hAnsiTheme="minorHAnsi" w:cstheme="minorBidi"/>
          <w:spacing w:val="0"/>
          <w:sz w:val="22"/>
          <w:szCs w:val="22"/>
          <w:lang w:val="en-US" w:eastAsia="en-US"/>
        </w:rPr>
      </w:pPr>
      <w:r>
        <w:t>6.2.10</w:t>
      </w:r>
      <w:r>
        <w:rPr>
          <w:rFonts w:asciiTheme="minorHAnsi" w:eastAsiaTheme="minorEastAsia" w:hAnsiTheme="minorHAnsi" w:cstheme="minorBidi"/>
          <w:spacing w:val="0"/>
          <w:sz w:val="22"/>
          <w:szCs w:val="22"/>
          <w:lang w:val="en-US" w:eastAsia="en-US"/>
        </w:rPr>
        <w:tab/>
      </w:r>
      <w:r>
        <w:t>Material Definition</w:t>
      </w:r>
      <w:r>
        <w:tab/>
      </w:r>
      <w:r>
        <w:fldChar w:fldCharType="begin"/>
      </w:r>
      <w:r>
        <w:instrText xml:space="preserve"> PAGEREF _Toc507944812 \h </w:instrText>
      </w:r>
      <w:r>
        <w:fldChar w:fldCharType="separate"/>
      </w:r>
      <w:r>
        <w:t>33</w:t>
      </w:r>
      <w:r>
        <w:fldChar w:fldCharType="end"/>
      </w:r>
    </w:p>
    <w:p w14:paraId="237A9B16" w14:textId="77777777" w:rsidR="002D68BE" w:rsidRDefault="002D68BE">
      <w:pPr>
        <w:pStyle w:val="TOC3"/>
        <w:rPr>
          <w:rFonts w:asciiTheme="minorHAnsi" w:eastAsiaTheme="minorEastAsia" w:hAnsiTheme="minorHAnsi" w:cstheme="minorBidi"/>
          <w:spacing w:val="0"/>
          <w:sz w:val="22"/>
          <w:szCs w:val="22"/>
          <w:lang w:val="en-US" w:eastAsia="en-US"/>
        </w:rPr>
      </w:pPr>
      <w:r>
        <w:lastRenderedPageBreak/>
        <w:t>6.2.11</w:t>
      </w:r>
      <w:r>
        <w:rPr>
          <w:rFonts w:asciiTheme="minorHAnsi" w:eastAsiaTheme="minorEastAsia" w:hAnsiTheme="minorHAnsi" w:cstheme="minorBidi"/>
          <w:spacing w:val="0"/>
          <w:sz w:val="22"/>
          <w:szCs w:val="22"/>
          <w:lang w:val="en-US" w:eastAsia="en-US"/>
        </w:rPr>
        <w:tab/>
      </w:r>
      <w:r>
        <w:t>Material Lot</w:t>
      </w:r>
      <w:r>
        <w:tab/>
      </w:r>
      <w:r>
        <w:fldChar w:fldCharType="begin"/>
      </w:r>
      <w:r>
        <w:instrText xml:space="preserve"> PAGEREF _Toc507944813 \h </w:instrText>
      </w:r>
      <w:r>
        <w:fldChar w:fldCharType="separate"/>
      </w:r>
      <w:r>
        <w:t>33</w:t>
      </w:r>
      <w:r>
        <w:fldChar w:fldCharType="end"/>
      </w:r>
    </w:p>
    <w:p w14:paraId="319C5BF5" w14:textId="77777777" w:rsidR="002D68BE" w:rsidRDefault="002D68BE">
      <w:pPr>
        <w:pStyle w:val="TOC3"/>
        <w:rPr>
          <w:rFonts w:asciiTheme="minorHAnsi" w:eastAsiaTheme="minorEastAsia" w:hAnsiTheme="minorHAnsi" w:cstheme="minorBidi"/>
          <w:spacing w:val="0"/>
          <w:sz w:val="22"/>
          <w:szCs w:val="22"/>
          <w:lang w:val="en-US" w:eastAsia="en-US"/>
        </w:rPr>
      </w:pPr>
      <w:r>
        <w:t>6.2.12</w:t>
      </w:r>
      <w:r>
        <w:rPr>
          <w:rFonts w:asciiTheme="minorHAnsi" w:eastAsiaTheme="minorEastAsia" w:hAnsiTheme="minorHAnsi" w:cstheme="minorBidi"/>
          <w:spacing w:val="0"/>
          <w:sz w:val="22"/>
          <w:szCs w:val="22"/>
          <w:lang w:val="en-US" w:eastAsia="en-US"/>
        </w:rPr>
        <w:tab/>
      </w:r>
      <w:r>
        <w:t>Material Sublot</w:t>
      </w:r>
      <w:r>
        <w:tab/>
      </w:r>
      <w:r>
        <w:fldChar w:fldCharType="begin"/>
      </w:r>
      <w:r>
        <w:instrText xml:space="preserve"> PAGEREF _Toc507944814 \h </w:instrText>
      </w:r>
      <w:r>
        <w:fldChar w:fldCharType="separate"/>
      </w:r>
      <w:r>
        <w:t>34</w:t>
      </w:r>
      <w:r>
        <w:fldChar w:fldCharType="end"/>
      </w:r>
    </w:p>
    <w:p w14:paraId="56808BFC" w14:textId="77777777" w:rsidR="002D68BE" w:rsidRDefault="002D68BE">
      <w:pPr>
        <w:pStyle w:val="TOC3"/>
        <w:rPr>
          <w:rFonts w:asciiTheme="minorHAnsi" w:eastAsiaTheme="minorEastAsia" w:hAnsiTheme="minorHAnsi" w:cstheme="minorBidi"/>
          <w:spacing w:val="0"/>
          <w:sz w:val="22"/>
          <w:szCs w:val="22"/>
          <w:lang w:val="en-US" w:eastAsia="en-US"/>
        </w:rPr>
      </w:pPr>
      <w:r>
        <w:t>6.2.13</w:t>
      </w:r>
      <w:r>
        <w:rPr>
          <w:rFonts w:asciiTheme="minorHAnsi" w:eastAsiaTheme="minorEastAsia" w:hAnsiTheme="minorHAnsi" w:cstheme="minorBidi"/>
          <w:spacing w:val="0"/>
          <w:sz w:val="22"/>
          <w:szCs w:val="22"/>
          <w:lang w:val="en-US" w:eastAsia="en-US"/>
        </w:rPr>
        <w:tab/>
      </w:r>
      <w:r>
        <w:t>Material Test Specification</w:t>
      </w:r>
      <w:r>
        <w:tab/>
      </w:r>
      <w:r>
        <w:fldChar w:fldCharType="begin"/>
      </w:r>
      <w:r>
        <w:instrText xml:space="preserve"> PAGEREF _Toc507944815 \h </w:instrText>
      </w:r>
      <w:r>
        <w:fldChar w:fldCharType="separate"/>
      </w:r>
      <w:r>
        <w:t>34</w:t>
      </w:r>
      <w:r>
        <w:fldChar w:fldCharType="end"/>
      </w:r>
    </w:p>
    <w:p w14:paraId="1C87356A" w14:textId="77777777" w:rsidR="002D68BE" w:rsidRDefault="002D68BE">
      <w:pPr>
        <w:pStyle w:val="TOC3"/>
        <w:rPr>
          <w:rFonts w:asciiTheme="minorHAnsi" w:eastAsiaTheme="minorEastAsia" w:hAnsiTheme="minorHAnsi" w:cstheme="minorBidi"/>
          <w:spacing w:val="0"/>
          <w:sz w:val="22"/>
          <w:szCs w:val="22"/>
          <w:lang w:val="en-US" w:eastAsia="en-US"/>
        </w:rPr>
      </w:pPr>
      <w:r>
        <w:t>6.2.14</w:t>
      </w:r>
      <w:r>
        <w:rPr>
          <w:rFonts w:asciiTheme="minorHAnsi" w:eastAsiaTheme="minorEastAsia" w:hAnsiTheme="minorHAnsi" w:cstheme="minorBidi"/>
          <w:spacing w:val="0"/>
          <w:sz w:val="22"/>
          <w:szCs w:val="22"/>
          <w:lang w:val="en-US" w:eastAsia="en-US"/>
        </w:rPr>
        <w:tab/>
      </w:r>
      <w:r>
        <w:t>Operational Location</w:t>
      </w:r>
      <w:r>
        <w:tab/>
      </w:r>
      <w:r>
        <w:fldChar w:fldCharType="begin"/>
      </w:r>
      <w:r>
        <w:instrText xml:space="preserve"> PAGEREF _Toc507944816 \h </w:instrText>
      </w:r>
      <w:r>
        <w:fldChar w:fldCharType="separate"/>
      </w:r>
      <w:r>
        <w:t>34</w:t>
      </w:r>
      <w:r>
        <w:fldChar w:fldCharType="end"/>
      </w:r>
    </w:p>
    <w:p w14:paraId="0A18E872" w14:textId="77777777" w:rsidR="002D68BE" w:rsidRDefault="002D68BE">
      <w:pPr>
        <w:pStyle w:val="TOC3"/>
        <w:rPr>
          <w:rFonts w:asciiTheme="minorHAnsi" w:eastAsiaTheme="minorEastAsia" w:hAnsiTheme="minorHAnsi" w:cstheme="minorBidi"/>
          <w:spacing w:val="0"/>
          <w:sz w:val="22"/>
          <w:szCs w:val="22"/>
          <w:lang w:val="en-US" w:eastAsia="en-US"/>
        </w:rPr>
      </w:pPr>
      <w:r>
        <w:t>6.2.15</w:t>
      </w:r>
      <w:r>
        <w:rPr>
          <w:rFonts w:asciiTheme="minorHAnsi" w:eastAsiaTheme="minorEastAsia" w:hAnsiTheme="minorHAnsi" w:cstheme="minorBidi"/>
          <w:spacing w:val="0"/>
          <w:sz w:val="22"/>
          <w:szCs w:val="22"/>
          <w:lang w:val="en-US" w:eastAsia="en-US"/>
        </w:rPr>
        <w:tab/>
      </w:r>
      <w:r>
        <w:t>Operational Location Class</w:t>
      </w:r>
      <w:r>
        <w:tab/>
      </w:r>
      <w:r>
        <w:fldChar w:fldCharType="begin"/>
      </w:r>
      <w:r>
        <w:instrText xml:space="preserve"> PAGEREF _Toc507944817 \h </w:instrText>
      </w:r>
      <w:r>
        <w:fldChar w:fldCharType="separate"/>
      </w:r>
      <w:r>
        <w:t>34</w:t>
      </w:r>
      <w:r>
        <w:fldChar w:fldCharType="end"/>
      </w:r>
    </w:p>
    <w:p w14:paraId="789A1515" w14:textId="77777777" w:rsidR="002D68BE" w:rsidRDefault="002D68BE">
      <w:pPr>
        <w:pStyle w:val="TOC3"/>
        <w:rPr>
          <w:rFonts w:asciiTheme="minorHAnsi" w:eastAsiaTheme="minorEastAsia" w:hAnsiTheme="minorHAnsi" w:cstheme="minorBidi"/>
          <w:spacing w:val="0"/>
          <w:sz w:val="22"/>
          <w:szCs w:val="22"/>
          <w:lang w:val="en-US" w:eastAsia="en-US"/>
        </w:rPr>
      </w:pPr>
      <w:r>
        <w:t>6.2.16</w:t>
      </w:r>
      <w:r>
        <w:rPr>
          <w:rFonts w:asciiTheme="minorHAnsi" w:eastAsiaTheme="minorEastAsia" w:hAnsiTheme="minorHAnsi" w:cstheme="minorBidi"/>
          <w:spacing w:val="0"/>
          <w:sz w:val="22"/>
          <w:szCs w:val="22"/>
          <w:lang w:val="en-US" w:eastAsia="en-US"/>
        </w:rPr>
        <w:tab/>
      </w:r>
      <w:r>
        <w:t>Operations Capability</w:t>
      </w:r>
      <w:r>
        <w:tab/>
      </w:r>
      <w:r>
        <w:fldChar w:fldCharType="begin"/>
      </w:r>
      <w:r>
        <w:instrText xml:space="preserve"> PAGEREF _Toc507944818 \h </w:instrText>
      </w:r>
      <w:r>
        <w:fldChar w:fldCharType="separate"/>
      </w:r>
      <w:r>
        <w:t>34</w:t>
      </w:r>
      <w:r>
        <w:fldChar w:fldCharType="end"/>
      </w:r>
    </w:p>
    <w:p w14:paraId="4A27C542" w14:textId="77777777" w:rsidR="002D68BE" w:rsidRDefault="002D68BE">
      <w:pPr>
        <w:pStyle w:val="TOC3"/>
        <w:rPr>
          <w:rFonts w:asciiTheme="minorHAnsi" w:eastAsiaTheme="minorEastAsia" w:hAnsiTheme="minorHAnsi" w:cstheme="minorBidi"/>
          <w:spacing w:val="0"/>
          <w:sz w:val="22"/>
          <w:szCs w:val="22"/>
          <w:lang w:val="en-US" w:eastAsia="en-US"/>
        </w:rPr>
      </w:pPr>
      <w:r>
        <w:t>6.2.17</w:t>
      </w:r>
      <w:r>
        <w:rPr>
          <w:rFonts w:asciiTheme="minorHAnsi" w:eastAsiaTheme="minorEastAsia" w:hAnsiTheme="minorHAnsi" w:cstheme="minorBidi"/>
          <w:spacing w:val="0"/>
          <w:sz w:val="22"/>
          <w:szCs w:val="22"/>
          <w:lang w:val="en-US" w:eastAsia="en-US"/>
        </w:rPr>
        <w:tab/>
      </w:r>
      <w:r>
        <w:t>Operations Definition</w:t>
      </w:r>
      <w:r>
        <w:tab/>
      </w:r>
      <w:r>
        <w:fldChar w:fldCharType="begin"/>
      </w:r>
      <w:r>
        <w:instrText xml:space="preserve"> PAGEREF _Toc507944819 \h </w:instrText>
      </w:r>
      <w:r>
        <w:fldChar w:fldCharType="separate"/>
      </w:r>
      <w:r>
        <w:t>34</w:t>
      </w:r>
      <w:r>
        <w:fldChar w:fldCharType="end"/>
      </w:r>
    </w:p>
    <w:p w14:paraId="72C74DEA" w14:textId="77777777" w:rsidR="002D68BE" w:rsidRDefault="002D68BE">
      <w:pPr>
        <w:pStyle w:val="TOC3"/>
        <w:rPr>
          <w:rFonts w:asciiTheme="minorHAnsi" w:eastAsiaTheme="minorEastAsia" w:hAnsiTheme="minorHAnsi" w:cstheme="minorBidi"/>
          <w:spacing w:val="0"/>
          <w:sz w:val="22"/>
          <w:szCs w:val="22"/>
          <w:lang w:val="en-US" w:eastAsia="en-US"/>
        </w:rPr>
      </w:pPr>
      <w:r>
        <w:t>6.2.18</w:t>
      </w:r>
      <w:r>
        <w:rPr>
          <w:rFonts w:asciiTheme="minorHAnsi" w:eastAsiaTheme="minorEastAsia" w:hAnsiTheme="minorHAnsi" w:cstheme="minorBidi"/>
          <w:spacing w:val="0"/>
          <w:sz w:val="22"/>
          <w:szCs w:val="22"/>
          <w:lang w:val="en-US" w:eastAsia="en-US"/>
        </w:rPr>
        <w:tab/>
      </w:r>
      <w:r>
        <w:t>Operations Schedule</w:t>
      </w:r>
      <w:r>
        <w:tab/>
      </w:r>
      <w:r>
        <w:fldChar w:fldCharType="begin"/>
      </w:r>
      <w:r>
        <w:instrText xml:space="preserve"> PAGEREF _Toc507944820 \h </w:instrText>
      </w:r>
      <w:r>
        <w:fldChar w:fldCharType="separate"/>
      </w:r>
      <w:r>
        <w:t>35</w:t>
      </w:r>
      <w:r>
        <w:fldChar w:fldCharType="end"/>
      </w:r>
    </w:p>
    <w:p w14:paraId="6304FB26" w14:textId="77777777" w:rsidR="002D68BE" w:rsidRDefault="002D68BE">
      <w:pPr>
        <w:pStyle w:val="TOC3"/>
        <w:rPr>
          <w:rFonts w:asciiTheme="minorHAnsi" w:eastAsiaTheme="minorEastAsia" w:hAnsiTheme="minorHAnsi" w:cstheme="minorBidi"/>
          <w:spacing w:val="0"/>
          <w:sz w:val="22"/>
          <w:szCs w:val="22"/>
          <w:lang w:val="en-US" w:eastAsia="en-US"/>
        </w:rPr>
      </w:pPr>
      <w:r>
        <w:t>6.2.19</w:t>
      </w:r>
      <w:r>
        <w:rPr>
          <w:rFonts w:asciiTheme="minorHAnsi" w:eastAsiaTheme="minorEastAsia" w:hAnsiTheme="minorHAnsi" w:cstheme="minorBidi"/>
          <w:spacing w:val="0"/>
          <w:sz w:val="22"/>
          <w:szCs w:val="22"/>
          <w:lang w:val="en-US" w:eastAsia="en-US"/>
        </w:rPr>
        <w:tab/>
      </w:r>
      <w:r>
        <w:t>Operations Performance</w:t>
      </w:r>
      <w:r>
        <w:tab/>
      </w:r>
      <w:r>
        <w:fldChar w:fldCharType="begin"/>
      </w:r>
      <w:r>
        <w:instrText xml:space="preserve"> PAGEREF _Toc507944821 \h </w:instrText>
      </w:r>
      <w:r>
        <w:fldChar w:fldCharType="separate"/>
      </w:r>
      <w:r>
        <w:t>35</w:t>
      </w:r>
      <w:r>
        <w:fldChar w:fldCharType="end"/>
      </w:r>
    </w:p>
    <w:p w14:paraId="5123C56F" w14:textId="77777777" w:rsidR="002D68BE" w:rsidRDefault="002D68BE">
      <w:pPr>
        <w:pStyle w:val="TOC3"/>
        <w:rPr>
          <w:rFonts w:asciiTheme="minorHAnsi" w:eastAsiaTheme="minorEastAsia" w:hAnsiTheme="minorHAnsi" w:cstheme="minorBidi"/>
          <w:spacing w:val="0"/>
          <w:sz w:val="22"/>
          <w:szCs w:val="22"/>
          <w:lang w:val="en-US" w:eastAsia="en-US"/>
        </w:rPr>
      </w:pPr>
      <w:r>
        <w:t>6.2.20</w:t>
      </w:r>
      <w:r>
        <w:rPr>
          <w:rFonts w:asciiTheme="minorHAnsi" w:eastAsiaTheme="minorEastAsia" w:hAnsiTheme="minorHAnsi" w:cstheme="minorBidi"/>
          <w:spacing w:val="0"/>
          <w:sz w:val="22"/>
          <w:szCs w:val="22"/>
          <w:lang w:val="en-US" w:eastAsia="en-US"/>
        </w:rPr>
        <w:tab/>
      </w:r>
      <w:r>
        <w:t>Person</w:t>
      </w:r>
      <w:r>
        <w:tab/>
      </w:r>
      <w:r>
        <w:fldChar w:fldCharType="begin"/>
      </w:r>
      <w:r>
        <w:instrText xml:space="preserve"> PAGEREF _Toc507944822 \h </w:instrText>
      </w:r>
      <w:r>
        <w:fldChar w:fldCharType="separate"/>
      </w:r>
      <w:r>
        <w:t>35</w:t>
      </w:r>
      <w:r>
        <w:fldChar w:fldCharType="end"/>
      </w:r>
    </w:p>
    <w:p w14:paraId="645A0AFD" w14:textId="77777777" w:rsidR="002D68BE" w:rsidRDefault="002D68BE">
      <w:pPr>
        <w:pStyle w:val="TOC3"/>
        <w:rPr>
          <w:rFonts w:asciiTheme="minorHAnsi" w:eastAsiaTheme="minorEastAsia" w:hAnsiTheme="minorHAnsi" w:cstheme="minorBidi"/>
          <w:spacing w:val="0"/>
          <w:sz w:val="22"/>
          <w:szCs w:val="22"/>
          <w:lang w:val="en-US" w:eastAsia="en-US"/>
        </w:rPr>
      </w:pPr>
      <w:r>
        <w:t>6.2.21</w:t>
      </w:r>
      <w:r>
        <w:rPr>
          <w:rFonts w:asciiTheme="minorHAnsi" w:eastAsiaTheme="minorEastAsia" w:hAnsiTheme="minorHAnsi" w:cstheme="minorBidi"/>
          <w:spacing w:val="0"/>
          <w:sz w:val="22"/>
          <w:szCs w:val="22"/>
          <w:lang w:val="en-US" w:eastAsia="en-US"/>
        </w:rPr>
        <w:tab/>
      </w:r>
      <w:r>
        <w:t>Personnel Class</w:t>
      </w:r>
      <w:r>
        <w:tab/>
      </w:r>
      <w:r>
        <w:fldChar w:fldCharType="begin"/>
      </w:r>
      <w:r>
        <w:instrText xml:space="preserve"> PAGEREF _Toc507944823 \h </w:instrText>
      </w:r>
      <w:r>
        <w:fldChar w:fldCharType="separate"/>
      </w:r>
      <w:r>
        <w:t>35</w:t>
      </w:r>
      <w:r>
        <w:fldChar w:fldCharType="end"/>
      </w:r>
    </w:p>
    <w:p w14:paraId="6D6479AD" w14:textId="77777777" w:rsidR="002D68BE" w:rsidRDefault="002D68BE">
      <w:pPr>
        <w:pStyle w:val="TOC3"/>
        <w:rPr>
          <w:rFonts w:asciiTheme="minorHAnsi" w:eastAsiaTheme="minorEastAsia" w:hAnsiTheme="minorHAnsi" w:cstheme="minorBidi"/>
          <w:spacing w:val="0"/>
          <w:sz w:val="22"/>
          <w:szCs w:val="22"/>
          <w:lang w:val="en-US" w:eastAsia="en-US"/>
        </w:rPr>
      </w:pPr>
      <w:r>
        <w:t>6.2.22</w:t>
      </w:r>
      <w:r>
        <w:rPr>
          <w:rFonts w:asciiTheme="minorHAnsi" w:eastAsiaTheme="minorEastAsia" w:hAnsiTheme="minorHAnsi" w:cstheme="minorBidi"/>
          <w:spacing w:val="0"/>
          <w:sz w:val="22"/>
          <w:szCs w:val="22"/>
          <w:lang w:val="en-US" w:eastAsia="en-US"/>
        </w:rPr>
        <w:tab/>
      </w:r>
      <w:r>
        <w:t>Physical Asset</w:t>
      </w:r>
      <w:r>
        <w:tab/>
      </w:r>
      <w:r>
        <w:fldChar w:fldCharType="begin"/>
      </w:r>
      <w:r>
        <w:instrText xml:space="preserve"> PAGEREF _Toc507944824 \h </w:instrText>
      </w:r>
      <w:r>
        <w:fldChar w:fldCharType="separate"/>
      </w:r>
      <w:r>
        <w:t>36</w:t>
      </w:r>
      <w:r>
        <w:fldChar w:fldCharType="end"/>
      </w:r>
    </w:p>
    <w:p w14:paraId="429CE605" w14:textId="77777777" w:rsidR="002D68BE" w:rsidRDefault="002D68BE">
      <w:pPr>
        <w:pStyle w:val="TOC3"/>
        <w:rPr>
          <w:rFonts w:asciiTheme="minorHAnsi" w:eastAsiaTheme="minorEastAsia" w:hAnsiTheme="minorHAnsi" w:cstheme="minorBidi"/>
          <w:spacing w:val="0"/>
          <w:sz w:val="22"/>
          <w:szCs w:val="22"/>
          <w:lang w:val="en-US" w:eastAsia="en-US"/>
        </w:rPr>
      </w:pPr>
      <w:r>
        <w:t>6.2.23</w:t>
      </w:r>
      <w:r>
        <w:rPr>
          <w:rFonts w:asciiTheme="minorHAnsi" w:eastAsiaTheme="minorEastAsia" w:hAnsiTheme="minorHAnsi" w:cstheme="minorBidi"/>
          <w:spacing w:val="0"/>
          <w:sz w:val="22"/>
          <w:szCs w:val="22"/>
          <w:lang w:val="en-US" w:eastAsia="en-US"/>
        </w:rPr>
        <w:tab/>
      </w:r>
      <w:r>
        <w:t>Physical Asset Class</w:t>
      </w:r>
      <w:r>
        <w:tab/>
      </w:r>
      <w:r>
        <w:fldChar w:fldCharType="begin"/>
      </w:r>
      <w:r>
        <w:instrText xml:space="preserve"> PAGEREF _Toc507944825 \h </w:instrText>
      </w:r>
      <w:r>
        <w:fldChar w:fldCharType="separate"/>
      </w:r>
      <w:r>
        <w:t>36</w:t>
      </w:r>
      <w:r>
        <w:fldChar w:fldCharType="end"/>
      </w:r>
    </w:p>
    <w:p w14:paraId="1831378B" w14:textId="77777777" w:rsidR="002D68BE" w:rsidRDefault="002D68BE">
      <w:pPr>
        <w:pStyle w:val="TOC3"/>
        <w:rPr>
          <w:rFonts w:asciiTheme="minorHAnsi" w:eastAsiaTheme="minorEastAsia" w:hAnsiTheme="minorHAnsi" w:cstheme="minorBidi"/>
          <w:spacing w:val="0"/>
          <w:sz w:val="22"/>
          <w:szCs w:val="22"/>
          <w:lang w:val="en-US" w:eastAsia="en-US"/>
        </w:rPr>
      </w:pPr>
      <w:r>
        <w:t>6.2.24</w:t>
      </w:r>
      <w:r>
        <w:rPr>
          <w:rFonts w:asciiTheme="minorHAnsi" w:eastAsiaTheme="minorEastAsia" w:hAnsiTheme="minorHAnsi" w:cstheme="minorBidi"/>
          <w:spacing w:val="0"/>
          <w:sz w:val="22"/>
          <w:szCs w:val="22"/>
          <w:lang w:val="en-US" w:eastAsia="en-US"/>
        </w:rPr>
        <w:tab/>
      </w:r>
      <w:r>
        <w:t>Physical Asset Capability Test Specification</w:t>
      </w:r>
      <w:r>
        <w:tab/>
      </w:r>
      <w:r>
        <w:fldChar w:fldCharType="begin"/>
      </w:r>
      <w:r>
        <w:instrText xml:space="preserve"> PAGEREF _Toc507944826 \h </w:instrText>
      </w:r>
      <w:r>
        <w:fldChar w:fldCharType="separate"/>
      </w:r>
      <w:r>
        <w:t>36</w:t>
      </w:r>
      <w:r>
        <w:fldChar w:fldCharType="end"/>
      </w:r>
    </w:p>
    <w:p w14:paraId="332C8E4A" w14:textId="77777777" w:rsidR="002D68BE" w:rsidRDefault="002D68BE">
      <w:pPr>
        <w:pStyle w:val="TOC3"/>
        <w:rPr>
          <w:rFonts w:asciiTheme="minorHAnsi" w:eastAsiaTheme="minorEastAsia" w:hAnsiTheme="minorHAnsi" w:cstheme="minorBidi"/>
          <w:spacing w:val="0"/>
          <w:sz w:val="22"/>
          <w:szCs w:val="22"/>
          <w:lang w:val="en-US" w:eastAsia="en-US"/>
        </w:rPr>
      </w:pPr>
      <w:r>
        <w:t>6.2.25</w:t>
      </w:r>
      <w:r>
        <w:rPr>
          <w:rFonts w:asciiTheme="minorHAnsi" w:eastAsiaTheme="minorEastAsia" w:hAnsiTheme="minorHAnsi" w:cstheme="minorBidi"/>
          <w:spacing w:val="0"/>
          <w:sz w:val="22"/>
          <w:szCs w:val="22"/>
          <w:lang w:val="en-US" w:eastAsia="en-US"/>
        </w:rPr>
        <w:tab/>
      </w:r>
      <w:r>
        <w:t>Process Segment</w:t>
      </w:r>
      <w:r>
        <w:tab/>
      </w:r>
      <w:r>
        <w:fldChar w:fldCharType="begin"/>
      </w:r>
      <w:r>
        <w:instrText xml:space="preserve"> PAGEREF _Toc507944827 \h </w:instrText>
      </w:r>
      <w:r>
        <w:fldChar w:fldCharType="separate"/>
      </w:r>
      <w:r>
        <w:t>36</w:t>
      </w:r>
      <w:r>
        <w:fldChar w:fldCharType="end"/>
      </w:r>
    </w:p>
    <w:p w14:paraId="4F5B689A" w14:textId="77777777" w:rsidR="002D68BE" w:rsidRDefault="002D68BE">
      <w:pPr>
        <w:pStyle w:val="TOC3"/>
        <w:rPr>
          <w:rFonts w:asciiTheme="minorHAnsi" w:eastAsiaTheme="minorEastAsia" w:hAnsiTheme="minorHAnsi" w:cstheme="minorBidi"/>
          <w:spacing w:val="0"/>
          <w:sz w:val="22"/>
          <w:szCs w:val="22"/>
          <w:lang w:val="en-US" w:eastAsia="en-US"/>
        </w:rPr>
      </w:pPr>
      <w:r>
        <w:t>6.2.26</w:t>
      </w:r>
      <w:r>
        <w:rPr>
          <w:rFonts w:asciiTheme="minorHAnsi" w:eastAsiaTheme="minorEastAsia" w:hAnsiTheme="minorHAnsi" w:cstheme="minorBidi"/>
          <w:spacing w:val="0"/>
          <w:sz w:val="22"/>
          <w:szCs w:val="22"/>
          <w:lang w:val="en-US" w:eastAsia="en-US"/>
        </w:rPr>
        <w:tab/>
      </w:r>
      <w:r>
        <w:t>Operations Event</w:t>
      </w:r>
      <w:r>
        <w:tab/>
      </w:r>
      <w:r>
        <w:fldChar w:fldCharType="begin"/>
      </w:r>
      <w:r>
        <w:instrText xml:space="preserve"> PAGEREF _Toc507944828 \h </w:instrText>
      </w:r>
      <w:r>
        <w:fldChar w:fldCharType="separate"/>
      </w:r>
      <w:r>
        <w:t>36</w:t>
      </w:r>
      <w:r>
        <w:fldChar w:fldCharType="end"/>
      </w:r>
    </w:p>
    <w:p w14:paraId="00C8ACDF" w14:textId="77777777" w:rsidR="002D68BE" w:rsidRDefault="002D68BE">
      <w:pPr>
        <w:pStyle w:val="TOC3"/>
        <w:rPr>
          <w:rFonts w:asciiTheme="minorHAnsi" w:eastAsiaTheme="minorEastAsia" w:hAnsiTheme="minorHAnsi" w:cstheme="minorBidi"/>
          <w:spacing w:val="0"/>
          <w:sz w:val="22"/>
          <w:szCs w:val="22"/>
          <w:lang w:val="en-US" w:eastAsia="en-US"/>
        </w:rPr>
      </w:pPr>
      <w:r>
        <w:t>6.2.27</w:t>
      </w:r>
      <w:r>
        <w:rPr>
          <w:rFonts w:asciiTheme="minorHAnsi" w:eastAsiaTheme="minorEastAsia" w:hAnsiTheme="minorHAnsi" w:cstheme="minorBidi"/>
          <w:spacing w:val="0"/>
          <w:sz w:val="22"/>
          <w:szCs w:val="22"/>
          <w:lang w:val="en-US" w:eastAsia="en-US"/>
        </w:rPr>
        <w:tab/>
      </w:r>
      <w:r>
        <w:t>Operations Event Definition</w:t>
      </w:r>
      <w:r>
        <w:tab/>
      </w:r>
      <w:r>
        <w:fldChar w:fldCharType="begin"/>
      </w:r>
      <w:r>
        <w:instrText xml:space="preserve"> PAGEREF _Toc507944829 \h </w:instrText>
      </w:r>
      <w:r>
        <w:fldChar w:fldCharType="separate"/>
      </w:r>
      <w:r>
        <w:t>36</w:t>
      </w:r>
      <w:r>
        <w:fldChar w:fldCharType="end"/>
      </w:r>
    </w:p>
    <w:p w14:paraId="2D9CA115" w14:textId="77777777" w:rsidR="002D68BE" w:rsidRDefault="002D68BE">
      <w:pPr>
        <w:pStyle w:val="TOC3"/>
        <w:rPr>
          <w:rFonts w:asciiTheme="minorHAnsi" w:eastAsiaTheme="minorEastAsia" w:hAnsiTheme="minorHAnsi" w:cstheme="minorBidi"/>
          <w:spacing w:val="0"/>
          <w:sz w:val="22"/>
          <w:szCs w:val="22"/>
          <w:lang w:val="en-US" w:eastAsia="en-US"/>
        </w:rPr>
      </w:pPr>
      <w:r>
        <w:t>6.2.28</w:t>
      </w:r>
      <w:r>
        <w:rPr>
          <w:rFonts w:asciiTheme="minorHAnsi" w:eastAsiaTheme="minorEastAsia" w:hAnsiTheme="minorHAnsi" w:cstheme="minorBidi"/>
          <w:spacing w:val="0"/>
          <w:sz w:val="22"/>
          <w:szCs w:val="22"/>
          <w:lang w:val="en-US" w:eastAsia="en-US"/>
        </w:rPr>
        <w:tab/>
      </w:r>
      <w:r>
        <w:t>Operations Event Class</w:t>
      </w:r>
      <w:r>
        <w:tab/>
      </w:r>
      <w:r>
        <w:fldChar w:fldCharType="begin"/>
      </w:r>
      <w:r>
        <w:instrText xml:space="preserve"> PAGEREF _Toc507944830 \h </w:instrText>
      </w:r>
      <w:r>
        <w:fldChar w:fldCharType="separate"/>
      </w:r>
      <w:r>
        <w:t>36</w:t>
      </w:r>
      <w:r>
        <w:fldChar w:fldCharType="end"/>
      </w:r>
    </w:p>
    <w:p w14:paraId="6CDC73B3" w14:textId="77777777" w:rsidR="002D68BE" w:rsidRDefault="002D68BE">
      <w:pPr>
        <w:pStyle w:val="TOC3"/>
        <w:rPr>
          <w:rFonts w:asciiTheme="minorHAnsi" w:eastAsiaTheme="minorEastAsia" w:hAnsiTheme="minorHAnsi" w:cstheme="minorBidi"/>
          <w:spacing w:val="0"/>
          <w:sz w:val="22"/>
          <w:szCs w:val="22"/>
          <w:lang w:val="en-US" w:eastAsia="en-US"/>
        </w:rPr>
      </w:pPr>
      <w:r>
        <w:t>6.2.29</w:t>
      </w:r>
      <w:r>
        <w:rPr>
          <w:rFonts w:asciiTheme="minorHAnsi" w:eastAsiaTheme="minorEastAsia" w:hAnsiTheme="minorHAnsi" w:cstheme="minorBidi"/>
          <w:spacing w:val="0"/>
          <w:sz w:val="22"/>
          <w:szCs w:val="22"/>
          <w:lang w:val="en-US" w:eastAsia="en-US"/>
        </w:rPr>
        <w:tab/>
      </w:r>
      <w:r>
        <w:t>Resource Relationship Network</w:t>
      </w:r>
      <w:r>
        <w:tab/>
      </w:r>
      <w:r>
        <w:fldChar w:fldCharType="begin"/>
      </w:r>
      <w:r>
        <w:instrText xml:space="preserve"> PAGEREF _Toc507944831 \h </w:instrText>
      </w:r>
      <w:r>
        <w:fldChar w:fldCharType="separate"/>
      </w:r>
      <w:r>
        <w:t>37</w:t>
      </w:r>
      <w:r>
        <w:fldChar w:fldCharType="end"/>
      </w:r>
    </w:p>
    <w:p w14:paraId="604F93E6" w14:textId="77777777" w:rsidR="002D68BE" w:rsidRDefault="002D68BE">
      <w:pPr>
        <w:pStyle w:val="TOC3"/>
        <w:rPr>
          <w:rFonts w:asciiTheme="minorHAnsi" w:eastAsiaTheme="minorEastAsia" w:hAnsiTheme="minorHAnsi" w:cstheme="minorBidi"/>
          <w:spacing w:val="0"/>
          <w:sz w:val="22"/>
          <w:szCs w:val="22"/>
          <w:lang w:val="en-US" w:eastAsia="en-US"/>
        </w:rPr>
      </w:pPr>
      <w:r>
        <w:t>6.2.30</w:t>
      </w:r>
      <w:r>
        <w:rPr>
          <w:rFonts w:asciiTheme="minorHAnsi" w:eastAsiaTheme="minorEastAsia" w:hAnsiTheme="minorHAnsi" w:cstheme="minorBidi"/>
          <w:spacing w:val="0"/>
          <w:sz w:val="22"/>
          <w:szCs w:val="22"/>
          <w:lang w:val="en-US" w:eastAsia="en-US"/>
        </w:rPr>
        <w:tab/>
      </w:r>
      <w:r>
        <w:t>Resource Relationship Network Connection Type</w:t>
      </w:r>
      <w:r>
        <w:tab/>
      </w:r>
      <w:r>
        <w:fldChar w:fldCharType="begin"/>
      </w:r>
      <w:r>
        <w:instrText xml:space="preserve"> PAGEREF _Toc507944832 \h </w:instrText>
      </w:r>
      <w:r>
        <w:fldChar w:fldCharType="separate"/>
      </w:r>
      <w:r>
        <w:t>37</w:t>
      </w:r>
      <w:r>
        <w:fldChar w:fldCharType="end"/>
      </w:r>
    </w:p>
    <w:p w14:paraId="67E9B625" w14:textId="77777777" w:rsidR="002D68BE" w:rsidRDefault="002D68BE">
      <w:pPr>
        <w:pStyle w:val="TOC3"/>
        <w:rPr>
          <w:rFonts w:asciiTheme="minorHAnsi" w:eastAsiaTheme="minorEastAsia" w:hAnsiTheme="minorHAnsi" w:cstheme="minorBidi"/>
          <w:spacing w:val="0"/>
          <w:sz w:val="22"/>
          <w:szCs w:val="22"/>
          <w:lang w:val="en-US" w:eastAsia="en-US"/>
        </w:rPr>
      </w:pPr>
      <w:r>
        <w:t>6.2.31</w:t>
      </w:r>
      <w:r>
        <w:rPr>
          <w:rFonts w:asciiTheme="minorHAnsi" w:eastAsiaTheme="minorEastAsia" w:hAnsiTheme="minorHAnsi" w:cstheme="minorBidi"/>
          <w:spacing w:val="0"/>
          <w:sz w:val="22"/>
          <w:szCs w:val="22"/>
          <w:lang w:val="en-US" w:eastAsia="en-US"/>
        </w:rPr>
        <w:tab/>
      </w:r>
      <w:r>
        <w:t>Qualification Test Specification</w:t>
      </w:r>
      <w:r>
        <w:tab/>
      </w:r>
      <w:r>
        <w:fldChar w:fldCharType="begin"/>
      </w:r>
      <w:r>
        <w:instrText xml:space="preserve"> PAGEREF _Toc507944833 \h </w:instrText>
      </w:r>
      <w:r>
        <w:fldChar w:fldCharType="separate"/>
      </w:r>
      <w:r>
        <w:t>37</w:t>
      </w:r>
      <w:r>
        <w:fldChar w:fldCharType="end"/>
      </w:r>
    </w:p>
    <w:p w14:paraId="0BFD903F" w14:textId="77777777" w:rsidR="002D68BE" w:rsidRDefault="002D68BE">
      <w:pPr>
        <w:pStyle w:val="TOC3"/>
        <w:rPr>
          <w:rFonts w:asciiTheme="minorHAnsi" w:eastAsiaTheme="minorEastAsia" w:hAnsiTheme="minorHAnsi" w:cstheme="minorBidi"/>
          <w:spacing w:val="0"/>
          <w:sz w:val="22"/>
          <w:szCs w:val="22"/>
          <w:lang w:val="en-US" w:eastAsia="en-US"/>
        </w:rPr>
      </w:pPr>
      <w:r>
        <w:t>6.2.32</w:t>
      </w:r>
      <w:r>
        <w:rPr>
          <w:rFonts w:asciiTheme="minorHAnsi" w:eastAsiaTheme="minorEastAsia" w:hAnsiTheme="minorHAnsi" w:cstheme="minorBidi"/>
          <w:spacing w:val="0"/>
          <w:sz w:val="22"/>
          <w:szCs w:val="22"/>
          <w:lang w:val="en-US" w:eastAsia="en-US"/>
        </w:rPr>
        <w:tab/>
      </w:r>
      <w:r>
        <w:t>Transaction Profile</w:t>
      </w:r>
      <w:r>
        <w:tab/>
      </w:r>
      <w:r>
        <w:fldChar w:fldCharType="begin"/>
      </w:r>
      <w:r>
        <w:instrText xml:space="preserve"> PAGEREF _Toc507944834 \h </w:instrText>
      </w:r>
      <w:r>
        <w:fldChar w:fldCharType="separate"/>
      </w:r>
      <w:r>
        <w:t>37</w:t>
      </w:r>
      <w:r>
        <w:fldChar w:fldCharType="end"/>
      </w:r>
    </w:p>
    <w:p w14:paraId="19937C75" w14:textId="77777777" w:rsidR="002D68BE" w:rsidRDefault="002D68BE">
      <w:pPr>
        <w:pStyle w:val="TOC3"/>
        <w:rPr>
          <w:rFonts w:asciiTheme="minorHAnsi" w:eastAsiaTheme="minorEastAsia" w:hAnsiTheme="minorHAnsi" w:cstheme="minorBidi"/>
          <w:spacing w:val="0"/>
          <w:sz w:val="22"/>
          <w:szCs w:val="22"/>
          <w:lang w:val="en-US" w:eastAsia="en-US"/>
        </w:rPr>
      </w:pPr>
      <w:r>
        <w:t>6.2.33</w:t>
      </w:r>
      <w:r>
        <w:rPr>
          <w:rFonts w:asciiTheme="minorHAnsi" w:eastAsiaTheme="minorEastAsia" w:hAnsiTheme="minorHAnsi" w:cstheme="minorBidi"/>
          <w:spacing w:val="0"/>
          <w:sz w:val="22"/>
          <w:szCs w:val="22"/>
          <w:lang w:val="en-US" w:eastAsia="en-US"/>
        </w:rPr>
        <w:tab/>
      </w:r>
      <w:r>
        <w:t>Work Alert Definition</w:t>
      </w:r>
      <w:r>
        <w:tab/>
      </w:r>
      <w:r>
        <w:fldChar w:fldCharType="begin"/>
      </w:r>
      <w:r>
        <w:instrText xml:space="preserve"> PAGEREF _Toc507944835 \h </w:instrText>
      </w:r>
      <w:r>
        <w:fldChar w:fldCharType="separate"/>
      </w:r>
      <w:r>
        <w:t>37</w:t>
      </w:r>
      <w:r>
        <w:fldChar w:fldCharType="end"/>
      </w:r>
    </w:p>
    <w:p w14:paraId="4A1A577D" w14:textId="77777777" w:rsidR="002D68BE" w:rsidRDefault="002D68BE">
      <w:pPr>
        <w:pStyle w:val="TOC3"/>
        <w:rPr>
          <w:rFonts w:asciiTheme="minorHAnsi" w:eastAsiaTheme="minorEastAsia" w:hAnsiTheme="minorHAnsi" w:cstheme="minorBidi"/>
          <w:spacing w:val="0"/>
          <w:sz w:val="22"/>
          <w:szCs w:val="22"/>
          <w:lang w:val="en-US" w:eastAsia="en-US"/>
        </w:rPr>
      </w:pPr>
      <w:r>
        <w:t>6.2.34</w:t>
      </w:r>
      <w:r>
        <w:rPr>
          <w:rFonts w:asciiTheme="minorHAnsi" w:eastAsiaTheme="minorEastAsia" w:hAnsiTheme="minorHAnsi" w:cstheme="minorBidi"/>
          <w:spacing w:val="0"/>
          <w:sz w:val="22"/>
          <w:szCs w:val="22"/>
          <w:lang w:val="en-US" w:eastAsia="en-US"/>
        </w:rPr>
        <w:tab/>
      </w:r>
      <w:r>
        <w:t>Work Alert</w:t>
      </w:r>
      <w:r>
        <w:tab/>
      </w:r>
      <w:r>
        <w:fldChar w:fldCharType="begin"/>
      </w:r>
      <w:r>
        <w:instrText xml:space="preserve"> PAGEREF _Toc507944836 \h </w:instrText>
      </w:r>
      <w:r>
        <w:fldChar w:fldCharType="separate"/>
      </w:r>
      <w:r>
        <w:t>37</w:t>
      </w:r>
      <w:r>
        <w:fldChar w:fldCharType="end"/>
      </w:r>
    </w:p>
    <w:p w14:paraId="6F9B3F15" w14:textId="77777777" w:rsidR="002D68BE" w:rsidRDefault="002D68BE">
      <w:pPr>
        <w:pStyle w:val="TOC3"/>
        <w:rPr>
          <w:rFonts w:asciiTheme="minorHAnsi" w:eastAsiaTheme="minorEastAsia" w:hAnsiTheme="minorHAnsi" w:cstheme="minorBidi"/>
          <w:spacing w:val="0"/>
          <w:sz w:val="22"/>
          <w:szCs w:val="22"/>
          <w:lang w:val="en-US" w:eastAsia="en-US"/>
        </w:rPr>
      </w:pPr>
      <w:r>
        <w:t>6.2.35</w:t>
      </w:r>
      <w:r>
        <w:rPr>
          <w:rFonts w:asciiTheme="minorHAnsi" w:eastAsiaTheme="minorEastAsia" w:hAnsiTheme="minorHAnsi" w:cstheme="minorBidi"/>
          <w:spacing w:val="0"/>
          <w:sz w:val="22"/>
          <w:szCs w:val="22"/>
          <w:lang w:val="en-US" w:eastAsia="en-US"/>
        </w:rPr>
        <w:tab/>
      </w:r>
      <w:r>
        <w:t>Work Calendar Definition</w:t>
      </w:r>
      <w:r>
        <w:tab/>
      </w:r>
      <w:r>
        <w:fldChar w:fldCharType="begin"/>
      </w:r>
      <w:r>
        <w:instrText xml:space="preserve"> PAGEREF _Toc507944837 \h </w:instrText>
      </w:r>
      <w:r>
        <w:fldChar w:fldCharType="separate"/>
      </w:r>
      <w:r>
        <w:t>37</w:t>
      </w:r>
      <w:r>
        <w:fldChar w:fldCharType="end"/>
      </w:r>
    </w:p>
    <w:p w14:paraId="31CFFF51" w14:textId="77777777" w:rsidR="002D68BE" w:rsidRDefault="002D68BE">
      <w:pPr>
        <w:pStyle w:val="TOC3"/>
        <w:rPr>
          <w:rFonts w:asciiTheme="minorHAnsi" w:eastAsiaTheme="minorEastAsia" w:hAnsiTheme="minorHAnsi" w:cstheme="minorBidi"/>
          <w:spacing w:val="0"/>
          <w:sz w:val="22"/>
          <w:szCs w:val="22"/>
          <w:lang w:val="en-US" w:eastAsia="en-US"/>
        </w:rPr>
      </w:pPr>
      <w:r>
        <w:t>6.2.36</w:t>
      </w:r>
      <w:r>
        <w:rPr>
          <w:rFonts w:asciiTheme="minorHAnsi" w:eastAsiaTheme="minorEastAsia" w:hAnsiTheme="minorHAnsi" w:cstheme="minorBidi"/>
          <w:spacing w:val="0"/>
          <w:sz w:val="22"/>
          <w:szCs w:val="22"/>
          <w:lang w:val="en-US" w:eastAsia="en-US"/>
        </w:rPr>
        <w:tab/>
      </w:r>
      <w:r>
        <w:t>Work Calendar</w:t>
      </w:r>
      <w:r>
        <w:tab/>
      </w:r>
      <w:r>
        <w:fldChar w:fldCharType="begin"/>
      </w:r>
      <w:r>
        <w:instrText xml:space="preserve"> PAGEREF _Toc507944838 \h </w:instrText>
      </w:r>
      <w:r>
        <w:fldChar w:fldCharType="separate"/>
      </w:r>
      <w:r>
        <w:t>38</w:t>
      </w:r>
      <w:r>
        <w:fldChar w:fldCharType="end"/>
      </w:r>
    </w:p>
    <w:p w14:paraId="1382957A" w14:textId="77777777" w:rsidR="002D68BE" w:rsidRDefault="002D68BE">
      <w:pPr>
        <w:pStyle w:val="TOC3"/>
        <w:rPr>
          <w:rFonts w:asciiTheme="minorHAnsi" w:eastAsiaTheme="minorEastAsia" w:hAnsiTheme="minorHAnsi" w:cstheme="minorBidi"/>
          <w:spacing w:val="0"/>
          <w:sz w:val="22"/>
          <w:szCs w:val="22"/>
          <w:lang w:val="en-US" w:eastAsia="en-US"/>
        </w:rPr>
      </w:pPr>
      <w:r>
        <w:t>6.2.37</w:t>
      </w:r>
      <w:r>
        <w:rPr>
          <w:rFonts w:asciiTheme="minorHAnsi" w:eastAsiaTheme="minorEastAsia" w:hAnsiTheme="minorHAnsi" w:cstheme="minorBidi"/>
          <w:spacing w:val="0"/>
          <w:sz w:val="22"/>
          <w:szCs w:val="22"/>
          <w:lang w:val="en-US" w:eastAsia="en-US"/>
        </w:rPr>
        <w:tab/>
      </w:r>
      <w:r>
        <w:t>Work Capability</w:t>
      </w:r>
      <w:r>
        <w:tab/>
      </w:r>
      <w:r>
        <w:fldChar w:fldCharType="begin"/>
      </w:r>
      <w:r>
        <w:instrText xml:space="preserve"> PAGEREF _Toc507944839 \h </w:instrText>
      </w:r>
      <w:r>
        <w:fldChar w:fldCharType="separate"/>
      </w:r>
      <w:r>
        <w:t>38</w:t>
      </w:r>
      <w:r>
        <w:fldChar w:fldCharType="end"/>
      </w:r>
    </w:p>
    <w:p w14:paraId="13AD3500" w14:textId="77777777" w:rsidR="002D68BE" w:rsidRDefault="002D68BE">
      <w:pPr>
        <w:pStyle w:val="TOC3"/>
        <w:rPr>
          <w:rFonts w:asciiTheme="minorHAnsi" w:eastAsiaTheme="minorEastAsia" w:hAnsiTheme="minorHAnsi" w:cstheme="minorBidi"/>
          <w:spacing w:val="0"/>
          <w:sz w:val="22"/>
          <w:szCs w:val="22"/>
          <w:lang w:val="en-US" w:eastAsia="en-US"/>
        </w:rPr>
      </w:pPr>
      <w:r>
        <w:t>6.2.38</w:t>
      </w:r>
      <w:r>
        <w:rPr>
          <w:rFonts w:asciiTheme="minorHAnsi" w:eastAsiaTheme="minorEastAsia" w:hAnsiTheme="minorHAnsi" w:cstheme="minorBidi"/>
          <w:spacing w:val="0"/>
          <w:sz w:val="22"/>
          <w:szCs w:val="22"/>
          <w:lang w:val="en-US" w:eastAsia="en-US"/>
        </w:rPr>
        <w:tab/>
      </w:r>
      <w:r>
        <w:t>Work Directive</w:t>
      </w:r>
      <w:r>
        <w:tab/>
      </w:r>
      <w:r>
        <w:fldChar w:fldCharType="begin"/>
      </w:r>
      <w:r>
        <w:instrText xml:space="preserve"> PAGEREF _Toc507944840 \h </w:instrText>
      </w:r>
      <w:r>
        <w:fldChar w:fldCharType="separate"/>
      </w:r>
      <w:r>
        <w:t>38</w:t>
      </w:r>
      <w:r>
        <w:fldChar w:fldCharType="end"/>
      </w:r>
    </w:p>
    <w:p w14:paraId="76D70602" w14:textId="77777777" w:rsidR="002D68BE" w:rsidRDefault="002D68BE">
      <w:pPr>
        <w:pStyle w:val="TOC3"/>
        <w:rPr>
          <w:rFonts w:asciiTheme="minorHAnsi" w:eastAsiaTheme="minorEastAsia" w:hAnsiTheme="minorHAnsi" w:cstheme="minorBidi"/>
          <w:spacing w:val="0"/>
          <w:sz w:val="22"/>
          <w:szCs w:val="22"/>
          <w:lang w:val="en-US" w:eastAsia="en-US"/>
        </w:rPr>
      </w:pPr>
      <w:r>
        <w:t>6.2.39</w:t>
      </w:r>
      <w:r>
        <w:rPr>
          <w:rFonts w:asciiTheme="minorHAnsi" w:eastAsiaTheme="minorEastAsia" w:hAnsiTheme="minorHAnsi" w:cstheme="minorBidi"/>
          <w:spacing w:val="0"/>
          <w:sz w:val="22"/>
          <w:szCs w:val="22"/>
          <w:lang w:val="en-US" w:eastAsia="en-US"/>
        </w:rPr>
        <w:tab/>
      </w:r>
      <w:r>
        <w:t>Work Master</w:t>
      </w:r>
      <w:r>
        <w:tab/>
      </w:r>
      <w:r>
        <w:fldChar w:fldCharType="begin"/>
      </w:r>
      <w:r>
        <w:instrText xml:space="preserve"> PAGEREF _Toc507944841 \h </w:instrText>
      </w:r>
      <w:r>
        <w:fldChar w:fldCharType="separate"/>
      </w:r>
      <w:r>
        <w:t>38</w:t>
      </w:r>
      <w:r>
        <w:fldChar w:fldCharType="end"/>
      </w:r>
    </w:p>
    <w:p w14:paraId="320E5FBB" w14:textId="77777777" w:rsidR="002D68BE" w:rsidRDefault="002D68BE">
      <w:pPr>
        <w:pStyle w:val="TOC3"/>
        <w:rPr>
          <w:rFonts w:asciiTheme="minorHAnsi" w:eastAsiaTheme="minorEastAsia" w:hAnsiTheme="minorHAnsi" w:cstheme="minorBidi"/>
          <w:spacing w:val="0"/>
          <w:sz w:val="22"/>
          <w:szCs w:val="22"/>
          <w:lang w:val="en-US" w:eastAsia="en-US"/>
        </w:rPr>
      </w:pPr>
      <w:r>
        <w:t>6.2.40</w:t>
      </w:r>
      <w:r>
        <w:rPr>
          <w:rFonts w:asciiTheme="minorHAnsi" w:eastAsiaTheme="minorEastAsia" w:hAnsiTheme="minorHAnsi" w:cstheme="minorBidi"/>
          <w:spacing w:val="0"/>
          <w:sz w:val="22"/>
          <w:szCs w:val="22"/>
          <w:lang w:val="en-US" w:eastAsia="en-US"/>
        </w:rPr>
        <w:tab/>
      </w:r>
      <w:r>
        <w:t>Work Performance</w:t>
      </w:r>
      <w:r>
        <w:tab/>
      </w:r>
      <w:r>
        <w:fldChar w:fldCharType="begin"/>
      </w:r>
      <w:r>
        <w:instrText xml:space="preserve"> PAGEREF _Toc507944842 \h </w:instrText>
      </w:r>
      <w:r>
        <w:fldChar w:fldCharType="separate"/>
      </w:r>
      <w:r>
        <w:t>39</w:t>
      </w:r>
      <w:r>
        <w:fldChar w:fldCharType="end"/>
      </w:r>
    </w:p>
    <w:p w14:paraId="6C7B5D13" w14:textId="77777777" w:rsidR="002D68BE" w:rsidRDefault="002D68BE">
      <w:pPr>
        <w:pStyle w:val="TOC3"/>
        <w:rPr>
          <w:rFonts w:asciiTheme="minorHAnsi" w:eastAsiaTheme="minorEastAsia" w:hAnsiTheme="minorHAnsi" w:cstheme="minorBidi"/>
          <w:spacing w:val="0"/>
          <w:sz w:val="22"/>
          <w:szCs w:val="22"/>
          <w:lang w:val="en-US" w:eastAsia="en-US"/>
        </w:rPr>
      </w:pPr>
      <w:r>
        <w:t>6.2.41</w:t>
      </w:r>
      <w:r>
        <w:rPr>
          <w:rFonts w:asciiTheme="minorHAnsi" w:eastAsiaTheme="minorEastAsia" w:hAnsiTheme="minorHAnsi" w:cstheme="minorBidi"/>
          <w:spacing w:val="0"/>
          <w:sz w:val="22"/>
          <w:szCs w:val="22"/>
          <w:lang w:val="en-US" w:eastAsia="en-US"/>
        </w:rPr>
        <w:tab/>
      </w:r>
      <w:r>
        <w:t>Work Record</w:t>
      </w:r>
      <w:r>
        <w:tab/>
      </w:r>
      <w:r>
        <w:fldChar w:fldCharType="begin"/>
      </w:r>
      <w:r>
        <w:instrText xml:space="preserve"> PAGEREF _Toc507944843 \h </w:instrText>
      </w:r>
      <w:r>
        <w:fldChar w:fldCharType="separate"/>
      </w:r>
      <w:r>
        <w:t>39</w:t>
      </w:r>
      <w:r>
        <w:fldChar w:fldCharType="end"/>
      </w:r>
    </w:p>
    <w:p w14:paraId="53AEA16E" w14:textId="77777777" w:rsidR="002D68BE" w:rsidRDefault="002D68BE">
      <w:pPr>
        <w:pStyle w:val="TOC3"/>
        <w:rPr>
          <w:rFonts w:asciiTheme="minorHAnsi" w:eastAsiaTheme="minorEastAsia" w:hAnsiTheme="minorHAnsi" w:cstheme="minorBidi"/>
          <w:spacing w:val="0"/>
          <w:sz w:val="22"/>
          <w:szCs w:val="22"/>
          <w:lang w:val="en-US" w:eastAsia="en-US"/>
        </w:rPr>
      </w:pPr>
      <w:r>
        <w:t>6.2.42</w:t>
      </w:r>
      <w:r>
        <w:rPr>
          <w:rFonts w:asciiTheme="minorHAnsi" w:eastAsiaTheme="minorEastAsia" w:hAnsiTheme="minorHAnsi" w:cstheme="minorBidi"/>
          <w:spacing w:val="0"/>
          <w:sz w:val="22"/>
          <w:szCs w:val="22"/>
          <w:lang w:val="en-US" w:eastAsia="en-US"/>
        </w:rPr>
        <w:tab/>
      </w:r>
      <w:r>
        <w:t>Work Schedule</w:t>
      </w:r>
      <w:r>
        <w:tab/>
      </w:r>
      <w:r>
        <w:fldChar w:fldCharType="begin"/>
      </w:r>
      <w:r>
        <w:instrText xml:space="preserve"> PAGEREF _Toc507944844 \h </w:instrText>
      </w:r>
      <w:r>
        <w:fldChar w:fldCharType="separate"/>
      </w:r>
      <w:r>
        <w:t>39</w:t>
      </w:r>
      <w:r>
        <w:fldChar w:fldCharType="end"/>
      </w:r>
    </w:p>
    <w:p w14:paraId="6D73D8CB" w14:textId="77777777" w:rsidR="002D68BE" w:rsidRDefault="002D68BE">
      <w:pPr>
        <w:pStyle w:val="TOC3"/>
        <w:rPr>
          <w:rFonts w:asciiTheme="minorHAnsi" w:eastAsiaTheme="minorEastAsia" w:hAnsiTheme="minorHAnsi" w:cstheme="minorBidi"/>
          <w:spacing w:val="0"/>
          <w:sz w:val="22"/>
          <w:szCs w:val="22"/>
          <w:lang w:val="en-US" w:eastAsia="en-US"/>
        </w:rPr>
      </w:pPr>
      <w:r>
        <w:t>6.2.43</w:t>
      </w:r>
      <w:r>
        <w:rPr>
          <w:rFonts w:asciiTheme="minorHAnsi" w:eastAsiaTheme="minorEastAsia" w:hAnsiTheme="minorHAnsi" w:cstheme="minorBidi"/>
          <w:spacing w:val="0"/>
          <w:sz w:val="22"/>
          <w:szCs w:val="22"/>
          <w:lang w:val="en-US" w:eastAsia="en-US"/>
        </w:rPr>
        <w:tab/>
      </w:r>
      <w:r>
        <w:t>Workflow Specification</w:t>
      </w:r>
      <w:r>
        <w:tab/>
      </w:r>
      <w:r>
        <w:fldChar w:fldCharType="begin"/>
      </w:r>
      <w:r>
        <w:instrText xml:space="preserve"> PAGEREF _Toc507944845 \h </w:instrText>
      </w:r>
      <w:r>
        <w:fldChar w:fldCharType="separate"/>
      </w:r>
      <w:r>
        <w:t>39</w:t>
      </w:r>
      <w:r>
        <w:fldChar w:fldCharType="end"/>
      </w:r>
    </w:p>
    <w:p w14:paraId="1050C9CD" w14:textId="77777777" w:rsidR="002D68BE" w:rsidRDefault="002D68BE">
      <w:pPr>
        <w:pStyle w:val="TOC3"/>
        <w:rPr>
          <w:rFonts w:asciiTheme="minorHAnsi" w:eastAsiaTheme="minorEastAsia" w:hAnsiTheme="minorHAnsi" w:cstheme="minorBidi"/>
          <w:spacing w:val="0"/>
          <w:sz w:val="22"/>
          <w:szCs w:val="22"/>
          <w:lang w:val="en-US" w:eastAsia="en-US"/>
        </w:rPr>
      </w:pPr>
      <w:r>
        <w:t>6.2.44</w:t>
      </w:r>
      <w:r>
        <w:rPr>
          <w:rFonts w:asciiTheme="minorHAnsi" w:eastAsiaTheme="minorEastAsia" w:hAnsiTheme="minorHAnsi" w:cstheme="minorBidi"/>
          <w:spacing w:val="0"/>
          <w:sz w:val="22"/>
          <w:szCs w:val="22"/>
          <w:lang w:val="en-US" w:eastAsia="en-US"/>
        </w:rPr>
        <w:tab/>
      </w:r>
      <w:r>
        <w:t>Workflow Specification Type</w:t>
      </w:r>
      <w:r>
        <w:tab/>
      </w:r>
      <w:r>
        <w:fldChar w:fldCharType="begin"/>
      </w:r>
      <w:r>
        <w:instrText xml:space="preserve"> PAGEREF _Toc507944846 \h </w:instrText>
      </w:r>
      <w:r>
        <w:fldChar w:fldCharType="separate"/>
      </w:r>
      <w:r>
        <w:t>40</w:t>
      </w:r>
      <w:r>
        <w:fldChar w:fldCharType="end"/>
      </w:r>
    </w:p>
    <w:p w14:paraId="065A803D" w14:textId="77777777" w:rsidR="002D68BE" w:rsidRDefault="002D68BE">
      <w:pPr>
        <w:pStyle w:val="TOC2"/>
        <w:rPr>
          <w:rFonts w:asciiTheme="minorHAnsi" w:eastAsiaTheme="minorEastAsia" w:hAnsiTheme="minorHAnsi" w:cstheme="minorBidi"/>
          <w:spacing w:val="0"/>
          <w:sz w:val="22"/>
          <w:szCs w:val="22"/>
          <w:lang w:val="en-US" w:eastAsia="en-US"/>
        </w:rPr>
      </w:pPr>
      <w:r>
        <w:t>6.3</w:t>
      </w:r>
      <w:r>
        <w:rPr>
          <w:rFonts w:asciiTheme="minorHAnsi" w:eastAsiaTheme="minorEastAsia" w:hAnsiTheme="minorHAnsi" w:cstheme="minorBidi"/>
          <w:spacing w:val="0"/>
          <w:sz w:val="22"/>
          <w:szCs w:val="22"/>
          <w:lang w:val="en-US" w:eastAsia="en-US"/>
        </w:rPr>
        <w:tab/>
      </w:r>
      <w:r>
        <w:t>Hierarchy Scope Model</w:t>
      </w:r>
      <w:r>
        <w:tab/>
      </w:r>
      <w:r>
        <w:fldChar w:fldCharType="begin"/>
      </w:r>
      <w:r>
        <w:instrText xml:space="preserve"> PAGEREF _Toc507944847 \h </w:instrText>
      </w:r>
      <w:r>
        <w:fldChar w:fldCharType="separate"/>
      </w:r>
      <w:r>
        <w:t>40</w:t>
      </w:r>
      <w:r>
        <w:fldChar w:fldCharType="end"/>
      </w:r>
    </w:p>
    <w:p w14:paraId="58F65191" w14:textId="77777777" w:rsidR="002D68BE" w:rsidRDefault="002D68BE">
      <w:pPr>
        <w:pStyle w:val="TOC3"/>
        <w:rPr>
          <w:rFonts w:asciiTheme="minorHAnsi" w:eastAsiaTheme="minorEastAsia" w:hAnsiTheme="minorHAnsi" w:cstheme="minorBidi"/>
          <w:spacing w:val="0"/>
          <w:sz w:val="22"/>
          <w:szCs w:val="22"/>
          <w:lang w:val="en-US" w:eastAsia="en-US"/>
        </w:rPr>
      </w:pPr>
      <w:r>
        <w:t>6.3.1</w:t>
      </w:r>
      <w:r>
        <w:rPr>
          <w:rFonts w:asciiTheme="minorHAnsi" w:eastAsiaTheme="minorEastAsia" w:hAnsiTheme="minorHAnsi" w:cstheme="minorBidi"/>
          <w:spacing w:val="0"/>
          <w:sz w:val="22"/>
          <w:szCs w:val="22"/>
          <w:lang w:val="en-US" w:eastAsia="en-US"/>
        </w:rPr>
        <w:tab/>
      </w:r>
      <w:r>
        <w:t>Hierarchy scope model elements</w:t>
      </w:r>
      <w:r>
        <w:tab/>
      </w:r>
      <w:r>
        <w:fldChar w:fldCharType="begin"/>
      </w:r>
      <w:r>
        <w:instrText xml:space="preserve"> PAGEREF _Toc507944848 \h </w:instrText>
      </w:r>
      <w:r>
        <w:fldChar w:fldCharType="separate"/>
      </w:r>
      <w:r>
        <w:t>40</w:t>
      </w:r>
      <w:r>
        <w:fldChar w:fldCharType="end"/>
      </w:r>
    </w:p>
    <w:p w14:paraId="7CA4045C" w14:textId="77777777" w:rsidR="002D68BE" w:rsidRDefault="002D68BE">
      <w:pPr>
        <w:pStyle w:val="TOC3"/>
        <w:rPr>
          <w:rFonts w:asciiTheme="minorHAnsi" w:eastAsiaTheme="minorEastAsia" w:hAnsiTheme="minorHAnsi" w:cstheme="minorBidi"/>
          <w:spacing w:val="0"/>
          <w:sz w:val="22"/>
          <w:szCs w:val="22"/>
          <w:lang w:val="en-US" w:eastAsia="en-US"/>
        </w:rPr>
      </w:pPr>
      <w:r>
        <w:t>6.3.2</w:t>
      </w:r>
      <w:r>
        <w:rPr>
          <w:rFonts w:asciiTheme="minorHAnsi" w:eastAsiaTheme="minorEastAsia" w:hAnsiTheme="minorHAnsi" w:cstheme="minorBidi"/>
          <w:spacing w:val="0"/>
          <w:sz w:val="22"/>
          <w:szCs w:val="22"/>
          <w:lang w:val="en-US" w:eastAsia="en-US"/>
        </w:rPr>
        <w:tab/>
      </w:r>
      <w:r>
        <w:t>Hierarchy scope verbs</w:t>
      </w:r>
      <w:r>
        <w:tab/>
      </w:r>
      <w:r>
        <w:fldChar w:fldCharType="begin"/>
      </w:r>
      <w:r>
        <w:instrText xml:space="preserve"> PAGEREF _Toc507944849 \h </w:instrText>
      </w:r>
      <w:r>
        <w:fldChar w:fldCharType="separate"/>
      </w:r>
      <w:r>
        <w:t>40</w:t>
      </w:r>
      <w:r>
        <w:fldChar w:fldCharType="end"/>
      </w:r>
    </w:p>
    <w:p w14:paraId="3B4831B6" w14:textId="77777777" w:rsidR="002D68BE" w:rsidRDefault="002D68BE">
      <w:pPr>
        <w:pStyle w:val="TOC3"/>
        <w:rPr>
          <w:rFonts w:asciiTheme="minorHAnsi" w:eastAsiaTheme="minorEastAsia" w:hAnsiTheme="minorHAnsi" w:cstheme="minorBidi"/>
          <w:spacing w:val="0"/>
          <w:sz w:val="22"/>
          <w:szCs w:val="22"/>
          <w:lang w:val="en-US" w:eastAsia="en-US"/>
        </w:rPr>
      </w:pPr>
      <w:r>
        <w:t>6.3.3</w:t>
      </w:r>
      <w:r>
        <w:rPr>
          <w:rFonts w:asciiTheme="minorHAnsi" w:eastAsiaTheme="minorEastAsia" w:hAnsiTheme="minorHAnsi" w:cstheme="minorBidi"/>
          <w:spacing w:val="0"/>
          <w:sz w:val="22"/>
          <w:szCs w:val="22"/>
          <w:lang w:val="en-US" w:eastAsia="en-US"/>
        </w:rPr>
        <w:tab/>
      </w:r>
      <w:r>
        <w:t>Hierarchy scope verb actions</w:t>
      </w:r>
      <w:r>
        <w:tab/>
      </w:r>
      <w:r>
        <w:fldChar w:fldCharType="begin"/>
      </w:r>
      <w:r>
        <w:instrText xml:space="preserve"> PAGEREF _Toc507944850 \h </w:instrText>
      </w:r>
      <w:r>
        <w:fldChar w:fldCharType="separate"/>
      </w:r>
      <w:r>
        <w:t>40</w:t>
      </w:r>
      <w:r>
        <w:fldChar w:fldCharType="end"/>
      </w:r>
    </w:p>
    <w:p w14:paraId="5BA7E95C" w14:textId="77777777" w:rsidR="002D68BE" w:rsidRDefault="002D68BE">
      <w:pPr>
        <w:pStyle w:val="TOC2"/>
        <w:rPr>
          <w:rFonts w:asciiTheme="minorHAnsi" w:eastAsiaTheme="minorEastAsia" w:hAnsiTheme="minorHAnsi" w:cstheme="minorBidi"/>
          <w:spacing w:val="0"/>
          <w:sz w:val="22"/>
          <w:szCs w:val="22"/>
          <w:lang w:val="en-US" w:eastAsia="en-US"/>
        </w:rPr>
      </w:pPr>
      <w:r>
        <w:t>6.4</w:t>
      </w:r>
      <w:r>
        <w:rPr>
          <w:rFonts w:asciiTheme="minorHAnsi" w:eastAsiaTheme="minorEastAsia" w:hAnsiTheme="minorHAnsi" w:cstheme="minorBidi"/>
          <w:spacing w:val="0"/>
          <w:sz w:val="22"/>
          <w:szCs w:val="22"/>
          <w:lang w:val="en-US" w:eastAsia="en-US"/>
        </w:rPr>
        <w:tab/>
      </w:r>
      <w:r>
        <w:t>Personnel model</w:t>
      </w:r>
      <w:r>
        <w:tab/>
      </w:r>
      <w:r>
        <w:fldChar w:fldCharType="begin"/>
      </w:r>
      <w:r>
        <w:instrText xml:space="preserve"> PAGEREF _Toc507944851 \h </w:instrText>
      </w:r>
      <w:r>
        <w:fldChar w:fldCharType="separate"/>
      </w:r>
      <w:r>
        <w:t>41</w:t>
      </w:r>
      <w:r>
        <w:fldChar w:fldCharType="end"/>
      </w:r>
    </w:p>
    <w:p w14:paraId="53B04AE2" w14:textId="77777777" w:rsidR="002D68BE" w:rsidRDefault="002D68BE">
      <w:pPr>
        <w:pStyle w:val="TOC3"/>
        <w:rPr>
          <w:rFonts w:asciiTheme="minorHAnsi" w:eastAsiaTheme="minorEastAsia" w:hAnsiTheme="minorHAnsi" w:cstheme="minorBidi"/>
          <w:spacing w:val="0"/>
          <w:sz w:val="22"/>
          <w:szCs w:val="22"/>
          <w:lang w:val="en-US" w:eastAsia="en-US"/>
        </w:rPr>
      </w:pPr>
      <w:r>
        <w:t>6.4.1</w:t>
      </w:r>
      <w:r>
        <w:rPr>
          <w:rFonts w:asciiTheme="minorHAnsi" w:eastAsiaTheme="minorEastAsia" w:hAnsiTheme="minorHAnsi" w:cstheme="minorBidi"/>
          <w:spacing w:val="0"/>
          <w:sz w:val="22"/>
          <w:szCs w:val="22"/>
          <w:lang w:val="en-US" w:eastAsia="en-US"/>
        </w:rPr>
        <w:tab/>
      </w:r>
      <w:r>
        <w:t>Personnel model elements</w:t>
      </w:r>
      <w:r>
        <w:tab/>
      </w:r>
      <w:r>
        <w:fldChar w:fldCharType="begin"/>
      </w:r>
      <w:r>
        <w:instrText xml:space="preserve"> PAGEREF _Toc507944852 \h </w:instrText>
      </w:r>
      <w:r>
        <w:fldChar w:fldCharType="separate"/>
      </w:r>
      <w:r>
        <w:t>41</w:t>
      </w:r>
      <w:r>
        <w:fldChar w:fldCharType="end"/>
      </w:r>
    </w:p>
    <w:p w14:paraId="2D359F7D" w14:textId="77777777" w:rsidR="002D68BE" w:rsidRDefault="002D68BE">
      <w:pPr>
        <w:pStyle w:val="TOC3"/>
        <w:rPr>
          <w:rFonts w:asciiTheme="minorHAnsi" w:eastAsiaTheme="minorEastAsia" w:hAnsiTheme="minorHAnsi" w:cstheme="minorBidi"/>
          <w:spacing w:val="0"/>
          <w:sz w:val="22"/>
          <w:szCs w:val="22"/>
          <w:lang w:val="en-US" w:eastAsia="en-US"/>
        </w:rPr>
      </w:pPr>
      <w:r>
        <w:t>6.4.2</w:t>
      </w:r>
      <w:r>
        <w:rPr>
          <w:rFonts w:asciiTheme="minorHAnsi" w:eastAsiaTheme="minorEastAsia" w:hAnsiTheme="minorHAnsi" w:cstheme="minorBidi"/>
          <w:spacing w:val="0"/>
          <w:sz w:val="22"/>
          <w:szCs w:val="22"/>
          <w:lang w:val="en-US" w:eastAsia="en-US"/>
        </w:rPr>
        <w:tab/>
      </w:r>
      <w:r>
        <w:t>Personnel class verbs</w:t>
      </w:r>
      <w:r>
        <w:tab/>
      </w:r>
      <w:r>
        <w:fldChar w:fldCharType="begin"/>
      </w:r>
      <w:r>
        <w:instrText xml:space="preserve"> PAGEREF _Toc507944853 \h </w:instrText>
      </w:r>
      <w:r>
        <w:fldChar w:fldCharType="separate"/>
      </w:r>
      <w:r>
        <w:t>42</w:t>
      </w:r>
      <w:r>
        <w:fldChar w:fldCharType="end"/>
      </w:r>
    </w:p>
    <w:p w14:paraId="7D343AA6" w14:textId="77777777" w:rsidR="002D68BE" w:rsidRDefault="002D68BE">
      <w:pPr>
        <w:pStyle w:val="TOC3"/>
        <w:rPr>
          <w:rFonts w:asciiTheme="minorHAnsi" w:eastAsiaTheme="minorEastAsia" w:hAnsiTheme="minorHAnsi" w:cstheme="minorBidi"/>
          <w:spacing w:val="0"/>
          <w:sz w:val="22"/>
          <w:szCs w:val="22"/>
          <w:lang w:val="en-US" w:eastAsia="en-US"/>
        </w:rPr>
      </w:pPr>
      <w:r>
        <w:t>6.4.3</w:t>
      </w:r>
      <w:r>
        <w:rPr>
          <w:rFonts w:asciiTheme="minorHAnsi" w:eastAsiaTheme="minorEastAsia" w:hAnsiTheme="minorHAnsi" w:cstheme="minorBidi"/>
          <w:spacing w:val="0"/>
          <w:sz w:val="22"/>
          <w:szCs w:val="22"/>
          <w:lang w:val="en-US" w:eastAsia="en-US"/>
        </w:rPr>
        <w:tab/>
      </w:r>
      <w:r>
        <w:t>Personnel class verb actions</w:t>
      </w:r>
      <w:r>
        <w:tab/>
      </w:r>
      <w:r>
        <w:fldChar w:fldCharType="begin"/>
      </w:r>
      <w:r>
        <w:instrText xml:space="preserve"> PAGEREF _Toc507944854 \h </w:instrText>
      </w:r>
      <w:r>
        <w:fldChar w:fldCharType="separate"/>
      </w:r>
      <w:r>
        <w:t>42</w:t>
      </w:r>
      <w:r>
        <w:fldChar w:fldCharType="end"/>
      </w:r>
    </w:p>
    <w:p w14:paraId="57BAF401" w14:textId="77777777" w:rsidR="002D68BE" w:rsidRDefault="002D68BE">
      <w:pPr>
        <w:pStyle w:val="TOC3"/>
        <w:rPr>
          <w:rFonts w:asciiTheme="minorHAnsi" w:eastAsiaTheme="minorEastAsia" w:hAnsiTheme="minorHAnsi" w:cstheme="minorBidi"/>
          <w:spacing w:val="0"/>
          <w:sz w:val="22"/>
          <w:szCs w:val="22"/>
          <w:lang w:val="en-US" w:eastAsia="en-US"/>
        </w:rPr>
      </w:pPr>
      <w:r>
        <w:t>6.4.4</w:t>
      </w:r>
      <w:r>
        <w:rPr>
          <w:rFonts w:asciiTheme="minorHAnsi" w:eastAsiaTheme="minorEastAsia" w:hAnsiTheme="minorHAnsi" w:cstheme="minorBidi"/>
          <w:spacing w:val="0"/>
          <w:sz w:val="22"/>
          <w:szCs w:val="22"/>
          <w:lang w:val="en-US" w:eastAsia="en-US"/>
        </w:rPr>
        <w:tab/>
      </w:r>
      <w:r>
        <w:t>Person verbs</w:t>
      </w:r>
      <w:r>
        <w:tab/>
      </w:r>
      <w:r>
        <w:fldChar w:fldCharType="begin"/>
      </w:r>
      <w:r>
        <w:instrText xml:space="preserve"> PAGEREF _Toc507944855 \h </w:instrText>
      </w:r>
      <w:r>
        <w:fldChar w:fldCharType="separate"/>
      </w:r>
      <w:r>
        <w:t>44</w:t>
      </w:r>
      <w:r>
        <w:fldChar w:fldCharType="end"/>
      </w:r>
    </w:p>
    <w:p w14:paraId="3A2FB463" w14:textId="77777777" w:rsidR="002D68BE" w:rsidRDefault="002D68BE">
      <w:pPr>
        <w:pStyle w:val="TOC3"/>
        <w:rPr>
          <w:rFonts w:asciiTheme="minorHAnsi" w:eastAsiaTheme="minorEastAsia" w:hAnsiTheme="minorHAnsi" w:cstheme="minorBidi"/>
          <w:spacing w:val="0"/>
          <w:sz w:val="22"/>
          <w:szCs w:val="22"/>
          <w:lang w:val="en-US" w:eastAsia="en-US"/>
        </w:rPr>
      </w:pPr>
      <w:r>
        <w:t>6.4.5</w:t>
      </w:r>
      <w:r>
        <w:rPr>
          <w:rFonts w:asciiTheme="minorHAnsi" w:eastAsiaTheme="minorEastAsia" w:hAnsiTheme="minorHAnsi" w:cstheme="minorBidi"/>
          <w:spacing w:val="0"/>
          <w:sz w:val="22"/>
          <w:szCs w:val="22"/>
          <w:lang w:val="en-US" w:eastAsia="en-US"/>
        </w:rPr>
        <w:tab/>
      </w:r>
      <w:r>
        <w:t>Person verb actions</w:t>
      </w:r>
      <w:r>
        <w:tab/>
      </w:r>
      <w:r>
        <w:fldChar w:fldCharType="begin"/>
      </w:r>
      <w:r>
        <w:instrText xml:space="preserve"> PAGEREF _Toc507944856 \h </w:instrText>
      </w:r>
      <w:r>
        <w:fldChar w:fldCharType="separate"/>
      </w:r>
      <w:r>
        <w:t>44</w:t>
      </w:r>
      <w:r>
        <w:fldChar w:fldCharType="end"/>
      </w:r>
    </w:p>
    <w:p w14:paraId="532814A1" w14:textId="77777777" w:rsidR="002D68BE" w:rsidRDefault="002D68BE">
      <w:pPr>
        <w:pStyle w:val="TOC3"/>
        <w:rPr>
          <w:rFonts w:asciiTheme="minorHAnsi" w:eastAsiaTheme="minorEastAsia" w:hAnsiTheme="minorHAnsi" w:cstheme="minorBidi"/>
          <w:spacing w:val="0"/>
          <w:sz w:val="22"/>
          <w:szCs w:val="22"/>
          <w:lang w:val="en-US" w:eastAsia="en-US"/>
        </w:rPr>
      </w:pPr>
      <w:r>
        <w:t>6.4.6</w:t>
      </w:r>
      <w:r>
        <w:rPr>
          <w:rFonts w:asciiTheme="minorHAnsi" w:eastAsiaTheme="minorEastAsia" w:hAnsiTheme="minorHAnsi" w:cstheme="minorBidi"/>
          <w:spacing w:val="0"/>
          <w:sz w:val="22"/>
          <w:szCs w:val="22"/>
          <w:lang w:val="en-US" w:eastAsia="en-US"/>
        </w:rPr>
        <w:tab/>
      </w:r>
      <w:r>
        <w:t>Qualification test specification verbs</w:t>
      </w:r>
      <w:r>
        <w:tab/>
      </w:r>
      <w:r>
        <w:fldChar w:fldCharType="begin"/>
      </w:r>
      <w:r>
        <w:instrText xml:space="preserve"> PAGEREF _Toc507944857 \h </w:instrText>
      </w:r>
      <w:r>
        <w:fldChar w:fldCharType="separate"/>
      </w:r>
      <w:r>
        <w:t>46</w:t>
      </w:r>
      <w:r>
        <w:fldChar w:fldCharType="end"/>
      </w:r>
    </w:p>
    <w:p w14:paraId="43AC3616" w14:textId="77777777" w:rsidR="002D68BE" w:rsidRDefault="002D68BE">
      <w:pPr>
        <w:pStyle w:val="TOC3"/>
        <w:rPr>
          <w:rFonts w:asciiTheme="minorHAnsi" w:eastAsiaTheme="minorEastAsia" w:hAnsiTheme="minorHAnsi" w:cstheme="minorBidi"/>
          <w:spacing w:val="0"/>
          <w:sz w:val="22"/>
          <w:szCs w:val="22"/>
          <w:lang w:val="en-US" w:eastAsia="en-US"/>
        </w:rPr>
      </w:pPr>
      <w:r>
        <w:t>6.4.7</w:t>
      </w:r>
      <w:r>
        <w:rPr>
          <w:rFonts w:asciiTheme="minorHAnsi" w:eastAsiaTheme="minorEastAsia" w:hAnsiTheme="minorHAnsi" w:cstheme="minorBidi"/>
          <w:spacing w:val="0"/>
          <w:sz w:val="22"/>
          <w:szCs w:val="22"/>
          <w:lang w:val="en-US" w:eastAsia="en-US"/>
        </w:rPr>
        <w:tab/>
      </w:r>
      <w:r>
        <w:t>Qualification test specification verb actions</w:t>
      </w:r>
      <w:r>
        <w:tab/>
      </w:r>
      <w:r>
        <w:fldChar w:fldCharType="begin"/>
      </w:r>
      <w:r>
        <w:instrText xml:space="preserve"> PAGEREF _Toc507944858 \h </w:instrText>
      </w:r>
      <w:r>
        <w:fldChar w:fldCharType="separate"/>
      </w:r>
      <w:r>
        <w:t>46</w:t>
      </w:r>
      <w:r>
        <w:fldChar w:fldCharType="end"/>
      </w:r>
    </w:p>
    <w:p w14:paraId="40A3BC6A" w14:textId="77777777" w:rsidR="002D68BE" w:rsidRDefault="002D68BE">
      <w:pPr>
        <w:pStyle w:val="TOC2"/>
        <w:rPr>
          <w:rFonts w:asciiTheme="minorHAnsi" w:eastAsiaTheme="minorEastAsia" w:hAnsiTheme="minorHAnsi" w:cstheme="minorBidi"/>
          <w:spacing w:val="0"/>
          <w:sz w:val="22"/>
          <w:szCs w:val="22"/>
          <w:lang w:val="en-US" w:eastAsia="en-US"/>
        </w:rPr>
      </w:pPr>
      <w:r>
        <w:t>6.5</w:t>
      </w:r>
      <w:r>
        <w:rPr>
          <w:rFonts w:asciiTheme="minorHAnsi" w:eastAsiaTheme="minorEastAsia" w:hAnsiTheme="minorHAnsi" w:cstheme="minorBidi"/>
          <w:spacing w:val="0"/>
          <w:sz w:val="22"/>
          <w:szCs w:val="22"/>
          <w:lang w:val="en-US" w:eastAsia="en-US"/>
        </w:rPr>
        <w:tab/>
      </w:r>
      <w:r>
        <w:t>Role based equipment model</w:t>
      </w:r>
      <w:r>
        <w:tab/>
      </w:r>
      <w:r>
        <w:fldChar w:fldCharType="begin"/>
      </w:r>
      <w:r>
        <w:instrText xml:space="preserve"> PAGEREF _Toc507944859 \h </w:instrText>
      </w:r>
      <w:r>
        <w:fldChar w:fldCharType="separate"/>
      </w:r>
      <w:r>
        <w:t>47</w:t>
      </w:r>
      <w:r>
        <w:fldChar w:fldCharType="end"/>
      </w:r>
    </w:p>
    <w:p w14:paraId="648000DA" w14:textId="77777777" w:rsidR="002D68BE" w:rsidRDefault="002D68BE">
      <w:pPr>
        <w:pStyle w:val="TOC3"/>
        <w:rPr>
          <w:rFonts w:asciiTheme="minorHAnsi" w:eastAsiaTheme="minorEastAsia" w:hAnsiTheme="minorHAnsi" w:cstheme="minorBidi"/>
          <w:spacing w:val="0"/>
          <w:sz w:val="22"/>
          <w:szCs w:val="22"/>
          <w:lang w:val="en-US" w:eastAsia="en-US"/>
        </w:rPr>
      </w:pPr>
      <w:r>
        <w:t>6.5.1</w:t>
      </w:r>
      <w:r>
        <w:rPr>
          <w:rFonts w:asciiTheme="minorHAnsi" w:eastAsiaTheme="minorEastAsia" w:hAnsiTheme="minorHAnsi" w:cstheme="minorBidi"/>
          <w:spacing w:val="0"/>
          <w:sz w:val="22"/>
          <w:szCs w:val="22"/>
          <w:lang w:val="en-US" w:eastAsia="en-US"/>
        </w:rPr>
        <w:tab/>
      </w:r>
      <w:r>
        <w:t>Role based equipment model elements</w:t>
      </w:r>
      <w:r>
        <w:tab/>
      </w:r>
      <w:r>
        <w:fldChar w:fldCharType="begin"/>
      </w:r>
      <w:r>
        <w:instrText xml:space="preserve"> PAGEREF _Toc507944860 \h </w:instrText>
      </w:r>
      <w:r>
        <w:fldChar w:fldCharType="separate"/>
      </w:r>
      <w:r>
        <w:t>47</w:t>
      </w:r>
      <w:r>
        <w:fldChar w:fldCharType="end"/>
      </w:r>
    </w:p>
    <w:p w14:paraId="1DAD9CF0" w14:textId="77777777" w:rsidR="002D68BE" w:rsidRDefault="002D68BE">
      <w:pPr>
        <w:pStyle w:val="TOC3"/>
        <w:rPr>
          <w:rFonts w:asciiTheme="minorHAnsi" w:eastAsiaTheme="minorEastAsia" w:hAnsiTheme="minorHAnsi" w:cstheme="minorBidi"/>
          <w:spacing w:val="0"/>
          <w:sz w:val="22"/>
          <w:szCs w:val="22"/>
          <w:lang w:val="en-US" w:eastAsia="en-US"/>
        </w:rPr>
      </w:pPr>
      <w:r>
        <w:t>6.5.2</w:t>
      </w:r>
      <w:r>
        <w:rPr>
          <w:rFonts w:asciiTheme="minorHAnsi" w:eastAsiaTheme="minorEastAsia" w:hAnsiTheme="minorHAnsi" w:cstheme="minorBidi"/>
          <w:spacing w:val="0"/>
          <w:sz w:val="22"/>
          <w:szCs w:val="22"/>
          <w:lang w:val="en-US" w:eastAsia="en-US"/>
        </w:rPr>
        <w:tab/>
      </w:r>
      <w:r>
        <w:t>Equipment class verbs</w:t>
      </w:r>
      <w:r>
        <w:tab/>
      </w:r>
      <w:r>
        <w:fldChar w:fldCharType="begin"/>
      </w:r>
      <w:r>
        <w:instrText xml:space="preserve"> PAGEREF _Toc507944861 \h </w:instrText>
      </w:r>
      <w:r>
        <w:fldChar w:fldCharType="separate"/>
      </w:r>
      <w:r>
        <w:t>48</w:t>
      </w:r>
      <w:r>
        <w:fldChar w:fldCharType="end"/>
      </w:r>
    </w:p>
    <w:p w14:paraId="286A72B0" w14:textId="77777777" w:rsidR="002D68BE" w:rsidRDefault="002D68BE">
      <w:pPr>
        <w:pStyle w:val="TOC3"/>
        <w:rPr>
          <w:rFonts w:asciiTheme="minorHAnsi" w:eastAsiaTheme="minorEastAsia" w:hAnsiTheme="minorHAnsi" w:cstheme="minorBidi"/>
          <w:spacing w:val="0"/>
          <w:sz w:val="22"/>
          <w:szCs w:val="22"/>
          <w:lang w:val="en-US" w:eastAsia="en-US"/>
        </w:rPr>
      </w:pPr>
      <w:r>
        <w:lastRenderedPageBreak/>
        <w:t>6.5.3</w:t>
      </w:r>
      <w:r>
        <w:rPr>
          <w:rFonts w:asciiTheme="minorHAnsi" w:eastAsiaTheme="minorEastAsia" w:hAnsiTheme="minorHAnsi" w:cstheme="minorBidi"/>
          <w:spacing w:val="0"/>
          <w:sz w:val="22"/>
          <w:szCs w:val="22"/>
          <w:lang w:val="en-US" w:eastAsia="en-US"/>
        </w:rPr>
        <w:tab/>
      </w:r>
      <w:r>
        <w:t>Equipment class verb actions</w:t>
      </w:r>
      <w:r>
        <w:tab/>
      </w:r>
      <w:r>
        <w:fldChar w:fldCharType="begin"/>
      </w:r>
      <w:r>
        <w:instrText xml:space="preserve"> PAGEREF _Toc507944862 \h </w:instrText>
      </w:r>
      <w:r>
        <w:fldChar w:fldCharType="separate"/>
      </w:r>
      <w:r>
        <w:t>48</w:t>
      </w:r>
      <w:r>
        <w:fldChar w:fldCharType="end"/>
      </w:r>
    </w:p>
    <w:p w14:paraId="16BE9911" w14:textId="77777777" w:rsidR="002D68BE" w:rsidRDefault="002D68BE">
      <w:pPr>
        <w:pStyle w:val="TOC3"/>
        <w:rPr>
          <w:rFonts w:asciiTheme="minorHAnsi" w:eastAsiaTheme="minorEastAsia" w:hAnsiTheme="minorHAnsi" w:cstheme="minorBidi"/>
          <w:spacing w:val="0"/>
          <w:sz w:val="22"/>
          <w:szCs w:val="22"/>
          <w:lang w:val="en-US" w:eastAsia="en-US"/>
        </w:rPr>
      </w:pPr>
      <w:r>
        <w:t>6.5.4</w:t>
      </w:r>
      <w:r>
        <w:rPr>
          <w:rFonts w:asciiTheme="minorHAnsi" w:eastAsiaTheme="minorEastAsia" w:hAnsiTheme="minorHAnsi" w:cstheme="minorBidi"/>
          <w:spacing w:val="0"/>
          <w:sz w:val="22"/>
          <w:szCs w:val="22"/>
          <w:lang w:val="en-US" w:eastAsia="en-US"/>
        </w:rPr>
        <w:tab/>
      </w:r>
      <w:r>
        <w:t>Equipment verbs</w:t>
      </w:r>
      <w:r>
        <w:tab/>
      </w:r>
      <w:r>
        <w:fldChar w:fldCharType="begin"/>
      </w:r>
      <w:r>
        <w:instrText xml:space="preserve"> PAGEREF _Toc507944863 \h </w:instrText>
      </w:r>
      <w:r>
        <w:fldChar w:fldCharType="separate"/>
      </w:r>
      <w:r>
        <w:t>50</w:t>
      </w:r>
      <w:r>
        <w:fldChar w:fldCharType="end"/>
      </w:r>
    </w:p>
    <w:p w14:paraId="2902CD76" w14:textId="77777777" w:rsidR="002D68BE" w:rsidRDefault="002D68BE">
      <w:pPr>
        <w:pStyle w:val="TOC3"/>
        <w:rPr>
          <w:rFonts w:asciiTheme="minorHAnsi" w:eastAsiaTheme="minorEastAsia" w:hAnsiTheme="minorHAnsi" w:cstheme="minorBidi"/>
          <w:spacing w:val="0"/>
          <w:sz w:val="22"/>
          <w:szCs w:val="22"/>
          <w:lang w:val="en-US" w:eastAsia="en-US"/>
        </w:rPr>
      </w:pPr>
      <w:r>
        <w:t>6.5.5</w:t>
      </w:r>
      <w:r>
        <w:rPr>
          <w:rFonts w:asciiTheme="minorHAnsi" w:eastAsiaTheme="minorEastAsia" w:hAnsiTheme="minorHAnsi" w:cstheme="minorBidi"/>
          <w:spacing w:val="0"/>
          <w:sz w:val="22"/>
          <w:szCs w:val="22"/>
          <w:lang w:val="en-US" w:eastAsia="en-US"/>
        </w:rPr>
        <w:tab/>
      </w:r>
      <w:r>
        <w:t>Equipment verb actions</w:t>
      </w:r>
      <w:r>
        <w:tab/>
      </w:r>
      <w:r>
        <w:fldChar w:fldCharType="begin"/>
      </w:r>
      <w:r>
        <w:instrText xml:space="preserve"> PAGEREF _Toc507944864 \h </w:instrText>
      </w:r>
      <w:r>
        <w:fldChar w:fldCharType="separate"/>
      </w:r>
      <w:r>
        <w:t>50</w:t>
      </w:r>
      <w:r>
        <w:fldChar w:fldCharType="end"/>
      </w:r>
    </w:p>
    <w:p w14:paraId="6B90E8C1" w14:textId="77777777" w:rsidR="002D68BE" w:rsidRDefault="002D68BE">
      <w:pPr>
        <w:pStyle w:val="TOC3"/>
        <w:rPr>
          <w:rFonts w:asciiTheme="minorHAnsi" w:eastAsiaTheme="minorEastAsia" w:hAnsiTheme="minorHAnsi" w:cstheme="minorBidi"/>
          <w:spacing w:val="0"/>
          <w:sz w:val="22"/>
          <w:szCs w:val="22"/>
          <w:lang w:val="en-US" w:eastAsia="en-US"/>
        </w:rPr>
      </w:pPr>
      <w:r>
        <w:t>6.5.6</w:t>
      </w:r>
      <w:r>
        <w:rPr>
          <w:rFonts w:asciiTheme="minorHAnsi" w:eastAsiaTheme="minorEastAsia" w:hAnsiTheme="minorHAnsi" w:cstheme="minorBidi"/>
          <w:spacing w:val="0"/>
          <w:sz w:val="22"/>
          <w:szCs w:val="22"/>
          <w:lang w:val="en-US" w:eastAsia="en-US"/>
        </w:rPr>
        <w:tab/>
      </w:r>
      <w:r>
        <w:t>Equipment capability test specification verbs</w:t>
      </w:r>
      <w:r>
        <w:tab/>
      </w:r>
      <w:r>
        <w:fldChar w:fldCharType="begin"/>
      </w:r>
      <w:r>
        <w:instrText xml:space="preserve"> PAGEREF _Toc507944865 \h </w:instrText>
      </w:r>
      <w:r>
        <w:fldChar w:fldCharType="separate"/>
      </w:r>
      <w:r>
        <w:t>52</w:t>
      </w:r>
      <w:r>
        <w:fldChar w:fldCharType="end"/>
      </w:r>
    </w:p>
    <w:p w14:paraId="313E197E" w14:textId="77777777" w:rsidR="002D68BE" w:rsidRDefault="002D68BE">
      <w:pPr>
        <w:pStyle w:val="TOC3"/>
        <w:rPr>
          <w:rFonts w:asciiTheme="minorHAnsi" w:eastAsiaTheme="minorEastAsia" w:hAnsiTheme="minorHAnsi" w:cstheme="minorBidi"/>
          <w:spacing w:val="0"/>
          <w:sz w:val="22"/>
          <w:szCs w:val="22"/>
          <w:lang w:val="en-US" w:eastAsia="en-US"/>
        </w:rPr>
      </w:pPr>
      <w:r>
        <w:t>6.5.7</w:t>
      </w:r>
      <w:r>
        <w:rPr>
          <w:rFonts w:asciiTheme="minorHAnsi" w:eastAsiaTheme="minorEastAsia" w:hAnsiTheme="minorHAnsi" w:cstheme="minorBidi"/>
          <w:spacing w:val="0"/>
          <w:sz w:val="22"/>
          <w:szCs w:val="22"/>
          <w:lang w:val="en-US" w:eastAsia="en-US"/>
        </w:rPr>
        <w:tab/>
      </w:r>
      <w:r>
        <w:t>Equipment capability test specification test verb actions</w:t>
      </w:r>
      <w:r>
        <w:tab/>
      </w:r>
      <w:r>
        <w:fldChar w:fldCharType="begin"/>
      </w:r>
      <w:r>
        <w:instrText xml:space="preserve"> PAGEREF _Toc507944866 \h </w:instrText>
      </w:r>
      <w:r>
        <w:fldChar w:fldCharType="separate"/>
      </w:r>
      <w:r>
        <w:t>52</w:t>
      </w:r>
      <w:r>
        <w:fldChar w:fldCharType="end"/>
      </w:r>
    </w:p>
    <w:p w14:paraId="3664C779" w14:textId="77777777" w:rsidR="002D68BE" w:rsidRDefault="002D68BE">
      <w:pPr>
        <w:pStyle w:val="TOC2"/>
        <w:rPr>
          <w:rFonts w:asciiTheme="minorHAnsi" w:eastAsiaTheme="minorEastAsia" w:hAnsiTheme="minorHAnsi" w:cstheme="minorBidi"/>
          <w:spacing w:val="0"/>
          <w:sz w:val="22"/>
          <w:szCs w:val="22"/>
          <w:lang w:val="en-US" w:eastAsia="en-US"/>
        </w:rPr>
      </w:pPr>
      <w:r>
        <w:t>6.6</w:t>
      </w:r>
      <w:r>
        <w:rPr>
          <w:rFonts w:asciiTheme="minorHAnsi" w:eastAsiaTheme="minorEastAsia" w:hAnsiTheme="minorHAnsi" w:cstheme="minorBidi"/>
          <w:spacing w:val="0"/>
          <w:sz w:val="22"/>
          <w:szCs w:val="22"/>
          <w:lang w:val="en-US" w:eastAsia="en-US"/>
        </w:rPr>
        <w:tab/>
      </w:r>
      <w:r>
        <w:t>Physical asset model</w:t>
      </w:r>
      <w:r>
        <w:tab/>
      </w:r>
      <w:r>
        <w:fldChar w:fldCharType="begin"/>
      </w:r>
      <w:r>
        <w:instrText xml:space="preserve"> PAGEREF _Toc507944867 \h </w:instrText>
      </w:r>
      <w:r>
        <w:fldChar w:fldCharType="separate"/>
      </w:r>
      <w:r>
        <w:t>53</w:t>
      </w:r>
      <w:r>
        <w:fldChar w:fldCharType="end"/>
      </w:r>
    </w:p>
    <w:p w14:paraId="5345387C" w14:textId="77777777" w:rsidR="002D68BE" w:rsidRDefault="002D68BE">
      <w:pPr>
        <w:pStyle w:val="TOC3"/>
        <w:rPr>
          <w:rFonts w:asciiTheme="minorHAnsi" w:eastAsiaTheme="minorEastAsia" w:hAnsiTheme="minorHAnsi" w:cstheme="minorBidi"/>
          <w:spacing w:val="0"/>
          <w:sz w:val="22"/>
          <w:szCs w:val="22"/>
          <w:lang w:val="en-US" w:eastAsia="en-US"/>
        </w:rPr>
      </w:pPr>
      <w:r>
        <w:t>6.6.1</w:t>
      </w:r>
      <w:r>
        <w:rPr>
          <w:rFonts w:asciiTheme="minorHAnsi" w:eastAsiaTheme="minorEastAsia" w:hAnsiTheme="minorHAnsi" w:cstheme="minorBidi"/>
          <w:spacing w:val="0"/>
          <w:sz w:val="22"/>
          <w:szCs w:val="22"/>
          <w:lang w:val="en-US" w:eastAsia="en-US"/>
        </w:rPr>
        <w:tab/>
      </w:r>
      <w:r>
        <w:t>Physical asset model elements</w:t>
      </w:r>
      <w:r>
        <w:tab/>
      </w:r>
      <w:r>
        <w:fldChar w:fldCharType="begin"/>
      </w:r>
      <w:r>
        <w:instrText xml:space="preserve"> PAGEREF _Toc507944868 \h </w:instrText>
      </w:r>
      <w:r>
        <w:fldChar w:fldCharType="separate"/>
      </w:r>
      <w:r>
        <w:t>53</w:t>
      </w:r>
      <w:r>
        <w:fldChar w:fldCharType="end"/>
      </w:r>
    </w:p>
    <w:p w14:paraId="2194CA7C" w14:textId="77777777" w:rsidR="002D68BE" w:rsidRDefault="002D68BE">
      <w:pPr>
        <w:pStyle w:val="TOC3"/>
        <w:rPr>
          <w:rFonts w:asciiTheme="minorHAnsi" w:eastAsiaTheme="minorEastAsia" w:hAnsiTheme="minorHAnsi" w:cstheme="minorBidi"/>
          <w:spacing w:val="0"/>
          <w:sz w:val="22"/>
          <w:szCs w:val="22"/>
          <w:lang w:val="en-US" w:eastAsia="en-US"/>
        </w:rPr>
      </w:pPr>
      <w:r>
        <w:t>6.6.2</w:t>
      </w:r>
      <w:r>
        <w:rPr>
          <w:rFonts w:asciiTheme="minorHAnsi" w:eastAsiaTheme="minorEastAsia" w:hAnsiTheme="minorHAnsi" w:cstheme="minorBidi"/>
          <w:spacing w:val="0"/>
          <w:sz w:val="22"/>
          <w:szCs w:val="22"/>
          <w:lang w:val="en-US" w:eastAsia="en-US"/>
        </w:rPr>
        <w:tab/>
      </w:r>
      <w:r>
        <w:t>Physical asset class verbs</w:t>
      </w:r>
      <w:r>
        <w:tab/>
      </w:r>
      <w:r>
        <w:fldChar w:fldCharType="begin"/>
      </w:r>
      <w:r>
        <w:instrText xml:space="preserve"> PAGEREF _Toc507944869 \h </w:instrText>
      </w:r>
      <w:r>
        <w:fldChar w:fldCharType="separate"/>
      </w:r>
      <w:r>
        <w:t>54</w:t>
      </w:r>
      <w:r>
        <w:fldChar w:fldCharType="end"/>
      </w:r>
    </w:p>
    <w:p w14:paraId="6428BDED" w14:textId="77777777" w:rsidR="002D68BE" w:rsidRDefault="002D68BE">
      <w:pPr>
        <w:pStyle w:val="TOC3"/>
        <w:rPr>
          <w:rFonts w:asciiTheme="minorHAnsi" w:eastAsiaTheme="minorEastAsia" w:hAnsiTheme="minorHAnsi" w:cstheme="minorBidi"/>
          <w:spacing w:val="0"/>
          <w:sz w:val="22"/>
          <w:szCs w:val="22"/>
          <w:lang w:val="en-US" w:eastAsia="en-US"/>
        </w:rPr>
      </w:pPr>
      <w:r>
        <w:t>6.6.3</w:t>
      </w:r>
      <w:r>
        <w:rPr>
          <w:rFonts w:asciiTheme="minorHAnsi" w:eastAsiaTheme="minorEastAsia" w:hAnsiTheme="minorHAnsi" w:cstheme="minorBidi"/>
          <w:spacing w:val="0"/>
          <w:sz w:val="22"/>
          <w:szCs w:val="22"/>
          <w:lang w:val="en-US" w:eastAsia="en-US"/>
        </w:rPr>
        <w:tab/>
      </w:r>
      <w:r>
        <w:t>Physical asset class verb actions</w:t>
      </w:r>
      <w:r>
        <w:tab/>
      </w:r>
      <w:r>
        <w:fldChar w:fldCharType="begin"/>
      </w:r>
      <w:r>
        <w:instrText xml:space="preserve"> PAGEREF _Toc507944870 \h </w:instrText>
      </w:r>
      <w:r>
        <w:fldChar w:fldCharType="separate"/>
      </w:r>
      <w:r>
        <w:t>54</w:t>
      </w:r>
      <w:r>
        <w:fldChar w:fldCharType="end"/>
      </w:r>
    </w:p>
    <w:p w14:paraId="0A0B26DC" w14:textId="77777777" w:rsidR="002D68BE" w:rsidRDefault="002D68BE">
      <w:pPr>
        <w:pStyle w:val="TOC3"/>
        <w:rPr>
          <w:rFonts w:asciiTheme="minorHAnsi" w:eastAsiaTheme="minorEastAsia" w:hAnsiTheme="minorHAnsi" w:cstheme="minorBidi"/>
          <w:spacing w:val="0"/>
          <w:sz w:val="22"/>
          <w:szCs w:val="22"/>
          <w:lang w:val="en-US" w:eastAsia="en-US"/>
        </w:rPr>
      </w:pPr>
      <w:r>
        <w:t>6.6.4</w:t>
      </w:r>
      <w:r>
        <w:rPr>
          <w:rFonts w:asciiTheme="minorHAnsi" w:eastAsiaTheme="minorEastAsia" w:hAnsiTheme="minorHAnsi" w:cstheme="minorBidi"/>
          <w:spacing w:val="0"/>
          <w:sz w:val="22"/>
          <w:szCs w:val="22"/>
          <w:lang w:val="en-US" w:eastAsia="en-US"/>
        </w:rPr>
        <w:tab/>
      </w:r>
      <w:r>
        <w:t>Physical asset verbs</w:t>
      </w:r>
      <w:r>
        <w:tab/>
      </w:r>
      <w:r>
        <w:fldChar w:fldCharType="begin"/>
      </w:r>
      <w:r>
        <w:instrText xml:space="preserve"> PAGEREF _Toc507944871 \h </w:instrText>
      </w:r>
      <w:r>
        <w:fldChar w:fldCharType="separate"/>
      </w:r>
      <w:r>
        <w:t>56</w:t>
      </w:r>
      <w:r>
        <w:fldChar w:fldCharType="end"/>
      </w:r>
    </w:p>
    <w:p w14:paraId="68DE7FC4" w14:textId="77777777" w:rsidR="002D68BE" w:rsidRDefault="002D68BE">
      <w:pPr>
        <w:pStyle w:val="TOC3"/>
        <w:rPr>
          <w:rFonts w:asciiTheme="minorHAnsi" w:eastAsiaTheme="minorEastAsia" w:hAnsiTheme="minorHAnsi" w:cstheme="minorBidi"/>
          <w:spacing w:val="0"/>
          <w:sz w:val="22"/>
          <w:szCs w:val="22"/>
          <w:lang w:val="en-US" w:eastAsia="en-US"/>
        </w:rPr>
      </w:pPr>
      <w:r>
        <w:t>6.6.5</w:t>
      </w:r>
      <w:r>
        <w:rPr>
          <w:rFonts w:asciiTheme="minorHAnsi" w:eastAsiaTheme="minorEastAsia" w:hAnsiTheme="minorHAnsi" w:cstheme="minorBidi"/>
          <w:spacing w:val="0"/>
          <w:sz w:val="22"/>
          <w:szCs w:val="22"/>
          <w:lang w:val="en-US" w:eastAsia="en-US"/>
        </w:rPr>
        <w:tab/>
      </w:r>
      <w:r>
        <w:t>Physical asset verb actions</w:t>
      </w:r>
      <w:r>
        <w:tab/>
      </w:r>
      <w:r>
        <w:fldChar w:fldCharType="begin"/>
      </w:r>
      <w:r>
        <w:instrText xml:space="preserve"> PAGEREF _Toc507944872 \h </w:instrText>
      </w:r>
      <w:r>
        <w:fldChar w:fldCharType="separate"/>
      </w:r>
      <w:r>
        <w:t>56</w:t>
      </w:r>
      <w:r>
        <w:fldChar w:fldCharType="end"/>
      </w:r>
    </w:p>
    <w:p w14:paraId="3AD864BC" w14:textId="77777777" w:rsidR="002D68BE" w:rsidRDefault="002D68BE">
      <w:pPr>
        <w:pStyle w:val="TOC3"/>
        <w:rPr>
          <w:rFonts w:asciiTheme="minorHAnsi" w:eastAsiaTheme="minorEastAsia" w:hAnsiTheme="minorHAnsi" w:cstheme="minorBidi"/>
          <w:spacing w:val="0"/>
          <w:sz w:val="22"/>
          <w:szCs w:val="22"/>
          <w:lang w:val="en-US" w:eastAsia="en-US"/>
        </w:rPr>
      </w:pPr>
      <w:r>
        <w:t>6.6.6</w:t>
      </w:r>
      <w:r>
        <w:rPr>
          <w:rFonts w:asciiTheme="minorHAnsi" w:eastAsiaTheme="minorEastAsia" w:hAnsiTheme="minorHAnsi" w:cstheme="minorBidi"/>
          <w:spacing w:val="0"/>
          <w:sz w:val="22"/>
          <w:szCs w:val="22"/>
          <w:lang w:val="en-US" w:eastAsia="en-US"/>
        </w:rPr>
        <w:tab/>
      </w:r>
      <w:r>
        <w:t>Physical asset capability test specification verbs</w:t>
      </w:r>
      <w:r>
        <w:tab/>
      </w:r>
      <w:r>
        <w:fldChar w:fldCharType="begin"/>
      </w:r>
      <w:r>
        <w:instrText xml:space="preserve"> PAGEREF _Toc507944873 \h </w:instrText>
      </w:r>
      <w:r>
        <w:fldChar w:fldCharType="separate"/>
      </w:r>
      <w:r>
        <w:t>58</w:t>
      </w:r>
      <w:r>
        <w:fldChar w:fldCharType="end"/>
      </w:r>
    </w:p>
    <w:p w14:paraId="1A9D54AB" w14:textId="77777777" w:rsidR="002D68BE" w:rsidRDefault="002D68BE">
      <w:pPr>
        <w:pStyle w:val="TOC3"/>
        <w:rPr>
          <w:rFonts w:asciiTheme="minorHAnsi" w:eastAsiaTheme="minorEastAsia" w:hAnsiTheme="minorHAnsi" w:cstheme="minorBidi"/>
          <w:spacing w:val="0"/>
          <w:sz w:val="22"/>
          <w:szCs w:val="22"/>
          <w:lang w:val="en-US" w:eastAsia="en-US"/>
        </w:rPr>
      </w:pPr>
      <w:r>
        <w:t>6.6.7</w:t>
      </w:r>
      <w:r>
        <w:rPr>
          <w:rFonts w:asciiTheme="minorHAnsi" w:eastAsiaTheme="minorEastAsia" w:hAnsiTheme="minorHAnsi" w:cstheme="minorBidi"/>
          <w:spacing w:val="0"/>
          <w:sz w:val="22"/>
          <w:szCs w:val="22"/>
          <w:lang w:val="en-US" w:eastAsia="en-US"/>
        </w:rPr>
        <w:tab/>
      </w:r>
      <w:r>
        <w:t>Physical asset capability test specification test verb actions</w:t>
      </w:r>
      <w:r>
        <w:tab/>
      </w:r>
      <w:r>
        <w:fldChar w:fldCharType="begin"/>
      </w:r>
      <w:r>
        <w:instrText xml:space="preserve"> PAGEREF _Toc507944874 \h </w:instrText>
      </w:r>
      <w:r>
        <w:fldChar w:fldCharType="separate"/>
      </w:r>
      <w:r>
        <w:t>58</w:t>
      </w:r>
      <w:r>
        <w:fldChar w:fldCharType="end"/>
      </w:r>
    </w:p>
    <w:p w14:paraId="20C5EBD4" w14:textId="77777777" w:rsidR="002D68BE" w:rsidRDefault="002D68BE">
      <w:pPr>
        <w:pStyle w:val="TOC2"/>
        <w:rPr>
          <w:rFonts w:asciiTheme="minorHAnsi" w:eastAsiaTheme="minorEastAsia" w:hAnsiTheme="minorHAnsi" w:cstheme="minorBidi"/>
          <w:spacing w:val="0"/>
          <w:sz w:val="22"/>
          <w:szCs w:val="22"/>
          <w:lang w:val="en-US" w:eastAsia="en-US"/>
        </w:rPr>
      </w:pPr>
      <w:r>
        <w:t>6.7</w:t>
      </w:r>
      <w:r>
        <w:rPr>
          <w:rFonts w:asciiTheme="minorHAnsi" w:eastAsiaTheme="minorEastAsia" w:hAnsiTheme="minorHAnsi" w:cstheme="minorBidi"/>
          <w:spacing w:val="0"/>
          <w:sz w:val="22"/>
          <w:szCs w:val="22"/>
          <w:lang w:val="en-US" w:eastAsia="en-US"/>
        </w:rPr>
        <w:tab/>
      </w:r>
      <w:r>
        <w:t>Material model</w:t>
      </w:r>
      <w:r>
        <w:tab/>
      </w:r>
      <w:r>
        <w:fldChar w:fldCharType="begin"/>
      </w:r>
      <w:r>
        <w:instrText xml:space="preserve"> PAGEREF _Toc507944875 \h </w:instrText>
      </w:r>
      <w:r>
        <w:fldChar w:fldCharType="separate"/>
      </w:r>
      <w:r>
        <w:t>59</w:t>
      </w:r>
      <w:r>
        <w:fldChar w:fldCharType="end"/>
      </w:r>
    </w:p>
    <w:p w14:paraId="63F4F756" w14:textId="77777777" w:rsidR="002D68BE" w:rsidRDefault="002D68BE">
      <w:pPr>
        <w:pStyle w:val="TOC3"/>
        <w:rPr>
          <w:rFonts w:asciiTheme="minorHAnsi" w:eastAsiaTheme="minorEastAsia" w:hAnsiTheme="minorHAnsi" w:cstheme="minorBidi"/>
          <w:spacing w:val="0"/>
          <w:sz w:val="22"/>
          <w:szCs w:val="22"/>
          <w:lang w:val="en-US" w:eastAsia="en-US"/>
        </w:rPr>
      </w:pPr>
      <w:r>
        <w:t>6.7.1</w:t>
      </w:r>
      <w:r>
        <w:rPr>
          <w:rFonts w:asciiTheme="minorHAnsi" w:eastAsiaTheme="minorEastAsia" w:hAnsiTheme="minorHAnsi" w:cstheme="minorBidi"/>
          <w:spacing w:val="0"/>
          <w:sz w:val="22"/>
          <w:szCs w:val="22"/>
          <w:lang w:val="en-US" w:eastAsia="en-US"/>
        </w:rPr>
        <w:tab/>
      </w:r>
      <w:r>
        <w:t>Material model elements</w:t>
      </w:r>
      <w:r>
        <w:tab/>
      </w:r>
      <w:r>
        <w:fldChar w:fldCharType="begin"/>
      </w:r>
      <w:r>
        <w:instrText xml:space="preserve"> PAGEREF _Toc507944876 \h </w:instrText>
      </w:r>
      <w:r>
        <w:fldChar w:fldCharType="separate"/>
      </w:r>
      <w:r>
        <w:t>59</w:t>
      </w:r>
      <w:r>
        <w:fldChar w:fldCharType="end"/>
      </w:r>
    </w:p>
    <w:p w14:paraId="47C1777B" w14:textId="77777777" w:rsidR="002D68BE" w:rsidRDefault="002D68BE">
      <w:pPr>
        <w:pStyle w:val="TOC3"/>
        <w:rPr>
          <w:rFonts w:asciiTheme="minorHAnsi" w:eastAsiaTheme="minorEastAsia" w:hAnsiTheme="minorHAnsi" w:cstheme="minorBidi"/>
          <w:spacing w:val="0"/>
          <w:sz w:val="22"/>
          <w:szCs w:val="22"/>
          <w:lang w:val="en-US" w:eastAsia="en-US"/>
        </w:rPr>
      </w:pPr>
      <w:r>
        <w:t>6.7.2</w:t>
      </w:r>
      <w:r>
        <w:rPr>
          <w:rFonts w:asciiTheme="minorHAnsi" w:eastAsiaTheme="minorEastAsia" w:hAnsiTheme="minorHAnsi" w:cstheme="minorBidi"/>
          <w:spacing w:val="0"/>
          <w:sz w:val="22"/>
          <w:szCs w:val="22"/>
          <w:lang w:val="en-US" w:eastAsia="en-US"/>
        </w:rPr>
        <w:tab/>
      </w:r>
      <w:r>
        <w:t>Material class verbs</w:t>
      </w:r>
      <w:r>
        <w:tab/>
      </w:r>
      <w:r>
        <w:fldChar w:fldCharType="begin"/>
      </w:r>
      <w:r>
        <w:instrText xml:space="preserve"> PAGEREF _Toc507944877 \h </w:instrText>
      </w:r>
      <w:r>
        <w:fldChar w:fldCharType="separate"/>
      </w:r>
      <w:r>
        <w:t>60</w:t>
      </w:r>
      <w:r>
        <w:fldChar w:fldCharType="end"/>
      </w:r>
    </w:p>
    <w:p w14:paraId="64119055" w14:textId="77777777" w:rsidR="002D68BE" w:rsidRDefault="002D68BE">
      <w:pPr>
        <w:pStyle w:val="TOC3"/>
        <w:rPr>
          <w:rFonts w:asciiTheme="minorHAnsi" w:eastAsiaTheme="minorEastAsia" w:hAnsiTheme="minorHAnsi" w:cstheme="minorBidi"/>
          <w:spacing w:val="0"/>
          <w:sz w:val="22"/>
          <w:szCs w:val="22"/>
          <w:lang w:val="en-US" w:eastAsia="en-US"/>
        </w:rPr>
      </w:pPr>
      <w:r>
        <w:t>6.7.3</w:t>
      </w:r>
      <w:r>
        <w:rPr>
          <w:rFonts w:asciiTheme="minorHAnsi" w:eastAsiaTheme="minorEastAsia" w:hAnsiTheme="minorHAnsi" w:cstheme="minorBidi"/>
          <w:spacing w:val="0"/>
          <w:sz w:val="22"/>
          <w:szCs w:val="22"/>
          <w:lang w:val="en-US" w:eastAsia="en-US"/>
        </w:rPr>
        <w:tab/>
      </w:r>
      <w:r>
        <w:t>Material class verb actions</w:t>
      </w:r>
      <w:r>
        <w:tab/>
      </w:r>
      <w:r>
        <w:fldChar w:fldCharType="begin"/>
      </w:r>
      <w:r>
        <w:instrText xml:space="preserve"> PAGEREF _Toc507944878 \h </w:instrText>
      </w:r>
      <w:r>
        <w:fldChar w:fldCharType="separate"/>
      </w:r>
      <w:r>
        <w:t>60</w:t>
      </w:r>
      <w:r>
        <w:fldChar w:fldCharType="end"/>
      </w:r>
    </w:p>
    <w:p w14:paraId="10DB073D" w14:textId="77777777" w:rsidR="002D68BE" w:rsidRDefault="002D68BE">
      <w:pPr>
        <w:pStyle w:val="TOC3"/>
        <w:rPr>
          <w:rFonts w:asciiTheme="minorHAnsi" w:eastAsiaTheme="minorEastAsia" w:hAnsiTheme="minorHAnsi" w:cstheme="minorBidi"/>
          <w:spacing w:val="0"/>
          <w:sz w:val="22"/>
          <w:szCs w:val="22"/>
          <w:lang w:val="en-US" w:eastAsia="en-US"/>
        </w:rPr>
      </w:pPr>
      <w:r>
        <w:t>6.7.4</w:t>
      </w:r>
      <w:r>
        <w:rPr>
          <w:rFonts w:asciiTheme="minorHAnsi" w:eastAsiaTheme="minorEastAsia" w:hAnsiTheme="minorHAnsi" w:cstheme="minorBidi"/>
          <w:spacing w:val="0"/>
          <w:sz w:val="22"/>
          <w:szCs w:val="22"/>
          <w:lang w:val="en-US" w:eastAsia="en-US"/>
        </w:rPr>
        <w:tab/>
      </w:r>
      <w:r>
        <w:t>Material definition verbs</w:t>
      </w:r>
      <w:r>
        <w:tab/>
      </w:r>
      <w:r>
        <w:fldChar w:fldCharType="begin"/>
      </w:r>
      <w:r>
        <w:instrText xml:space="preserve"> PAGEREF _Toc507944879 \h </w:instrText>
      </w:r>
      <w:r>
        <w:fldChar w:fldCharType="separate"/>
      </w:r>
      <w:r>
        <w:t>62</w:t>
      </w:r>
      <w:r>
        <w:fldChar w:fldCharType="end"/>
      </w:r>
    </w:p>
    <w:p w14:paraId="3DB17A63" w14:textId="77777777" w:rsidR="002D68BE" w:rsidRDefault="002D68BE">
      <w:pPr>
        <w:pStyle w:val="TOC3"/>
        <w:rPr>
          <w:rFonts w:asciiTheme="minorHAnsi" w:eastAsiaTheme="minorEastAsia" w:hAnsiTheme="minorHAnsi" w:cstheme="minorBidi"/>
          <w:spacing w:val="0"/>
          <w:sz w:val="22"/>
          <w:szCs w:val="22"/>
          <w:lang w:val="en-US" w:eastAsia="en-US"/>
        </w:rPr>
      </w:pPr>
      <w:r>
        <w:t>6.7.5</w:t>
      </w:r>
      <w:r>
        <w:rPr>
          <w:rFonts w:asciiTheme="minorHAnsi" w:eastAsiaTheme="minorEastAsia" w:hAnsiTheme="minorHAnsi" w:cstheme="minorBidi"/>
          <w:spacing w:val="0"/>
          <w:sz w:val="22"/>
          <w:szCs w:val="22"/>
          <w:lang w:val="en-US" w:eastAsia="en-US"/>
        </w:rPr>
        <w:tab/>
      </w:r>
      <w:r>
        <w:t>Material definition verb actions</w:t>
      </w:r>
      <w:r>
        <w:tab/>
      </w:r>
      <w:r>
        <w:fldChar w:fldCharType="begin"/>
      </w:r>
      <w:r>
        <w:instrText xml:space="preserve"> PAGEREF _Toc507944880 \h </w:instrText>
      </w:r>
      <w:r>
        <w:fldChar w:fldCharType="separate"/>
      </w:r>
      <w:r>
        <w:t>62</w:t>
      </w:r>
      <w:r>
        <w:fldChar w:fldCharType="end"/>
      </w:r>
    </w:p>
    <w:p w14:paraId="5CB10FE4" w14:textId="77777777" w:rsidR="002D68BE" w:rsidRDefault="002D68BE">
      <w:pPr>
        <w:pStyle w:val="TOC3"/>
        <w:rPr>
          <w:rFonts w:asciiTheme="minorHAnsi" w:eastAsiaTheme="minorEastAsia" w:hAnsiTheme="minorHAnsi" w:cstheme="minorBidi"/>
          <w:spacing w:val="0"/>
          <w:sz w:val="22"/>
          <w:szCs w:val="22"/>
          <w:lang w:val="en-US" w:eastAsia="en-US"/>
        </w:rPr>
      </w:pPr>
      <w:r>
        <w:t>6.7.6</w:t>
      </w:r>
      <w:r>
        <w:rPr>
          <w:rFonts w:asciiTheme="minorHAnsi" w:eastAsiaTheme="minorEastAsia" w:hAnsiTheme="minorHAnsi" w:cstheme="minorBidi"/>
          <w:spacing w:val="0"/>
          <w:sz w:val="22"/>
          <w:szCs w:val="22"/>
          <w:lang w:val="en-US" w:eastAsia="en-US"/>
        </w:rPr>
        <w:tab/>
      </w:r>
      <w:r>
        <w:t>Material lot verbs</w:t>
      </w:r>
      <w:r>
        <w:tab/>
      </w:r>
      <w:r>
        <w:fldChar w:fldCharType="begin"/>
      </w:r>
      <w:r>
        <w:instrText xml:space="preserve"> PAGEREF _Toc507944881 \h </w:instrText>
      </w:r>
      <w:r>
        <w:fldChar w:fldCharType="separate"/>
      </w:r>
      <w:r>
        <w:t>64</w:t>
      </w:r>
      <w:r>
        <w:fldChar w:fldCharType="end"/>
      </w:r>
    </w:p>
    <w:p w14:paraId="0FBB7533" w14:textId="77777777" w:rsidR="002D68BE" w:rsidRDefault="002D68BE">
      <w:pPr>
        <w:pStyle w:val="TOC3"/>
        <w:rPr>
          <w:rFonts w:asciiTheme="minorHAnsi" w:eastAsiaTheme="minorEastAsia" w:hAnsiTheme="minorHAnsi" w:cstheme="minorBidi"/>
          <w:spacing w:val="0"/>
          <w:sz w:val="22"/>
          <w:szCs w:val="22"/>
          <w:lang w:val="en-US" w:eastAsia="en-US"/>
        </w:rPr>
      </w:pPr>
      <w:r>
        <w:t>6.7.7</w:t>
      </w:r>
      <w:r>
        <w:rPr>
          <w:rFonts w:asciiTheme="minorHAnsi" w:eastAsiaTheme="minorEastAsia" w:hAnsiTheme="minorHAnsi" w:cstheme="minorBidi"/>
          <w:spacing w:val="0"/>
          <w:sz w:val="22"/>
          <w:szCs w:val="22"/>
          <w:lang w:val="en-US" w:eastAsia="en-US"/>
        </w:rPr>
        <w:tab/>
      </w:r>
      <w:r>
        <w:t>Material lot verb actions</w:t>
      </w:r>
      <w:r>
        <w:tab/>
      </w:r>
      <w:r>
        <w:fldChar w:fldCharType="begin"/>
      </w:r>
      <w:r>
        <w:instrText xml:space="preserve"> PAGEREF _Toc507944882 \h </w:instrText>
      </w:r>
      <w:r>
        <w:fldChar w:fldCharType="separate"/>
      </w:r>
      <w:r>
        <w:t>64</w:t>
      </w:r>
      <w:r>
        <w:fldChar w:fldCharType="end"/>
      </w:r>
    </w:p>
    <w:p w14:paraId="258BD110" w14:textId="77777777" w:rsidR="002D68BE" w:rsidRDefault="002D68BE">
      <w:pPr>
        <w:pStyle w:val="TOC3"/>
        <w:rPr>
          <w:rFonts w:asciiTheme="minorHAnsi" w:eastAsiaTheme="minorEastAsia" w:hAnsiTheme="minorHAnsi" w:cstheme="minorBidi"/>
          <w:spacing w:val="0"/>
          <w:sz w:val="22"/>
          <w:szCs w:val="22"/>
          <w:lang w:val="en-US" w:eastAsia="en-US"/>
        </w:rPr>
      </w:pPr>
      <w:r>
        <w:t>6.7.8</w:t>
      </w:r>
      <w:r>
        <w:rPr>
          <w:rFonts w:asciiTheme="minorHAnsi" w:eastAsiaTheme="minorEastAsia" w:hAnsiTheme="minorHAnsi" w:cstheme="minorBidi"/>
          <w:spacing w:val="0"/>
          <w:sz w:val="22"/>
          <w:szCs w:val="22"/>
          <w:lang w:val="en-US" w:eastAsia="en-US"/>
        </w:rPr>
        <w:tab/>
      </w:r>
      <w:r>
        <w:t>Material sublot verbs</w:t>
      </w:r>
      <w:r>
        <w:tab/>
      </w:r>
      <w:r>
        <w:fldChar w:fldCharType="begin"/>
      </w:r>
      <w:r>
        <w:instrText xml:space="preserve"> PAGEREF _Toc507944883 \h </w:instrText>
      </w:r>
      <w:r>
        <w:fldChar w:fldCharType="separate"/>
      </w:r>
      <w:r>
        <w:t>66</w:t>
      </w:r>
      <w:r>
        <w:fldChar w:fldCharType="end"/>
      </w:r>
    </w:p>
    <w:p w14:paraId="7FE01ABD" w14:textId="77777777" w:rsidR="002D68BE" w:rsidRDefault="002D68BE">
      <w:pPr>
        <w:pStyle w:val="TOC3"/>
        <w:rPr>
          <w:rFonts w:asciiTheme="minorHAnsi" w:eastAsiaTheme="minorEastAsia" w:hAnsiTheme="minorHAnsi" w:cstheme="minorBidi"/>
          <w:spacing w:val="0"/>
          <w:sz w:val="22"/>
          <w:szCs w:val="22"/>
          <w:lang w:val="en-US" w:eastAsia="en-US"/>
        </w:rPr>
      </w:pPr>
      <w:r>
        <w:t>6.7.9</w:t>
      </w:r>
      <w:r>
        <w:rPr>
          <w:rFonts w:asciiTheme="minorHAnsi" w:eastAsiaTheme="minorEastAsia" w:hAnsiTheme="minorHAnsi" w:cstheme="minorBidi"/>
          <w:spacing w:val="0"/>
          <w:sz w:val="22"/>
          <w:szCs w:val="22"/>
          <w:lang w:val="en-US" w:eastAsia="en-US"/>
        </w:rPr>
        <w:tab/>
      </w:r>
      <w:r>
        <w:t>Material sublot verb actions</w:t>
      </w:r>
      <w:r>
        <w:tab/>
      </w:r>
      <w:r>
        <w:fldChar w:fldCharType="begin"/>
      </w:r>
      <w:r>
        <w:instrText xml:space="preserve"> PAGEREF _Toc507944884 \h </w:instrText>
      </w:r>
      <w:r>
        <w:fldChar w:fldCharType="separate"/>
      </w:r>
      <w:r>
        <w:t>66</w:t>
      </w:r>
      <w:r>
        <w:fldChar w:fldCharType="end"/>
      </w:r>
    </w:p>
    <w:p w14:paraId="536ED33F" w14:textId="77777777" w:rsidR="002D68BE" w:rsidRDefault="002D68BE">
      <w:pPr>
        <w:pStyle w:val="TOC3"/>
        <w:rPr>
          <w:rFonts w:asciiTheme="minorHAnsi" w:eastAsiaTheme="minorEastAsia" w:hAnsiTheme="minorHAnsi" w:cstheme="minorBidi"/>
          <w:spacing w:val="0"/>
          <w:sz w:val="22"/>
          <w:szCs w:val="22"/>
          <w:lang w:val="en-US" w:eastAsia="en-US"/>
        </w:rPr>
      </w:pPr>
      <w:r>
        <w:t>6.7.10</w:t>
      </w:r>
      <w:r>
        <w:rPr>
          <w:rFonts w:asciiTheme="minorHAnsi" w:eastAsiaTheme="minorEastAsia" w:hAnsiTheme="minorHAnsi" w:cstheme="minorBidi"/>
          <w:spacing w:val="0"/>
          <w:sz w:val="22"/>
          <w:szCs w:val="22"/>
          <w:lang w:val="en-US" w:eastAsia="en-US"/>
        </w:rPr>
        <w:tab/>
      </w:r>
      <w:r>
        <w:t>Material test specification verbs</w:t>
      </w:r>
      <w:r>
        <w:tab/>
      </w:r>
      <w:r>
        <w:fldChar w:fldCharType="begin"/>
      </w:r>
      <w:r>
        <w:instrText xml:space="preserve"> PAGEREF _Toc507944885 \h </w:instrText>
      </w:r>
      <w:r>
        <w:fldChar w:fldCharType="separate"/>
      </w:r>
      <w:r>
        <w:t>68</w:t>
      </w:r>
      <w:r>
        <w:fldChar w:fldCharType="end"/>
      </w:r>
    </w:p>
    <w:p w14:paraId="5DAB0B33" w14:textId="77777777" w:rsidR="002D68BE" w:rsidRDefault="002D68BE">
      <w:pPr>
        <w:pStyle w:val="TOC3"/>
        <w:rPr>
          <w:rFonts w:asciiTheme="minorHAnsi" w:eastAsiaTheme="minorEastAsia" w:hAnsiTheme="minorHAnsi" w:cstheme="minorBidi"/>
          <w:spacing w:val="0"/>
          <w:sz w:val="22"/>
          <w:szCs w:val="22"/>
          <w:lang w:val="en-US" w:eastAsia="en-US"/>
        </w:rPr>
      </w:pPr>
      <w:r>
        <w:t>6.7.11</w:t>
      </w:r>
      <w:r>
        <w:rPr>
          <w:rFonts w:asciiTheme="minorHAnsi" w:eastAsiaTheme="minorEastAsia" w:hAnsiTheme="minorHAnsi" w:cstheme="minorBidi"/>
          <w:spacing w:val="0"/>
          <w:sz w:val="22"/>
          <w:szCs w:val="22"/>
          <w:lang w:val="en-US" w:eastAsia="en-US"/>
        </w:rPr>
        <w:tab/>
      </w:r>
      <w:r>
        <w:t>Material test specification verb actions</w:t>
      </w:r>
      <w:r>
        <w:tab/>
      </w:r>
      <w:r>
        <w:fldChar w:fldCharType="begin"/>
      </w:r>
      <w:r>
        <w:instrText xml:space="preserve"> PAGEREF _Toc507944886 \h </w:instrText>
      </w:r>
      <w:r>
        <w:fldChar w:fldCharType="separate"/>
      </w:r>
      <w:r>
        <w:t>69</w:t>
      </w:r>
      <w:r>
        <w:fldChar w:fldCharType="end"/>
      </w:r>
    </w:p>
    <w:p w14:paraId="05D99246" w14:textId="77777777" w:rsidR="002D68BE" w:rsidRDefault="002D68BE">
      <w:pPr>
        <w:pStyle w:val="TOC2"/>
        <w:rPr>
          <w:rFonts w:asciiTheme="minorHAnsi" w:eastAsiaTheme="minorEastAsia" w:hAnsiTheme="minorHAnsi" w:cstheme="minorBidi"/>
          <w:spacing w:val="0"/>
          <w:sz w:val="22"/>
          <w:szCs w:val="22"/>
          <w:lang w:val="en-US" w:eastAsia="en-US"/>
        </w:rPr>
      </w:pPr>
      <w:r>
        <w:t>6.8</w:t>
      </w:r>
      <w:r>
        <w:rPr>
          <w:rFonts w:asciiTheme="minorHAnsi" w:eastAsiaTheme="minorEastAsia" w:hAnsiTheme="minorHAnsi" w:cstheme="minorBidi"/>
          <w:spacing w:val="0"/>
          <w:sz w:val="22"/>
          <w:szCs w:val="22"/>
          <w:lang w:val="en-US" w:eastAsia="en-US"/>
        </w:rPr>
        <w:tab/>
      </w:r>
      <w:r>
        <w:t>Operational location model</w:t>
      </w:r>
      <w:r>
        <w:tab/>
      </w:r>
      <w:r>
        <w:fldChar w:fldCharType="begin"/>
      </w:r>
      <w:r>
        <w:instrText xml:space="preserve"> PAGEREF _Toc507944887 \h </w:instrText>
      </w:r>
      <w:r>
        <w:fldChar w:fldCharType="separate"/>
      </w:r>
      <w:r>
        <w:t>70</w:t>
      </w:r>
      <w:r>
        <w:fldChar w:fldCharType="end"/>
      </w:r>
    </w:p>
    <w:p w14:paraId="06CD4CBE" w14:textId="77777777" w:rsidR="002D68BE" w:rsidRDefault="002D68BE">
      <w:pPr>
        <w:pStyle w:val="TOC3"/>
        <w:rPr>
          <w:rFonts w:asciiTheme="minorHAnsi" w:eastAsiaTheme="minorEastAsia" w:hAnsiTheme="minorHAnsi" w:cstheme="minorBidi"/>
          <w:spacing w:val="0"/>
          <w:sz w:val="22"/>
          <w:szCs w:val="22"/>
          <w:lang w:val="en-US" w:eastAsia="en-US"/>
        </w:rPr>
      </w:pPr>
      <w:r>
        <w:t>6.8.1</w:t>
      </w:r>
      <w:r>
        <w:rPr>
          <w:rFonts w:asciiTheme="minorHAnsi" w:eastAsiaTheme="minorEastAsia" w:hAnsiTheme="minorHAnsi" w:cstheme="minorBidi"/>
          <w:spacing w:val="0"/>
          <w:sz w:val="22"/>
          <w:szCs w:val="22"/>
          <w:lang w:val="en-US" w:eastAsia="en-US"/>
        </w:rPr>
        <w:tab/>
      </w:r>
      <w:r>
        <w:t>Operational location model elements</w:t>
      </w:r>
      <w:r>
        <w:tab/>
      </w:r>
      <w:r>
        <w:fldChar w:fldCharType="begin"/>
      </w:r>
      <w:r>
        <w:instrText xml:space="preserve"> PAGEREF _Toc507944888 \h </w:instrText>
      </w:r>
      <w:r>
        <w:fldChar w:fldCharType="separate"/>
      </w:r>
      <w:r>
        <w:t>70</w:t>
      </w:r>
      <w:r>
        <w:fldChar w:fldCharType="end"/>
      </w:r>
    </w:p>
    <w:p w14:paraId="0D05C92D" w14:textId="77777777" w:rsidR="002D68BE" w:rsidRDefault="002D68BE">
      <w:pPr>
        <w:pStyle w:val="TOC3"/>
        <w:rPr>
          <w:rFonts w:asciiTheme="minorHAnsi" w:eastAsiaTheme="minorEastAsia" w:hAnsiTheme="minorHAnsi" w:cstheme="minorBidi"/>
          <w:spacing w:val="0"/>
          <w:sz w:val="22"/>
          <w:szCs w:val="22"/>
          <w:lang w:val="en-US" w:eastAsia="en-US"/>
        </w:rPr>
      </w:pPr>
      <w:r>
        <w:t>6.8.2</w:t>
      </w:r>
      <w:r>
        <w:rPr>
          <w:rFonts w:asciiTheme="minorHAnsi" w:eastAsiaTheme="minorEastAsia" w:hAnsiTheme="minorHAnsi" w:cstheme="minorBidi"/>
          <w:spacing w:val="0"/>
          <w:sz w:val="22"/>
          <w:szCs w:val="22"/>
          <w:lang w:val="en-US" w:eastAsia="en-US"/>
        </w:rPr>
        <w:tab/>
      </w:r>
      <w:r>
        <w:t>Operational location class verbs</w:t>
      </w:r>
      <w:r>
        <w:tab/>
      </w:r>
      <w:r>
        <w:fldChar w:fldCharType="begin"/>
      </w:r>
      <w:r>
        <w:instrText xml:space="preserve"> PAGEREF _Toc507944889 \h </w:instrText>
      </w:r>
      <w:r>
        <w:fldChar w:fldCharType="separate"/>
      </w:r>
      <w:r>
        <w:t>70</w:t>
      </w:r>
      <w:r>
        <w:fldChar w:fldCharType="end"/>
      </w:r>
    </w:p>
    <w:p w14:paraId="32038702" w14:textId="77777777" w:rsidR="002D68BE" w:rsidRDefault="002D68BE">
      <w:pPr>
        <w:pStyle w:val="TOC3"/>
        <w:rPr>
          <w:rFonts w:asciiTheme="minorHAnsi" w:eastAsiaTheme="minorEastAsia" w:hAnsiTheme="minorHAnsi" w:cstheme="minorBidi"/>
          <w:spacing w:val="0"/>
          <w:sz w:val="22"/>
          <w:szCs w:val="22"/>
          <w:lang w:val="en-US" w:eastAsia="en-US"/>
        </w:rPr>
      </w:pPr>
      <w:r>
        <w:t>6.8.3</w:t>
      </w:r>
      <w:r>
        <w:rPr>
          <w:rFonts w:asciiTheme="minorHAnsi" w:eastAsiaTheme="minorEastAsia" w:hAnsiTheme="minorHAnsi" w:cstheme="minorBidi"/>
          <w:spacing w:val="0"/>
          <w:sz w:val="22"/>
          <w:szCs w:val="22"/>
          <w:lang w:val="en-US" w:eastAsia="en-US"/>
        </w:rPr>
        <w:tab/>
      </w:r>
      <w:r>
        <w:t>Operational location class verb actions</w:t>
      </w:r>
      <w:r>
        <w:tab/>
      </w:r>
      <w:r>
        <w:fldChar w:fldCharType="begin"/>
      </w:r>
      <w:r>
        <w:instrText xml:space="preserve"> PAGEREF _Toc507944890 \h </w:instrText>
      </w:r>
      <w:r>
        <w:fldChar w:fldCharType="separate"/>
      </w:r>
      <w:r>
        <w:t>71</w:t>
      </w:r>
      <w:r>
        <w:fldChar w:fldCharType="end"/>
      </w:r>
    </w:p>
    <w:p w14:paraId="4C5F3264" w14:textId="77777777" w:rsidR="002D68BE" w:rsidRDefault="002D68BE">
      <w:pPr>
        <w:pStyle w:val="TOC3"/>
        <w:rPr>
          <w:rFonts w:asciiTheme="minorHAnsi" w:eastAsiaTheme="minorEastAsia" w:hAnsiTheme="minorHAnsi" w:cstheme="minorBidi"/>
          <w:spacing w:val="0"/>
          <w:sz w:val="22"/>
          <w:szCs w:val="22"/>
          <w:lang w:val="en-US" w:eastAsia="en-US"/>
        </w:rPr>
      </w:pPr>
      <w:r>
        <w:t>6.8.4</w:t>
      </w:r>
      <w:r>
        <w:rPr>
          <w:rFonts w:asciiTheme="minorHAnsi" w:eastAsiaTheme="minorEastAsia" w:hAnsiTheme="minorHAnsi" w:cstheme="minorBidi"/>
          <w:spacing w:val="0"/>
          <w:sz w:val="22"/>
          <w:szCs w:val="22"/>
          <w:lang w:val="en-US" w:eastAsia="en-US"/>
        </w:rPr>
        <w:tab/>
      </w:r>
      <w:r>
        <w:t>Operational location verbs</w:t>
      </w:r>
      <w:r>
        <w:tab/>
      </w:r>
      <w:r>
        <w:fldChar w:fldCharType="begin"/>
      </w:r>
      <w:r>
        <w:instrText xml:space="preserve"> PAGEREF _Toc507944891 \h </w:instrText>
      </w:r>
      <w:r>
        <w:fldChar w:fldCharType="separate"/>
      </w:r>
      <w:r>
        <w:t>72</w:t>
      </w:r>
      <w:r>
        <w:fldChar w:fldCharType="end"/>
      </w:r>
    </w:p>
    <w:p w14:paraId="7B1CF7EC" w14:textId="77777777" w:rsidR="002D68BE" w:rsidRDefault="002D68BE">
      <w:pPr>
        <w:pStyle w:val="TOC3"/>
        <w:rPr>
          <w:rFonts w:asciiTheme="minorHAnsi" w:eastAsiaTheme="minorEastAsia" w:hAnsiTheme="minorHAnsi" w:cstheme="minorBidi"/>
          <w:spacing w:val="0"/>
          <w:sz w:val="22"/>
          <w:szCs w:val="22"/>
          <w:lang w:val="en-US" w:eastAsia="en-US"/>
        </w:rPr>
      </w:pPr>
      <w:r>
        <w:t>6.8.5</w:t>
      </w:r>
      <w:r>
        <w:rPr>
          <w:rFonts w:asciiTheme="minorHAnsi" w:eastAsiaTheme="minorEastAsia" w:hAnsiTheme="minorHAnsi" w:cstheme="minorBidi"/>
          <w:spacing w:val="0"/>
          <w:sz w:val="22"/>
          <w:szCs w:val="22"/>
          <w:lang w:val="en-US" w:eastAsia="en-US"/>
        </w:rPr>
        <w:tab/>
      </w:r>
      <w:r>
        <w:t>Operational location verb actions</w:t>
      </w:r>
      <w:r>
        <w:tab/>
      </w:r>
      <w:r>
        <w:fldChar w:fldCharType="begin"/>
      </w:r>
      <w:r>
        <w:instrText xml:space="preserve"> PAGEREF _Toc507944892 \h </w:instrText>
      </w:r>
      <w:r>
        <w:fldChar w:fldCharType="separate"/>
      </w:r>
      <w:r>
        <w:t>73</w:t>
      </w:r>
      <w:r>
        <w:fldChar w:fldCharType="end"/>
      </w:r>
    </w:p>
    <w:p w14:paraId="21601185" w14:textId="77777777" w:rsidR="002D68BE" w:rsidRDefault="002D68BE">
      <w:pPr>
        <w:pStyle w:val="TOC2"/>
        <w:rPr>
          <w:rFonts w:asciiTheme="minorHAnsi" w:eastAsiaTheme="minorEastAsia" w:hAnsiTheme="minorHAnsi" w:cstheme="minorBidi"/>
          <w:spacing w:val="0"/>
          <w:sz w:val="22"/>
          <w:szCs w:val="22"/>
          <w:lang w:val="en-US" w:eastAsia="en-US"/>
        </w:rPr>
      </w:pPr>
      <w:r>
        <w:t>6.9</w:t>
      </w:r>
      <w:r>
        <w:rPr>
          <w:rFonts w:asciiTheme="minorHAnsi" w:eastAsiaTheme="minorEastAsia" w:hAnsiTheme="minorHAnsi" w:cstheme="minorBidi"/>
          <w:spacing w:val="0"/>
          <w:sz w:val="22"/>
          <w:szCs w:val="22"/>
          <w:lang w:val="en-US" w:eastAsia="en-US"/>
        </w:rPr>
        <w:tab/>
      </w:r>
      <w:r>
        <w:t>Process segment model</w:t>
      </w:r>
      <w:r>
        <w:tab/>
      </w:r>
      <w:r>
        <w:fldChar w:fldCharType="begin"/>
      </w:r>
      <w:r>
        <w:instrText xml:space="preserve"> PAGEREF _Toc507944893 \h </w:instrText>
      </w:r>
      <w:r>
        <w:fldChar w:fldCharType="separate"/>
      </w:r>
      <w:r>
        <w:t>74</w:t>
      </w:r>
      <w:r>
        <w:fldChar w:fldCharType="end"/>
      </w:r>
    </w:p>
    <w:p w14:paraId="7D8CEDA9" w14:textId="77777777" w:rsidR="002D68BE" w:rsidRDefault="002D68BE">
      <w:pPr>
        <w:pStyle w:val="TOC3"/>
        <w:rPr>
          <w:rFonts w:asciiTheme="minorHAnsi" w:eastAsiaTheme="minorEastAsia" w:hAnsiTheme="minorHAnsi" w:cstheme="minorBidi"/>
          <w:spacing w:val="0"/>
          <w:sz w:val="22"/>
          <w:szCs w:val="22"/>
          <w:lang w:val="en-US" w:eastAsia="en-US"/>
        </w:rPr>
      </w:pPr>
      <w:r>
        <w:t>6.9.1</w:t>
      </w:r>
      <w:r>
        <w:rPr>
          <w:rFonts w:asciiTheme="minorHAnsi" w:eastAsiaTheme="minorEastAsia" w:hAnsiTheme="minorHAnsi" w:cstheme="minorBidi"/>
          <w:spacing w:val="0"/>
          <w:sz w:val="22"/>
          <w:szCs w:val="22"/>
          <w:lang w:val="en-US" w:eastAsia="en-US"/>
        </w:rPr>
        <w:tab/>
      </w:r>
      <w:r>
        <w:t>Process segment model elements</w:t>
      </w:r>
      <w:r>
        <w:tab/>
      </w:r>
      <w:r>
        <w:fldChar w:fldCharType="begin"/>
      </w:r>
      <w:r>
        <w:instrText xml:space="preserve"> PAGEREF _Toc507944894 \h </w:instrText>
      </w:r>
      <w:r>
        <w:fldChar w:fldCharType="separate"/>
      </w:r>
      <w:r>
        <w:t>74</w:t>
      </w:r>
      <w:r>
        <w:fldChar w:fldCharType="end"/>
      </w:r>
    </w:p>
    <w:p w14:paraId="22865E23" w14:textId="77777777" w:rsidR="002D68BE" w:rsidRDefault="002D68BE">
      <w:pPr>
        <w:pStyle w:val="TOC3"/>
        <w:rPr>
          <w:rFonts w:asciiTheme="minorHAnsi" w:eastAsiaTheme="minorEastAsia" w:hAnsiTheme="minorHAnsi" w:cstheme="minorBidi"/>
          <w:spacing w:val="0"/>
          <w:sz w:val="22"/>
          <w:szCs w:val="22"/>
          <w:lang w:val="en-US" w:eastAsia="en-US"/>
        </w:rPr>
      </w:pPr>
      <w:r>
        <w:t>6.9.2</w:t>
      </w:r>
      <w:r>
        <w:rPr>
          <w:rFonts w:asciiTheme="minorHAnsi" w:eastAsiaTheme="minorEastAsia" w:hAnsiTheme="minorHAnsi" w:cstheme="minorBidi"/>
          <w:spacing w:val="0"/>
          <w:sz w:val="22"/>
          <w:szCs w:val="22"/>
          <w:lang w:val="en-US" w:eastAsia="en-US"/>
        </w:rPr>
        <w:tab/>
      </w:r>
      <w:r>
        <w:t>Process segment verbs</w:t>
      </w:r>
      <w:r>
        <w:tab/>
      </w:r>
      <w:r>
        <w:fldChar w:fldCharType="begin"/>
      </w:r>
      <w:r>
        <w:instrText xml:space="preserve"> PAGEREF _Toc507944895 \h </w:instrText>
      </w:r>
      <w:r>
        <w:fldChar w:fldCharType="separate"/>
      </w:r>
      <w:r>
        <w:t>75</w:t>
      </w:r>
      <w:r>
        <w:fldChar w:fldCharType="end"/>
      </w:r>
    </w:p>
    <w:p w14:paraId="17D6345E" w14:textId="77777777" w:rsidR="002D68BE" w:rsidRDefault="002D68BE">
      <w:pPr>
        <w:pStyle w:val="TOC3"/>
        <w:rPr>
          <w:rFonts w:asciiTheme="minorHAnsi" w:eastAsiaTheme="minorEastAsia" w:hAnsiTheme="minorHAnsi" w:cstheme="minorBidi"/>
          <w:spacing w:val="0"/>
          <w:sz w:val="22"/>
          <w:szCs w:val="22"/>
          <w:lang w:val="en-US" w:eastAsia="en-US"/>
        </w:rPr>
      </w:pPr>
      <w:r>
        <w:t>6.9.3</w:t>
      </w:r>
      <w:r>
        <w:rPr>
          <w:rFonts w:asciiTheme="minorHAnsi" w:eastAsiaTheme="minorEastAsia" w:hAnsiTheme="minorHAnsi" w:cstheme="minorBidi"/>
          <w:spacing w:val="0"/>
          <w:sz w:val="22"/>
          <w:szCs w:val="22"/>
          <w:lang w:val="en-US" w:eastAsia="en-US"/>
        </w:rPr>
        <w:tab/>
      </w:r>
      <w:r>
        <w:t>Process segment verb actions</w:t>
      </w:r>
      <w:r>
        <w:tab/>
      </w:r>
      <w:r>
        <w:fldChar w:fldCharType="begin"/>
      </w:r>
      <w:r>
        <w:instrText xml:space="preserve"> PAGEREF _Toc507944896 \h </w:instrText>
      </w:r>
      <w:r>
        <w:fldChar w:fldCharType="separate"/>
      </w:r>
      <w:r>
        <w:t>75</w:t>
      </w:r>
      <w:r>
        <w:fldChar w:fldCharType="end"/>
      </w:r>
    </w:p>
    <w:p w14:paraId="0FA3B0D9" w14:textId="77777777" w:rsidR="002D68BE" w:rsidRDefault="002D68BE">
      <w:pPr>
        <w:pStyle w:val="TOC2"/>
        <w:rPr>
          <w:rFonts w:asciiTheme="minorHAnsi" w:eastAsiaTheme="minorEastAsia" w:hAnsiTheme="minorHAnsi" w:cstheme="minorBidi"/>
          <w:spacing w:val="0"/>
          <w:sz w:val="22"/>
          <w:szCs w:val="22"/>
          <w:lang w:val="en-US" w:eastAsia="en-US"/>
        </w:rPr>
      </w:pPr>
      <w:r>
        <w:t>6.10</w:t>
      </w:r>
      <w:r>
        <w:rPr>
          <w:rFonts w:asciiTheme="minorHAnsi" w:eastAsiaTheme="minorEastAsia" w:hAnsiTheme="minorHAnsi" w:cstheme="minorBidi"/>
          <w:spacing w:val="0"/>
          <w:sz w:val="22"/>
          <w:szCs w:val="22"/>
          <w:lang w:val="en-US" w:eastAsia="en-US"/>
        </w:rPr>
        <w:tab/>
      </w:r>
      <w:r>
        <w:t>Operations event model</w:t>
      </w:r>
      <w:r>
        <w:tab/>
      </w:r>
      <w:r>
        <w:fldChar w:fldCharType="begin"/>
      </w:r>
      <w:r>
        <w:instrText xml:space="preserve"> PAGEREF _Toc507944897 \h </w:instrText>
      </w:r>
      <w:r>
        <w:fldChar w:fldCharType="separate"/>
      </w:r>
      <w:r>
        <w:t>76</w:t>
      </w:r>
      <w:r>
        <w:fldChar w:fldCharType="end"/>
      </w:r>
    </w:p>
    <w:p w14:paraId="15C43F3D" w14:textId="77777777" w:rsidR="002D68BE" w:rsidRDefault="002D68BE">
      <w:pPr>
        <w:pStyle w:val="TOC3"/>
        <w:rPr>
          <w:rFonts w:asciiTheme="minorHAnsi" w:eastAsiaTheme="minorEastAsia" w:hAnsiTheme="minorHAnsi" w:cstheme="minorBidi"/>
          <w:spacing w:val="0"/>
          <w:sz w:val="22"/>
          <w:szCs w:val="22"/>
          <w:lang w:val="en-US" w:eastAsia="en-US"/>
        </w:rPr>
      </w:pPr>
      <w:r>
        <w:t>6.10.1</w:t>
      </w:r>
      <w:r>
        <w:rPr>
          <w:rFonts w:asciiTheme="minorHAnsi" w:eastAsiaTheme="minorEastAsia" w:hAnsiTheme="minorHAnsi" w:cstheme="minorBidi"/>
          <w:spacing w:val="0"/>
          <w:sz w:val="22"/>
          <w:szCs w:val="22"/>
          <w:lang w:val="en-US" w:eastAsia="en-US"/>
        </w:rPr>
        <w:tab/>
      </w:r>
      <w:r>
        <w:t>Operations event model elements</w:t>
      </w:r>
      <w:r>
        <w:tab/>
      </w:r>
      <w:r>
        <w:fldChar w:fldCharType="begin"/>
      </w:r>
      <w:r>
        <w:instrText xml:space="preserve"> PAGEREF _Toc507944898 \h </w:instrText>
      </w:r>
      <w:r>
        <w:fldChar w:fldCharType="separate"/>
      </w:r>
      <w:r>
        <w:t>76</w:t>
      </w:r>
      <w:r>
        <w:fldChar w:fldCharType="end"/>
      </w:r>
    </w:p>
    <w:p w14:paraId="24BAC8CD" w14:textId="77777777" w:rsidR="002D68BE" w:rsidRDefault="002D68BE">
      <w:pPr>
        <w:pStyle w:val="TOC3"/>
        <w:rPr>
          <w:rFonts w:asciiTheme="minorHAnsi" w:eastAsiaTheme="minorEastAsia" w:hAnsiTheme="minorHAnsi" w:cstheme="minorBidi"/>
          <w:spacing w:val="0"/>
          <w:sz w:val="22"/>
          <w:szCs w:val="22"/>
          <w:lang w:val="en-US" w:eastAsia="en-US"/>
        </w:rPr>
      </w:pPr>
      <w:r>
        <w:t>6.10.2</w:t>
      </w:r>
      <w:r>
        <w:rPr>
          <w:rFonts w:asciiTheme="minorHAnsi" w:eastAsiaTheme="minorEastAsia" w:hAnsiTheme="minorHAnsi" w:cstheme="minorBidi"/>
          <w:spacing w:val="0"/>
          <w:sz w:val="22"/>
          <w:szCs w:val="22"/>
          <w:lang w:val="en-US" w:eastAsia="en-US"/>
        </w:rPr>
        <w:tab/>
      </w:r>
      <w:r>
        <w:t>Operations event class verbs</w:t>
      </w:r>
      <w:r>
        <w:tab/>
      </w:r>
      <w:r>
        <w:fldChar w:fldCharType="begin"/>
      </w:r>
      <w:r>
        <w:instrText xml:space="preserve"> PAGEREF _Toc507944899 \h </w:instrText>
      </w:r>
      <w:r>
        <w:fldChar w:fldCharType="separate"/>
      </w:r>
      <w:r>
        <w:t>77</w:t>
      </w:r>
      <w:r>
        <w:fldChar w:fldCharType="end"/>
      </w:r>
    </w:p>
    <w:p w14:paraId="2CB61872" w14:textId="77777777" w:rsidR="002D68BE" w:rsidRDefault="002D68BE">
      <w:pPr>
        <w:pStyle w:val="TOC3"/>
        <w:rPr>
          <w:rFonts w:asciiTheme="minorHAnsi" w:eastAsiaTheme="minorEastAsia" w:hAnsiTheme="minorHAnsi" w:cstheme="minorBidi"/>
          <w:spacing w:val="0"/>
          <w:sz w:val="22"/>
          <w:szCs w:val="22"/>
          <w:lang w:val="en-US" w:eastAsia="en-US"/>
        </w:rPr>
      </w:pPr>
      <w:r>
        <w:t>6.10.3</w:t>
      </w:r>
      <w:r>
        <w:rPr>
          <w:rFonts w:asciiTheme="minorHAnsi" w:eastAsiaTheme="minorEastAsia" w:hAnsiTheme="minorHAnsi" w:cstheme="minorBidi"/>
          <w:spacing w:val="0"/>
          <w:sz w:val="22"/>
          <w:szCs w:val="22"/>
          <w:lang w:val="en-US" w:eastAsia="en-US"/>
        </w:rPr>
        <w:tab/>
      </w:r>
      <w:r>
        <w:t>Operations event class verb actions</w:t>
      </w:r>
      <w:r>
        <w:tab/>
      </w:r>
      <w:r>
        <w:fldChar w:fldCharType="begin"/>
      </w:r>
      <w:r>
        <w:instrText xml:space="preserve"> PAGEREF _Toc507944900 \h </w:instrText>
      </w:r>
      <w:r>
        <w:fldChar w:fldCharType="separate"/>
      </w:r>
      <w:r>
        <w:t>77</w:t>
      </w:r>
      <w:r>
        <w:fldChar w:fldCharType="end"/>
      </w:r>
    </w:p>
    <w:p w14:paraId="60D49B30" w14:textId="77777777" w:rsidR="002D68BE" w:rsidRDefault="002D68BE">
      <w:pPr>
        <w:pStyle w:val="TOC3"/>
        <w:rPr>
          <w:rFonts w:asciiTheme="minorHAnsi" w:eastAsiaTheme="minorEastAsia" w:hAnsiTheme="minorHAnsi" w:cstheme="minorBidi"/>
          <w:spacing w:val="0"/>
          <w:sz w:val="22"/>
          <w:szCs w:val="22"/>
          <w:lang w:val="en-US" w:eastAsia="en-US"/>
        </w:rPr>
      </w:pPr>
      <w:r>
        <w:t>6.10.4</w:t>
      </w:r>
      <w:r>
        <w:rPr>
          <w:rFonts w:asciiTheme="minorHAnsi" w:eastAsiaTheme="minorEastAsia" w:hAnsiTheme="minorHAnsi" w:cstheme="minorBidi"/>
          <w:spacing w:val="0"/>
          <w:sz w:val="22"/>
          <w:szCs w:val="22"/>
          <w:lang w:val="en-US" w:eastAsia="en-US"/>
        </w:rPr>
        <w:tab/>
      </w:r>
      <w:r>
        <w:t>Operations event definition verbs</w:t>
      </w:r>
      <w:r>
        <w:tab/>
      </w:r>
      <w:r>
        <w:fldChar w:fldCharType="begin"/>
      </w:r>
      <w:r>
        <w:instrText xml:space="preserve"> PAGEREF _Toc507944901 \h </w:instrText>
      </w:r>
      <w:r>
        <w:fldChar w:fldCharType="separate"/>
      </w:r>
      <w:r>
        <w:t>78</w:t>
      </w:r>
      <w:r>
        <w:fldChar w:fldCharType="end"/>
      </w:r>
    </w:p>
    <w:p w14:paraId="57526F1B" w14:textId="77777777" w:rsidR="002D68BE" w:rsidRDefault="002D68BE">
      <w:pPr>
        <w:pStyle w:val="TOC3"/>
        <w:rPr>
          <w:rFonts w:asciiTheme="minorHAnsi" w:eastAsiaTheme="minorEastAsia" w:hAnsiTheme="minorHAnsi" w:cstheme="minorBidi"/>
          <w:spacing w:val="0"/>
          <w:sz w:val="22"/>
          <w:szCs w:val="22"/>
          <w:lang w:val="en-US" w:eastAsia="en-US"/>
        </w:rPr>
      </w:pPr>
      <w:r>
        <w:t>6.10.5</w:t>
      </w:r>
      <w:r>
        <w:rPr>
          <w:rFonts w:asciiTheme="minorHAnsi" w:eastAsiaTheme="minorEastAsia" w:hAnsiTheme="minorHAnsi" w:cstheme="minorBidi"/>
          <w:spacing w:val="0"/>
          <w:sz w:val="22"/>
          <w:szCs w:val="22"/>
          <w:lang w:val="en-US" w:eastAsia="en-US"/>
        </w:rPr>
        <w:tab/>
      </w:r>
      <w:r>
        <w:t>Operations event definition verb actions</w:t>
      </w:r>
      <w:r>
        <w:tab/>
      </w:r>
      <w:r>
        <w:fldChar w:fldCharType="begin"/>
      </w:r>
      <w:r>
        <w:instrText xml:space="preserve"> PAGEREF _Toc507944902 \h </w:instrText>
      </w:r>
      <w:r>
        <w:fldChar w:fldCharType="separate"/>
      </w:r>
      <w:r>
        <w:t>78</w:t>
      </w:r>
      <w:r>
        <w:fldChar w:fldCharType="end"/>
      </w:r>
    </w:p>
    <w:p w14:paraId="107D4384" w14:textId="77777777" w:rsidR="002D68BE" w:rsidRDefault="002D68BE">
      <w:pPr>
        <w:pStyle w:val="TOC3"/>
        <w:rPr>
          <w:rFonts w:asciiTheme="minorHAnsi" w:eastAsiaTheme="minorEastAsia" w:hAnsiTheme="minorHAnsi" w:cstheme="minorBidi"/>
          <w:spacing w:val="0"/>
          <w:sz w:val="22"/>
          <w:szCs w:val="22"/>
          <w:lang w:val="en-US" w:eastAsia="en-US"/>
        </w:rPr>
      </w:pPr>
      <w:r>
        <w:t>6.10.6</w:t>
      </w:r>
      <w:r>
        <w:rPr>
          <w:rFonts w:asciiTheme="minorHAnsi" w:eastAsiaTheme="minorEastAsia" w:hAnsiTheme="minorHAnsi" w:cstheme="minorBidi"/>
          <w:spacing w:val="0"/>
          <w:sz w:val="22"/>
          <w:szCs w:val="22"/>
          <w:lang w:val="en-US" w:eastAsia="en-US"/>
        </w:rPr>
        <w:tab/>
      </w:r>
      <w:r>
        <w:t>Operations event verbs</w:t>
      </w:r>
      <w:r>
        <w:tab/>
      </w:r>
      <w:r>
        <w:fldChar w:fldCharType="begin"/>
      </w:r>
      <w:r>
        <w:instrText xml:space="preserve"> PAGEREF _Toc507944903 \h </w:instrText>
      </w:r>
      <w:r>
        <w:fldChar w:fldCharType="separate"/>
      </w:r>
      <w:r>
        <w:t>78</w:t>
      </w:r>
      <w:r>
        <w:fldChar w:fldCharType="end"/>
      </w:r>
    </w:p>
    <w:p w14:paraId="3093D73A" w14:textId="77777777" w:rsidR="002D68BE" w:rsidRDefault="002D68BE">
      <w:pPr>
        <w:pStyle w:val="TOC3"/>
        <w:rPr>
          <w:rFonts w:asciiTheme="minorHAnsi" w:eastAsiaTheme="minorEastAsia" w:hAnsiTheme="minorHAnsi" w:cstheme="minorBidi"/>
          <w:spacing w:val="0"/>
          <w:sz w:val="22"/>
          <w:szCs w:val="22"/>
          <w:lang w:val="en-US" w:eastAsia="en-US"/>
        </w:rPr>
      </w:pPr>
      <w:r>
        <w:t>6.10.7</w:t>
      </w:r>
      <w:r>
        <w:rPr>
          <w:rFonts w:asciiTheme="minorHAnsi" w:eastAsiaTheme="minorEastAsia" w:hAnsiTheme="minorHAnsi" w:cstheme="minorBidi"/>
          <w:spacing w:val="0"/>
          <w:sz w:val="22"/>
          <w:szCs w:val="22"/>
          <w:lang w:val="en-US" w:eastAsia="en-US"/>
        </w:rPr>
        <w:tab/>
      </w:r>
      <w:r>
        <w:t>Operations event verb actions</w:t>
      </w:r>
      <w:r>
        <w:tab/>
      </w:r>
      <w:r>
        <w:fldChar w:fldCharType="begin"/>
      </w:r>
      <w:r>
        <w:instrText xml:space="preserve"> PAGEREF _Toc507944904 \h </w:instrText>
      </w:r>
      <w:r>
        <w:fldChar w:fldCharType="separate"/>
      </w:r>
      <w:r>
        <w:t>79</w:t>
      </w:r>
      <w:r>
        <w:fldChar w:fldCharType="end"/>
      </w:r>
    </w:p>
    <w:p w14:paraId="32B48F5B" w14:textId="77777777" w:rsidR="002D68BE" w:rsidRDefault="002D68BE">
      <w:pPr>
        <w:pStyle w:val="TOC3"/>
        <w:rPr>
          <w:rFonts w:asciiTheme="minorHAnsi" w:eastAsiaTheme="minorEastAsia" w:hAnsiTheme="minorHAnsi" w:cstheme="minorBidi"/>
          <w:spacing w:val="0"/>
          <w:sz w:val="22"/>
          <w:szCs w:val="22"/>
          <w:lang w:val="en-US" w:eastAsia="en-US"/>
        </w:rPr>
      </w:pPr>
      <w:r>
        <w:t>6.10.8</w:t>
      </w:r>
      <w:r>
        <w:rPr>
          <w:rFonts w:asciiTheme="minorHAnsi" w:eastAsiaTheme="minorEastAsia" w:hAnsiTheme="minorHAnsi" w:cstheme="minorBidi"/>
          <w:spacing w:val="0"/>
          <w:sz w:val="22"/>
          <w:szCs w:val="22"/>
          <w:lang w:val="en-US" w:eastAsia="en-US"/>
        </w:rPr>
        <w:tab/>
      </w:r>
      <w:r>
        <w:t>Operations capability model</w:t>
      </w:r>
      <w:r>
        <w:tab/>
      </w:r>
      <w:r>
        <w:fldChar w:fldCharType="begin"/>
      </w:r>
      <w:r>
        <w:instrText xml:space="preserve"> PAGEREF _Toc507944905 \h </w:instrText>
      </w:r>
      <w:r>
        <w:fldChar w:fldCharType="separate"/>
      </w:r>
      <w:r>
        <w:t>79</w:t>
      </w:r>
      <w:r>
        <w:fldChar w:fldCharType="end"/>
      </w:r>
    </w:p>
    <w:p w14:paraId="53EC743E" w14:textId="77777777" w:rsidR="002D68BE" w:rsidRDefault="002D68BE">
      <w:pPr>
        <w:pStyle w:val="TOC3"/>
        <w:rPr>
          <w:rFonts w:asciiTheme="minorHAnsi" w:eastAsiaTheme="minorEastAsia" w:hAnsiTheme="minorHAnsi" w:cstheme="minorBidi"/>
          <w:spacing w:val="0"/>
          <w:sz w:val="22"/>
          <w:szCs w:val="22"/>
          <w:lang w:val="en-US" w:eastAsia="en-US"/>
        </w:rPr>
      </w:pPr>
      <w:r>
        <w:t>6.10.9</w:t>
      </w:r>
      <w:r>
        <w:rPr>
          <w:rFonts w:asciiTheme="minorHAnsi" w:eastAsiaTheme="minorEastAsia" w:hAnsiTheme="minorHAnsi" w:cstheme="minorBidi"/>
          <w:spacing w:val="0"/>
          <w:sz w:val="22"/>
          <w:szCs w:val="22"/>
          <w:lang w:val="en-US" w:eastAsia="en-US"/>
        </w:rPr>
        <w:tab/>
      </w:r>
      <w:r>
        <w:t>Operations capability model elements</w:t>
      </w:r>
      <w:r>
        <w:tab/>
      </w:r>
      <w:r>
        <w:fldChar w:fldCharType="begin"/>
      </w:r>
      <w:r>
        <w:instrText xml:space="preserve"> PAGEREF _Toc507944906 \h </w:instrText>
      </w:r>
      <w:r>
        <w:fldChar w:fldCharType="separate"/>
      </w:r>
      <w:r>
        <w:t>79</w:t>
      </w:r>
      <w:r>
        <w:fldChar w:fldCharType="end"/>
      </w:r>
    </w:p>
    <w:p w14:paraId="313454BA" w14:textId="77777777" w:rsidR="002D68BE" w:rsidRDefault="002D68BE">
      <w:pPr>
        <w:pStyle w:val="TOC3"/>
        <w:rPr>
          <w:rFonts w:asciiTheme="minorHAnsi" w:eastAsiaTheme="minorEastAsia" w:hAnsiTheme="minorHAnsi" w:cstheme="minorBidi"/>
          <w:spacing w:val="0"/>
          <w:sz w:val="22"/>
          <w:szCs w:val="22"/>
          <w:lang w:val="en-US" w:eastAsia="en-US"/>
        </w:rPr>
      </w:pPr>
      <w:r>
        <w:t>6.10.10</w:t>
      </w:r>
      <w:r>
        <w:rPr>
          <w:rFonts w:asciiTheme="minorHAnsi" w:eastAsiaTheme="minorEastAsia" w:hAnsiTheme="minorHAnsi" w:cstheme="minorBidi"/>
          <w:spacing w:val="0"/>
          <w:sz w:val="22"/>
          <w:szCs w:val="22"/>
          <w:lang w:val="en-US" w:eastAsia="en-US"/>
        </w:rPr>
        <w:tab/>
      </w:r>
      <w:r>
        <w:t>Operations capability verbs</w:t>
      </w:r>
      <w:r>
        <w:tab/>
      </w:r>
      <w:r>
        <w:fldChar w:fldCharType="begin"/>
      </w:r>
      <w:r>
        <w:instrText xml:space="preserve"> PAGEREF _Toc507944907 \h </w:instrText>
      </w:r>
      <w:r>
        <w:fldChar w:fldCharType="separate"/>
      </w:r>
      <w:r>
        <w:t>79</w:t>
      </w:r>
      <w:r>
        <w:fldChar w:fldCharType="end"/>
      </w:r>
    </w:p>
    <w:p w14:paraId="3FA3341E" w14:textId="77777777" w:rsidR="002D68BE" w:rsidRDefault="002D68BE">
      <w:pPr>
        <w:pStyle w:val="TOC3"/>
        <w:rPr>
          <w:rFonts w:asciiTheme="minorHAnsi" w:eastAsiaTheme="minorEastAsia" w:hAnsiTheme="minorHAnsi" w:cstheme="minorBidi"/>
          <w:spacing w:val="0"/>
          <w:sz w:val="22"/>
          <w:szCs w:val="22"/>
          <w:lang w:val="en-US" w:eastAsia="en-US"/>
        </w:rPr>
      </w:pPr>
      <w:r>
        <w:t>6.10.11</w:t>
      </w:r>
      <w:r>
        <w:rPr>
          <w:rFonts w:asciiTheme="minorHAnsi" w:eastAsiaTheme="minorEastAsia" w:hAnsiTheme="minorHAnsi" w:cstheme="minorBidi"/>
          <w:spacing w:val="0"/>
          <w:sz w:val="22"/>
          <w:szCs w:val="22"/>
          <w:lang w:val="en-US" w:eastAsia="en-US"/>
        </w:rPr>
        <w:tab/>
      </w:r>
      <w:r>
        <w:t>Operations capability verb actions</w:t>
      </w:r>
      <w:r>
        <w:tab/>
      </w:r>
      <w:r>
        <w:fldChar w:fldCharType="begin"/>
      </w:r>
      <w:r>
        <w:instrText xml:space="preserve"> PAGEREF _Toc507944908 \h </w:instrText>
      </w:r>
      <w:r>
        <w:fldChar w:fldCharType="separate"/>
      </w:r>
      <w:r>
        <w:t>80</w:t>
      </w:r>
      <w:r>
        <w:fldChar w:fldCharType="end"/>
      </w:r>
    </w:p>
    <w:p w14:paraId="731346DA" w14:textId="77777777" w:rsidR="002D68BE" w:rsidRDefault="002D68BE">
      <w:pPr>
        <w:pStyle w:val="TOC2"/>
        <w:rPr>
          <w:rFonts w:asciiTheme="minorHAnsi" w:eastAsiaTheme="minorEastAsia" w:hAnsiTheme="minorHAnsi" w:cstheme="minorBidi"/>
          <w:spacing w:val="0"/>
          <w:sz w:val="22"/>
          <w:szCs w:val="22"/>
          <w:lang w:val="en-US" w:eastAsia="en-US"/>
        </w:rPr>
      </w:pPr>
      <w:r>
        <w:t>6.11</w:t>
      </w:r>
      <w:r>
        <w:rPr>
          <w:rFonts w:asciiTheme="minorHAnsi" w:eastAsiaTheme="minorEastAsia" w:hAnsiTheme="minorHAnsi" w:cstheme="minorBidi"/>
          <w:spacing w:val="0"/>
          <w:sz w:val="22"/>
          <w:szCs w:val="22"/>
          <w:lang w:val="en-US" w:eastAsia="en-US"/>
        </w:rPr>
        <w:tab/>
      </w:r>
      <w:r>
        <w:t>Operations definition model</w:t>
      </w:r>
      <w:r>
        <w:tab/>
      </w:r>
      <w:r>
        <w:fldChar w:fldCharType="begin"/>
      </w:r>
      <w:r>
        <w:instrText xml:space="preserve"> PAGEREF _Toc507944909 \h </w:instrText>
      </w:r>
      <w:r>
        <w:fldChar w:fldCharType="separate"/>
      </w:r>
      <w:r>
        <w:t>82</w:t>
      </w:r>
      <w:r>
        <w:fldChar w:fldCharType="end"/>
      </w:r>
    </w:p>
    <w:p w14:paraId="4591FEDF" w14:textId="77777777" w:rsidR="002D68BE" w:rsidRDefault="002D68BE">
      <w:pPr>
        <w:pStyle w:val="TOC3"/>
        <w:rPr>
          <w:rFonts w:asciiTheme="minorHAnsi" w:eastAsiaTheme="minorEastAsia" w:hAnsiTheme="minorHAnsi" w:cstheme="minorBidi"/>
          <w:spacing w:val="0"/>
          <w:sz w:val="22"/>
          <w:szCs w:val="22"/>
          <w:lang w:val="en-US" w:eastAsia="en-US"/>
        </w:rPr>
      </w:pPr>
      <w:r>
        <w:t>6.11.1</w:t>
      </w:r>
      <w:r>
        <w:rPr>
          <w:rFonts w:asciiTheme="minorHAnsi" w:eastAsiaTheme="minorEastAsia" w:hAnsiTheme="minorHAnsi" w:cstheme="minorBidi"/>
          <w:spacing w:val="0"/>
          <w:sz w:val="22"/>
          <w:szCs w:val="22"/>
          <w:lang w:val="en-US" w:eastAsia="en-US"/>
        </w:rPr>
        <w:tab/>
      </w:r>
      <w:r>
        <w:t>Operations definition model elements</w:t>
      </w:r>
      <w:r>
        <w:tab/>
      </w:r>
      <w:r>
        <w:fldChar w:fldCharType="begin"/>
      </w:r>
      <w:r>
        <w:instrText xml:space="preserve"> PAGEREF _Toc507944910 \h </w:instrText>
      </w:r>
      <w:r>
        <w:fldChar w:fldCharType="separate"/>
      </w:r>
      <w:r>
        <w:t>82</w:t>
      </w:r>
      <w:r>
        <w:fldChar w:fldCharType="end"/>
      </w:r>
    </w:p>
    <w:p w14:paraId="0CEB9D96" w14:textId="77777777" w:rsidR="002D68BE" w:rsidRDefault="002D68BE">
      <w:pPr>
        <w:pStyle w:val="TOC3"/>
        <w:rPr>
          <w:rFonts w:asciiTheme="minorHAnsi" w:eastAsiaTheme="minorEastAsia" w:hAnsiTheme="minorHAnsi" w:cstheme="minorBidi"/>
          <w:spacing w:val="0"/>
          <w:sz w:val="22"/>
          <w:szCs w:val="22"/>
          <w:lang w:val="en-US" w:eastAsia="en-US"/>
        </w:rPr>
      </w:pPr>
      <w:r>
        <w:lastRenderedPageBreak/>
        <w:t>6.11.2</w:t>
      </w:r>
      <w:r>
        <w:rPr>
          <w:rFonts w:asciiTheme="minorHAnsi" w:eastAsiaTheme="minorEastAsia" w:hAnsiTheme="minorHAnsi" w:cstheme="minorBidi"/>
          <w:spacing w:val="0"/>
          <w:sz w:val="22"/>
          <w:szCs w:val="22"/>
          <w:lang w:val="en-US" w:eastAsia="en-US"/>
        </w:rPr>
        <w:tab/>
      </w:r>
      <w:r>
        <w:t>Operations definition verbs</w:t>
      </w:r>
      <w:r>
        <w:tab/>
      </w:r>
      <w:r>
        <w:fldChar w:fldCharType="begin"/>
      </w:r>
      <w:r>
        <w:instrText xml:space="preserve"> PAGEREF _Toc507944911 \h </w:instrText>
      </w:r>
      <w:r>
        <w:fldChar w:fldCharType="separate"/>
      </w:r>
      <w:r>
        <w:t>83</w:t>
      </w:r>
      <w:r>
        <w:fldChar w:fldCharType="end"/>
      </w:r>
    </w:p>
    <w:p w14:paraId="46093E89" w14:textId="77777777" w:rsidR="002D68BE" w:rsidRDefault="002D68BE">
      <w:pPr>
        <w:pStyle w:val="TOC3"/>
        <w:rPr>
          <w:rFonts w:asciiTheme="minorHAnsi" w:eastAsiaTheme="minorEastAsia" w:hAnsiTheme="minorHAnsi" w:cstheme="minorBidi"/>
          <w:spacing w:val="0"/>
          <w:sz w:val="22"/>
          <w:szCs w:val="22"/>
          <w:lang w:val="en-US" w:eastAsia="en-US"/>
        </w:rPr>
      </w:pPr>
      <w:r>
        <w:t>6.11.3</w:t>
      </w:r>
      <w:r>
        <w:rPr>
          <w:rFonts w:asciiTheme="minorHAnsi" w:eastAsiaTheme="minorEastAsia" w:hAnsiTheme="minorHAnsi" w:cstheme="minorBidi"/>
          <w:spacing w:val="0"/>
          <w:sz w:val="22"/>
          <w:szCs w:val="22"/>
          <w:lang w:val="en-US" w:eastAsia="en-US"/>
        </w:rPr>
        <w:tab/>
      </w:r>
      <w:r>
        <w:t>Operations definition verb actions</w:t>
      </w:r>
      <w:r>
        <w:tab/>
      </w:r>
      <w:r>
        <w:fldChar w:fldCharType="begin"/>
      </w:r>
      <w:r>
        <w:instrText xml:space="preserve"> PAGEREF _Toc507944912 \h </w:instrText>
      </w:r>
      <w:r>
        <w:fldChar w:fldCharType="separate"/>
      </w:r>
      <w:r>
        <w:t>83</w:t>
      </w:r>
      <w:r>
        <w:fldChar w:fldCharType="end"/>
      </w:r>
    </w:p>
    <w:p w14:paraId="6BB0ECB4" w14:textId="77777777" w:rsidR="002D68BE" w:rsidRDefault="002D68BE">
      <w:pPr>
        <w:pStyle w:val="TOC2"/>
        <w:rPr>
          <w:rFonts w:asciiTheme="minorHAnsi" w:eastAsiaTheme="minorEastAsia" w:hAnsiTheme="minorHAnsi" w:cstheme="minorBidi"/>
          <w:spacing w:val="0"/>
          <w:sz w:val="22"/>
          <w:szCs w:val="22"/>
          <w:lang w:val="en-US" w:eastAsia="en-US"/>
        </w:rPr>
      </w:pPr>
      <w:r>
        <w:t>6.12</w:t>
      </w:r>
      <w:r>
        <w:rPr>
          <w:rFonts w:asciiTheme="minorHAnsi" w:eastAsiaTheme="minorEastAsia" w:hAnsiTheme="minorHAnsi" w:cstheme="minorBidi"/>
          <w:spacing w:val="0"/>
          <w:sz w:val="22"/>
          <w:szCs w:val="22"/>
          <w:lang w:val="en-US" w:eastAsia="en-US"/>
        </w:rPr>
        <w:tab/>
      </w:r>
      <w:r>
        <w:t>Operations schedule model</w:t>
      </w:r>
      <w:r>
        <w:tab/>
      </w:r>
      <w:r>
        <w:fldChar w:fldCharType="begin"/>
      </w:r>
      <w:r>
        <w:instrText xml:space="preserve"> PAGEREF _Toc507944913 \h </w:instrText>
      </w:r>
      <w:r>
        <w:fldChar w:fldCharType="separate"/>
      </w:r>
      <w:r>
        <w:t>84</w:t>
      </w:r>
      <w:r>
        <w:fldChar w:fldCharType="end"/>
      </w:r>
    </w:p>
    <w:p w14:paraId="7D75948C" w14:textId="77777777" w:rsidR="002D68BE" w:rsidRDefault="002D68BE">
      <w:pPr>
        <w:pStyle w:val="TOC3"/>
        <w:rPr>
          <w:rFonts w:asciiTheme="minorHAnsi" w:eastAsiaTheme="minorEastAsia" w:hAnsiTheme="minorHAnsi" w:cstheme="minorBidi"/>
          <w:spacing w:val="0"/>
          <w:sz w:val="22"/>
          <w:szCs w:val="22"/>
          <w:lang w:val="en-US" w:eastAsia="en-US"/>
        </w:rPr>
      </w:pPr>
      <w:r>
        <w:t>6.12.1</w:t>
      </w:r>
      <w:r>
        <w:rPr>
          <w:rFonts w:asciiTheme="minorHAnsi" w:eastAsiaTheme="minorEastAsia" w:hAnsiTheme="minorHAnsi" w:cstheme="minorBidi"/>
          <w:spacing w:val="0"/>
          <w:sz w:val="22"/>
          <w:szCs w:val="22"/>
          <w:lang w:val="en-US" w:eastAsia="en-US"/>
        </w:rPr>
        <w:tab/>
      </w:r>
      <w:r>
        <w:t>Operations schedule model elements</w:t>
      </w:r>
      <w:r>
        <w:tab/>
      </w:r>
      <w:r>
        <w:fldChar w:fldCharType="begin"/>
      </w:r>
      <w:r>
        <w:instrText xml:space="preserve"> PAGEREF _Toc507944914 \h </w:instrText>
      </w:r>
      <w:r>
        <w:fldChar w:fldCharType="separate"/>
      </w:r>
      <w:r>
        <w:t>84</w:t>
      </w:r>
      <w:r>
        <w:fldChar w:fldCharType="end"/>
      </w:r>
    </w:p>
    <w:p w14:paraId="22D0B313" w14:textId="77777777" w:rsidR="002D68BE" w:rsidRDefault="002D68BE">
      <w:pPr>
        <w:pStyle w:val="TOC3"/>
        <w:rPr>
          <w:rFonts w:asciiTheme="minorHAnsi" w:eastAsiaTheme="minorEastAsia" w:hAnsiTheme="minorHAnsi" w:cstheme="minorBidi"/>
          <w:spacing w:val="0"/>
          <w:sz w:val="22"/>
          <w:szCs w:val="22"/>
          <w:lang w:val="en-US" w:eastAsia="en-US"/>
        </w:rPr>
      </w:pPr>
      <w:r>
        <w:t>6.12.2</w:t>
      </w:r>
      <w:r>
        <w:rPr>
          <w:rFonts w:asciiTheme="minorHAnsi" w:eastAsiaTheme="minorEastAsia" w:hAnsiTheme="minorHAnsi" w:cstheme="minorBidi"/>
          <w:spacing w:val="0"/>
          <w:sz w:val="22"/>
          <w:szCs w:val="22"/>
          <w:lang w:val="en-US" w:eastAsia="en-US"/>
        </w:rPr>
        <w:tab/>
      </w:r>
      <w:r>
        <w:t>Operations schedule verbs</w:t>
      </w:r>
      <w:r>
        <w:tab/>
      </w:r>
      <w:r>
        <w:fldChar w:fldCharType="begin"/>
      </w:r>
      <w:r>
        <w:instrText xml:space="preserve"> PAGEREF _Toc507944915 \h </w:instrText>
      </w:r>
      <w:r>
        <w:fldChar w:fldCharType="separate"/>
      </w:r>
      <w:r>
        <w:t>85</w:t>
      </w:r>
      <w:r>
        <w:fldChar w:fldCharType="end"/>
      </w:r>
    </w:p>
    <w:p w14:paraId="3B72AF41" w14:textId="77777777" w:rsidR="002D68BE" w:rsidRDefault="002D68BE">
      <w:pPr>
        <w:pStyle w:val="TOC3"/>
        <w:rPr>
          <w:rFonts w:asciiTheme="minorHAnsi" w:eastAsiaTheme="minorEastAsia" w:hAnsiTheme="minorHAnsi" w:cstheme="minorBidi"/>
          <w:spacing w:val="0"/>
          <w:sz w:val="22"/>
          <w:szCs w:val="22"/>
          <w:lang w:val="en-US" w:eastAsia="en-US"/>
        </w:rPr>
      </w:pPr>
      <w:r>
        <w:t>6.12.3</w:t>
      </w:r>
      <w:r>
        <w:rPr>
          <w:rFonts w:asciiTheme="minorHAnsi" w:eastAsiaTheme="minorEastAsia" w:hAnsiTheme="minorHAnsi" w:cstheme="minorBidi"/>
          <w:spacing w:val="0"/>
          <w:sz w:val="22"/>
          <w:szCs w:val="22"/>
          <w:lang w:val="en-US" w:eastAsia="en-US"/>
        </w:rPr>
        <w:tab/>
      </w:r>
      <w:r>
        <w:t>Operations schedule verb actions</w:t>
      </w:r>
      <w:r>
        <w:tab/>
      </w:r>
      <w:r>
        <w:fldChar w:fldCharType="begin"/>
      </w:r>
      <w:r>
        <w:instrText xml:space="preserve"> PAGEREF _Toc507944916 \h </w:instrText>
      </w:r>
      <w:r>
        <w:fldChar w:fldCharType="separate"/>
      </w:r>
      <w:r>
        <w:t>85</w:t>
      </w:r>
      <w:r>
        <w:fldChar w:fldCharType="end"/>
      </w:r>
    </w:p>
    <w:p w14:paraId="39BA11CD" w14:textId="77777777" w:rsidR="002D68BE" w:rsidRDefault="002D68BE">
      <w:pPr>
        <w:pStyle w:val="TOC2"/>
        <w:rPr>
          <w:rFonts w:asciiTheme="minorHAnsi" w:eastAsiaTheme="minorEastAsia" w:hAnsiTheme="minorHAnsi" w:cstheme="minorBidi"/>
          <w:spacing w:val="0"/>
          <w:sz w:val="22"/>
          <w:szCs w:val="22"/>
          <w:lang w:val="en-US" w:eastAsia="en-US"/>
        </w:rPr>
      </w:pPr>
      <w:r>
        <w:t>6.13</w:t>
      </w:r>
      <w:r>
        <w:rPr>
          <w:rFonts w:asciiTheme="minorHAnsi" w:eastAsiaTheme="minorEastAsia" w:hAnsiTheme="minorHAnsi" w:cstheme="minorBidi"/>
          <w:spacing w:val="0"/>
          <w:sz w:val="22"/>
          <w:szCs w:val="22"/>
          <w:lang w:val="en-US" w:eastAsia="en-US"/>
        </w:rPr>
        <w:tab/>
      </w:r>
      <w:r>
        <w:t>Operations performance model</w:t>
      </w:r>
      <w:r>
        <w:tab/>
      </w:r>
      <w:r>
        <w:fldChar w:fldCharType="begin"/>
      </w:r>
      <w:r>
        <w:instrText xml:space="preserve"> PAGEREF _Toc507944917 \h </w:instrText>
      </w:r>
      <w:r>
        <w:fldChar w:fldCharType="separate"/>
      </w:r>
      <w:r>
        <w:t>87</w:t>
      </w:r>
      <w:r>
        <w:fldChar w:fldCharType="end"/>
      </w:r>
    </w:p>
    <w:p w14:paraId="3249C05D" w14:textId="77777777" w:rsidR="002D68BE" w:rsidRDefault="002D68BE">
      <w:pPr>
        <w:pStyle w:val="TOC3"/>
        <w:rPr>
          <w:rFonts w:asciiTheme="minorHAnsi" w:eastAsiaTheme="minorEastAsia" w:hAnsiTheme="minorHAnsi" w:cstheme="minorBidi"/>
          <w:spacing w:val="0"/>
          <w:sz w:val="22"/>
          <w:szCs w:val="22"/>
          <w:lang w:val="en-US" w:eastAsia="en-US"/>
        </w:rPr>
      </w:pPr>
      <w:r>
        <w:t>6.13.1</w:t>
      </w:r>
      <w:r>
        <w:rPr>
          <w:rFonts w:asciiTheme="minorHAnsi" w:eastAsiaTheme="minorEastAsia" w:hAnsiTheme="minorHAnsi" w:cstheme="minorBidi"/>
          <w:spacing w:val="0"/>
          <w:sz w:val="22"/>
          <w:szCs w:val="22"/>
          <w:lang w:val="en-US" w:eastAsia="en-US"/>
        </w:rPr>
        <w:tab/>
      </w:r>
      <w:r>
        <w:t>Operations performance model elements</w:t>
      </w:r>
      <w:r>
        <w:tab/>
      </w:r>
      <w:r>
        <w:fldChar w:fldCharType="begin"/>
      </w:r>
      <w:r>
        <w:instrText xml:space="preserve"> PAGEREF _Toc507944918 \h </w:instrText>
      </w:r>
      <w:r>
        <w:fldChar w:fldCharType="separate"/>
      </w:r>
      <w:r>
        <w:t>87</w:t>
      </w:r>
      <w:r>
        <w:fldChar w:fldCharType="end"/>
      </w:r>
    </w:p>
    <w:p w14:paraId="52656FEC" w14:textId="77777777" w:rsidR="002D68BE" w:rsidRDefault="002D68BE">
      <w:pPr>
        <w:pStyle w:val="TOC3"/>
        <w:rPr>
          <w:rFonts w:asciiTheme="minorHAnsi" w:eastAsiaTheme="minorEastAsia" w:hAnsiTheme="minorHAnsi" w:cstheme="minorBidi"/>
          <w:spacing w:val="0"/>
          <w:sz w:val="22"/>
          <w:szCs w:val="22"/>
          <w:lang w:val="en-US" w:eastAsia="en-US"/>
        </w:rPr>
      </w:pPr>
      <w:r>
        <w:t>6.13.2</w:t>
      </w:r>
      <w:r>
        <w:rPr>
          <w:rFonts w:asciiTheme="minorHAnsi" w:eastAsiaTheme="minorEastAsia" w:hAnsiTheme="minorHAnsi" w:cstheme="minorBidi"/>
          <w:spacing w:val="0"/>
          <w:sz w:val="22"/>
          <w:szCs w:val="22"/>
          <w:lang w:val="en-US" w:eastAsia="en-US"/>
        </w:rPr>
        <w:tab/>
      </w:r>
      <w:r>
        <w:t>Operations performance verbs</w:t>
      </w:r>
      <w:r>
        <w:tab/>
      </w:r>
      <w:r>
        <w:fldChar w:fldCharType="begin"/>
      </w:r>
      <w:r>
        <w:instrText xml:space="preserve"> PAGEREF _Toc507944919 \h </w:instrText>
      </w:r>
      <w:r>
        <w:fldChar w:fldCharType="separate"/>
      </w:r>
      <w:r>
        <w:t>88</w:t>
      </w:r>
      <w:r>
        <w:fldChar w:fldCharType="end"/>
      </w:r>
    </w:p>
    <w:p w14:paraId="18839D29" w14:textId="77777777" w:rsidR="002D68BE" w:rsidRDefault="002D68BE">
      <w:pPr>
        <w:pStyle w:val="TOC3"/>
        <w:rPr>
          <w:rFonts w:asciiTheme="minorHAnsi" w:eastAsiaTheme="minorEastAsia" w:hAnsiTheme="minorHAnsi" w:cstheme="minorBidi"/>
          <w:spacing w:val="0"/>
          <w:sz w:val="22"/>
          <w:szCs w:val="22"/>
          <w:lang w:val="en-US" w:eastAsia="en-US"/>
        </w:rPr>
      </w:pPr>
      <w:r>
        <w:t>6.13.3</w:t>
      </w:r>
      <w:r>
        <w:rPr>
          <w:rFonts w:asciiTheme="minorHAnsi" w:eastAsiaTheme="minorEastAsia" w:hAnsiTheme="minorHAnsi" w:cstheme="minorBidi"/>
          <w:spacing w:val="0"/>
          <w:sz w:val="22"/>
          <w:szCs w:val="22"/>
          <w:lang w:val="en-US" w:eastAsia="en-US"/>
        </w:rPr>
        <w:tab/>
      </w:r>
      <w:r>
        <w:t>Operations performance verb actions</w:t>
      </w:r>
      <w:r>
        <w:tab/>
      </w:r>
      <w:r>
        <w:fldChar w:fldCharType="begin"/>
      </w:r>
      <w:r>
        <w:instrText xml:space="preserve"> PAGEREF _Toc507944920 \h </w:instrText>
      </w:r>
      <w:r>
        <w:fldChar w:fldCharType="separate"/>
      </w:r>
      <w:r>
        <w:t>88</w:t>
      </w:r>
      <w:r>
        <w:fldChar w:fldCharType="end"/>
      </w:r>
    </w:p>
    <w:p w14:paraId="0C30DB01" w14:textId="77777777" w:rsidR="002D68BE" w:rsidRDefault="002D68BE">
      <w:pPr>
        <w:pStyle w:val="TOC2"/>
        <w:rPr>
          <w:rFonts w:asciiTheme="minorHAnsi" w:eastAsiaTheme="minorEastAsia" w:hAnsiTheme="minorHAnsi" w:cstheme="minorBidi"/>
          <w:spacing w:val="0"/>
          <w:sz w:val="22"/>
          <w:szCs w:val="22"/>
          <w:lang w:val="en-US" w:eastAsia="en-US"/>
        </w:rPr>
      </w:pPr>
      <w:r>
        <w:t>6.14</w:t>
      </w:r>
      <w:r>
        <w:rPr>
          <w:rFonts w:asciiTheme="minorHAnsi" w:eastAsiaTheme="minorEastAsia" w:hAnsiTheme="minorHAnsi" w:cstheme="minorBidi"/>
          <w:spacing w:val="0"/>
          <w:sz w:val="22"/>
          <w:szCs w:val="22"/>
          <w:lang w:val="en-US" w:eastAsia="en-US"/>
        </w:rPr>
        <w:tab/>
      </w:r>
      <w:r>
        <w:t>Resource relationship network model</w:t>
      </w:r>
      <w:r>
        <w:tab/>
      </w:r>
      <w:r>
        <w:fldChar w:fldCharType="begin"/>
      </w:r>
      <w:r>
        <w:instrText xml:space="preserve"> PAGEREF _Toc507944921 \h </w:instrText>
      </w:r>
      <w:r>
        <w:fldChar w:fldCharType="separate"/>
      </w:r>
      <w:r>
        <w:t>90</w:t>
      </w:r>
      <w:r>
        <w:fldChar w:fldCharType="end"/>
      </w:r>
    </w:p>
    <w:p w14:paraId="494E762D" w14:textId="77777777" w:rsidR="002D68BE" w:rsidRDefault="002D68BE">
      <w:pPr>
        <w:pStyle w:val="TOC3"/>
        <w:rPr>
          <w:rFonts w:asciiTheme="minorHAnsi" w:eastAsiaTheme="minorEastAsia" w:hAnsiTheme="minorHAnsi" w:cstheme="minorBidi"/>
          <w:spacing w:val="0"/>
          <w:sz w:val="22"/>
          <w:szCs w:val="22"/>
          <w:lang w:val="en-US" w:eastAsia="en-US"/>
        </w:rPr>
      </w:pPr>
      <w:r>
        <w:t>6.14.1</w:t>
      </w:r>
      <w:r>
        <w:rPr>
          <w:rFonts w:asciiTheme="minorHAnsi" w:eastAsiaTheme="minorEastAsia" w:hAnsiTheme="minorHAnsi" w:cstheme="minorBidi"/>
          <w:spacing w:val="0"/>
          <w:sz w:val="22"/>
          <w:szCs w:val="22"/>
          <w:lang w:val="en-US" w:eastAsia="en-US"/>
        </w:rPr>
        <w:tab/>
      </w:r>
      <w:r>
        <w:t>Resource relationship network model elements</w:t>
      </w:r>
      <w:r>
        <w:tab/>
      </w:r>
      <w:r>
        <w:fldChar w:fldCharType="begin"/>
      </w:r>
      <w:r>
        <w:instrText xml:space="preserve"> PAGEREF _Toc507944922 \h </w:instrText>
      </w:r>
      <w:r>
        <w:fldChar w:fldCharType="separate"/>
      </w:r>
      <w:r>
        <w:t>90</w:t>
      </w:r>
      <w:r>
        <w:fldChar w:fldCharType="end"/>
      </w:r>
    </w:p>
    <w:p w14:paraId="62187AC1" w14:textId="77777777" w:rsidR="002D68BE" w:rsidRDefault="002D68BE">
      <w:pPr>
        <w:pStyle w:val="TOC3"/>
        <w:rPr>
          <w:rFonts w:asciiTheme="minorHAnsi" w:eastAsiaTheme="minorEastAsia" w:hAnsiTheme="minorHAnsi" w:cstheme="minorBidi"/>
          <w:spacing w:val="0"/>
          <w:sz w:val="22"/>
          <w:szCs w:val="22"/>
          <w:lang w:val="en-US" w:eastAsia="en-US"/>
        </w:rPr>
      </w:pPr>
      <w:r>
        <w:t>6.14.2</w:t>
      </w:r>
      <w:r>
        <w:rPr>
          <w:rFonts w:asciiTheme="minorHAnsi" w:eastAsiaTheme="minorEastAsia" w:hAnsiTheme="minorHAnsi" w:cstheme="minorBidi"/>
          <w:spacing w:val="0"/>
          <w:sz w:val="22"/>
          <w:szCs w:val="22"/>
          <w:lang w:val="en-US" w:eastAsia="en-US"/>
        </w:rPr>
        <w:tab/>
      </w:r>
      <w:r>
        <w:t>Resource relationship network verbs</w:t>
      </w:r>
      <w:r>
        <w:tab/>
      </w:r>
      <w:r>
        <w:fldChar w:fldCharType="begin"/>
      </w:r>
      <w:r>
        <w:instrText xml:space="preserve"> PAGEREF _Toc507944923 \h </w:instrText>
      </w:r>
      <w:r>
        <w:fldChar w:fldCharType="separate"/>
      </w:r>
      <w:r>
        <w:t>91</w:t>
      </w:r>
      <w:r>
        <w:fldChar w:fldCharType="end"/>
      </w:r>
    </w:p>
    <w:p w14:paraId="602A3938" w14:textId="77777777" w:rsidR="002D68BE" w:rsidRDefault="002D68BE">
      <w:pPr>
        <w:pStyle w:val="TOC3"/>
        <w:rPr>
          <w:rFonts w:asciiTheme="minorHAnsi" w:eastAsiaTheme="minorEastAsia" w:hAnsiTheme="minorHAnsi" w:cstheme="minorBidi"/>
          <w:spacing w:val="0"/>
          <w:sz w:val="22"/>
          <w:szCs w:val="22"/>
          <w:lang w:val="en-US" w:eastAsia="en-US"/>
        </w:rPr>
      </w:pPr>
      <w:r>
        <w:t>6.14.3</w:t>
      </w:r>
      <w:r>
        <w:rPr>
          <w:rFonts w:asciiTheme="minorHAnsi" w:eastAsiaTheme="minorEastAsia" w:hAnsiTheme="minorHAnsi" w:cstheme="minorBidi"/>
          <w:spacing w:val="0"/>
          <w:sz w:val="22"/>
          <w:szCs w:val="22"/>
          <w:lang w:val="en-US" w:eastAsia="en-US"/>
        </w:rPr>
        <w:tab/>
      </w:r>
      <w:r>
        <w:t>Resource relationship network verb actions</w:t>
      </w:r>
      <w:r>
        <w:tab/>
      </w:r>
      <w:r>
        <w:fldChar w:fldCharType="begin"/>
      </w:r>
      <w:r>
        <w:instrText xml:space="preserve"> PAGEREF _Toc507944924 \h </w:instrText>
      </w:r>
      <w:r>
        <w:fldChar w:fldCharType="separate"/>
      </w:r>
      <w:r>
        <w:t>91</w:t>
      </w:r>
      <w:r>
        <w:fldChar w:fldCharType="end"/>
      </w:r>
    </w:p>
    <w:p w14:paraId="4EE203E4" w14:textId="77777777" w:rsidR="002D68BE" w:rsidRDefault="002D68BE">
      <w:pPr>
        <w:pStyle w:val="TOC3"/>
        <w:rPr>
          <w:rFonts w:asciiTheme="minorHAnsi" w:eastAsiaTheme="minorEastAsia" w:hAnsiTheme="minorHAnsi" w:cstheme="minorBidi"/>
          <w:spacing w:val="0"/>
          <w:sz w:val="22"/>
          <w:szCs w:val="22"/>
          <w:lang w:val="en-US" w:eastAsia="en-US"/>
        </w:rPr>
      </w:pPr>
      <w:r>
        <w:t>6.14.4</w:t>
      </w:r>
      <w:r>
        <w:rPr>
          <w:rFonts w:asciiTheme="minorHAnsi" w:eastAsiaTheme="minorEastAsia" w:hAnsiTheme="minorHAnsi" w:cstheme="minorBidi"/>
          <w:spacing w:val="0"/>
          <w:sz w:val="22"/>
          <w:szCs w:val="22"/>
          <w:lang w:val="en-US" w:eastAsia="en-US"/>
        </w:rPr>
        <w:tab/>
      </w:r>
      <w:r>
        <w:t>Resource relationship connection type verbs</w:t>
      </w:r>
      <w:r>
        <w:tab/>
      </w:r>
      <w:r>
        <w:fldChar w:fldCharType="begin"/>
      </w:r>
      <w:r>
        <w:instrText xml:space="preserve"> PAGEREF _Toc507944925 \h </w:instrText>
      </w:r>
      <w:r>
        <w:fldChar w:fldCharType="separate"/>
      </w:r>
      <w:r>
        <w:t>92</w:t>
      </w:r>
      <w:r>
        <w:fldChar w:fldCharType="end"/>
      </w:r>
    </w:p>
    <w:p w14:paraId="4FBC26E8" w14:textId="77777777" w:rsidR="002D68BE" w:rsidRDefault="002D68BE">
      <w:pPr>
        <w:pStyle w:val="TOC3"/>
        <w:rPr>
          <w:rFonts w:asciiTheme="minorHAnsi" w:eastAsiaTheme="minorEastAsia" w:hAnsiTheme="minorHAnsi" w:cstheme="minorBidi"/>
          <w:spacing w:val="0"/>
          <w:sz w:val="22"/>
          <w:szCs w:val="22"/>
          <w:lang w:val="en-US" w:eastAsia="en-US"/>
        </w:rPr>
      </w:pPr>
      <w:r>
        <w:t>6.14.5</w:t>
      </w:r>
      <w:r>
        <w:rPr>
          <w:rFonts w:asciiTheme="minorHAnsi" w:eastAsiaTheme="minorEastAsia" w:hAnsiTheme="minorHAnsi" w:cstheme="minorBidi"/>
          <w:spacing w:val="0"/>
          <w:sz w:val="22"/>
          <w:szCs w:val="22"/>
          <w:lang w:val="en-US" w:eastAsia="en-US"/>
        </w:rPr>
        <w:tab/>
      </w:r>
      <w:r>
        <w:t>Resource relationship connection type verb actions</w:t>
      </w:r>
      <w:r>
        <w:tab/>
      </w:r>
      <w:r>
        <w:fldChar w:fldCharType="begin"/>
      </w:r>
      <w:r>
        <w:instrText xml:space="preserve"> PAGEREF _Toc507944926 \h </w:instrText>
      </w:r>
      <w:r>
        <w:fldChar w:fldCharType="separate"/>
      </w:r>
      <w:r>
        <w:t>92</w:t>
      </w:r>
      <w:r>
        <w:fldChar w:fldCharType="end"/>
      </w:r>
    </w:p>
    <w:p w14:paraId="002D6D66" w14:textId="77777777" w:rsidR="002D68BE" w:rsidRDefault="002D68BE">
      <w:pPr>
        <w:pStyle w:val="TOC2"/>
        <w:rPr>
          <w:rFonts w:asciiTheme="minorHAnsi" w:eastAsiaTheme="minorEastAsia" w:hAnsiTheme="minorHAnsi" w:cstheme="minorBidi"/>
          <w:spacing w:val="0"/>
          <w:sz w:val="22"/>
          <w:szCs w:val="22"/>
          <w:lang w:val="en-US" w:eastAsia="en-US"/>
        </w:rPr>
      </w:pPr>
      <w:r>
        <w:t>6.15</w:t>
      </w:r>
      <w:r>
        <w:rPr>
          <w:rFonts w:asciiTheme="minorHAnsi" w:eastAsiaTheme="minorEastAsia" w:hAnsiTheme="minorHAnsi" w:cstheme="minorBidi"/>
          <w:spacing w:val="0"/>
          <w:sz w:val="22"/>
          <w:szCs w:val="22"/>
          <w:lang w:val="en-US" w:eastAsia="en-US"/>
        </w:rPr>
        <w:tab/>
      </w:r>
      <w:r>
        <w:t>Work alerts</w:t>
      </w:r>
      <w:r>
        <w:tab/>
      </w:r>
      <w:r>
        <w:fldChar w:fldCharType="begin"/>
      </w:r>
      <w:r>
        <w:instrText xml:space="preserve"> PAGEREF _Toc507944927 \h </w:instrText>
      </w:r>
      <w:r>
        <w:fldChar w:fldCharType="separate"/>
      </w:r>
      <w:r>
        <w:t>93</w:t>
      </w:r>
      <w:r>
        <w:fldChar w:fldCharType="end"/>
      </w:r>
    </w:p>
    <w:p w14:paraId="69CA90BC" w14:textId="77777777" w:rsidR="002D68BE" w:rsidRDefault="002D68BE">
      <w:pPr>
        <w:pStyle w:val="TOC3"/>
        <w:rPr>
          <w:rFonts w:asciiTheme="minorHAnsi" w:eastAsiaTheme="minorEastAsia" w:hAnsiTheme="minorHAnsi" w:cstheme="minorBidi"/>
          <w:spacing w:val="0"/>
          <w:sz w:val="22"/>
          <w:szCs w:val="22"/>
          <w:lang w:val="en-US" w:eastAsia="en-US"/>
        </w:rPr>
      </w:pPr>
      <w:r>
        <w:t>6.15.1</w:t>
      </w:r>
      <w:r>
        <w:rPr>
          <w:rFonts w:asciiTheme="minorHAnsi" w:eastAsiaTheme="minorEastAsia" w:hAnsiTheme="minorHAnsi" w:cstheme="minorBidi"/>
          <w:spacing w:val="0"/>
          <w:sz w:val="22"/>
          <w:szCs w:val="22"/>
          <w:lang w:val="en-US" w:eastAsia="en-US"/>
        </w:rPr>
        <w:tab/>
      </w:r>
      <w:r>
        <w:t>Work alert model elements</w:t>
      </w:r>
      <w:r>
        <w:tab/>
      </w:r>
      <w:r>
        <w:fldChar w:fldCharType="begin"/>
      </w:r>
      <w:r>
        <w:instrText xml:space="preserve"> PAGEREF _Toc507944928 \h </w:instrText>
      </w:r>
      <w:r>
        <w:fldChar w:fldCharType="separate"/>
      </w:r>
      <w:r>
        <w:t>93</w:t>
      </w:r>
      <w:r>
        <w:fldChar w:fldCharType="end"/>
      </w:r>
    </w:p>
    <w:p w14:paraId="1B1F5C5C" w14:textId="77777777" w:rsidR="002D68BE" w:rsidRDefault="002D68BE">
      <w:pPr>
        <w:pStyle w:val="TOC3"/>
        <w:rPr>
          <w:rFonts w:asciiTheme="minorHAnsi" w:eastAsiaTheme="minorEastAsia" w:hAnsiTheme="minorHAnsi" w:cstheme="minorBidi"/>
          <w:spacing w:val="0"/>
          <w:sz w:val="22"/>
          <w:szCs w:val="22"/>
          <w:lang w:val="en-US" w:eastAsia="en-US"/>
        </w:rPr>
      </w:pPr>
      <w:r>
        <w:t>6.15.2</w:t>
      </w:r>
      <w:r>
        <w:rPr>
          <w:rFonts w:asciiTheme="minorHAnsi" w:eastAsiaTheme="minorEastAsia" w:hAnsiTheme="minorHAnsi" w:cstheme="minorBidi"/>
          <w:spacing w:val="0"/>
          <w:sz w:val="22"/>
          <w:szCs w:val="22"/>
          <w:lang w:val="en-US" w:eastAsia="en-US"/>
        </w:rPr>
        <w:tab/>
      </w:r>
      <w:r>
        <w:t>Work alert definition verbs</w:t>
      </w:r>
      <w:r>
        <w:tab/>
      </w:r>
      <w:r>
        <w:fldChar w:fldCharType="begin"/>
      </w:r>
      <w:r>
        <w:instrText xml:space="preserve"> PAGEREF _Toc507944929 \h </w:instrText>
      </w:r>
      <w:r>
        <w:fldChar w:fldCharType="separate"/>
      </w:r>
      <w:r>
        <w:t>94</w:t>
      </w:r>
      <w:r>
        <w:fldChar w:fldCharType="end"/>
      </w:r>
    </w:p>
    <w:p w14:paraId="1D26F20B" w14:textId="77777777" w:rsidR="002D68BE" w:rsidRDefault="002D68BE">
      <w:pPr>
        <w:pStyle w:val="TOC3"/>
        <w:rPr>
          <w:rFonts w:asciiTheme="minorHAnsi" w:eastAsiaTheme="minorEastAsia" w:hAnsiTheme="minorHAnsi" w:cstheme="minorBidi"/>
          <w:spacing w:val="0"/>
          <w:sz w:val="22"/>
          <w:szCs w:val="22"/>
          <w:lang w:val="en-US" w:eastAsia="en-US"/>
        </w:rPr>
      </w:pPr>
      <w:r>
        <w:t>6.15.3</w:t>
      </w:r>
      <w:r>
        <w:rPr>
          <w:rFonts w:asciiTheme="minorHAnsi" w:eastAsiaTheme="minorEastAsia" w:hAnsiTheme="minorHAnsi" w:cstheme="minorBidi"/>
          <w:spacing w:val="0"/>
          <w:sz w:val="22"/>
          <w:szCs w:val="22"/>
          <w:lang w:val="en-US" w:eastAsia="en-US"/>
        </w:rPr>
        <w:tab/>
      </w:r>
      <w:r>
        <w:t>Work alert definition actions</w:t>
      </w:r>
      <w:r>
        <w:tab/>
      </w:r>
      <w:r>
        <w:fldChar w:fldCharType="begin"/>
      </w:r>
      <w:r>
        <w:instrText xml:space="preserve"> PAGEREF _Toc507944930 \h </w:instrText>
      </w:r>
      <w:r>
        <w:fldChar w:fldCharType="separate"/>
      </w:r>
      <w:r>
        <w:t>94</w:t>
      </w:r>
      <w:r>
        <w:fldChar w:fldCharType="end"/>
      </w:r>
    </w:p>
    <w:p w14:paraId="7A204172" w14:textId="77777777" w:rsidR="002D68BE" w:rsidRDefault="002D68BE">
      <w:pPr>
        <w:pStyle w:val="TOC3"/>
        <w:rPr>
          <w:rFonts w:asciiTheme="minorHAnsi" w:eastAsiaTheme="minorEastAsia" w:hAnsiTheme="minorHAnsi" w:cstheme="minorBidi"/>
          <w:spacing w:val="0"/>
          <w:sz w:val="22"/>
          <w:szCs w:val="22"/>
          <w:lang w:val="en-US" w:eastAsia="en-US"/>
        </w:rPr>
      </w:pPr>
      <w:r>
        <w:t>6.15.4</w:t>
      </w:r>
      <w:r>
        <w:rPr>
          <w:rFonts w:asciiTheme="minorHAnsi" w:eastAsiaTheme="minorEastAsia" w:hAnsiTheme="minorHAnsi" w:cstheme="minorBidi"/>
          <w:spacing w:val="0"/>
          <w:sz w:val="22"/>
          <w:szCs w:val="22"/>
          <w:lang w:val="en-US" w:eastAsia="en-US"/>
        </w:rPr>
        <w:tab/>
      </w:r>
      <w:r>
        <w:t>Work alert verbs</w:t>
      </w:r>
      <w:r>
        <w:tab/>
      </w:r>
      <w:r>
        <w:fldChar w:fldCharType="begin"/>
      </w:r>
      <w:r>
        <w:instrText xml:space="preserve"> PAGEREF _Toc507944931 \h </w:instrText>
      </w:r>
      <w:r>
        <w:fldChar w:fldCharType="separate"/>
      </w:r>
      <w:r>
        <w:t>95</w:t>
      </w:r>
      <w:r>
        <w:fldChar w:fldCharType="end"/>
      </w:r>
    </w:p>
    <w:p w14:paraId="427BAE1F" w14:textId="77777777" w:rsidR="002D68BE" w:rsidRDefault="002D68BE">
      <w:pPr>
        <w:pStyle w:val="TOC3"/>
        <w:rPr>
          <w:rFonts w:asciiTheme="minorHAnsi" w:eastAsiaTheme="minorEastAsia" w:hAnsiTheme="minorHAnsi" w:cstheme="minorBidi"/>
          <w:spacing w:val="0"/>
          <w:sz w:val="22"/>
          <w:szCs w:val="22"/>
          <w:lang w:val="en-US" w:eastAsia="en-US"/>
        </w:rPr>
      </w:pPr>
      <w:r>
        <w:t>6.15.5</w:t>
      </w:r>
      <w:r>
        <w:rPr>
          <w:rFonts w:asciiTheme="minorHAnsi" w:eastAsiaTheme="minorEastAsia" w:hAnsiTheme="minorHAnsi" w:cstheme="minorBidi"/>
          <w:spacing w:val="0"/>
          <w:sz w:val="22"/>
          <w:szCs w:val="22"/>
          <w:lang w:val="en-US" w:eastAsia="en-US"/>
        </w:rPr>
        <w:tab/>
      </w:r>
      <w:r>
        <w:t>Work alert verb actions</w:t>
      </w:r>
      <w:r>
        <w:tab/>
      </w:r>
      <w:r>
        <w:fldChar w:fldCharType="begin"/>
      </w:r>
      <w:r>
        <w:instrText xml:space="preserve"> PAGEREF _Toc507944932 \h </w:instrText>
      </w:r>
      <w:r>
        <w:fldChar w:fldCharType="separate"/>
      </w:r>
      <w:r>
        <w:t>96</w:t>
      </w:r>
      <w:r>
        <w:fldChar w:fldCharType="end"/>
      </w:r>
    </w:p>
    <w:p w14:paraId="1DD3B0E8" w14:textId="77777777" w:rsidR="002D68BE" w:rsidRDefault="002D68BE">
      <w:pPr>
        <w:pStyle w:val="TOC2"/>
        <w:rPr>
          <w:rFonts w:asciiTheme="minorHAnsi" w:eastAsiaTheme="minorEastAsia" w:hAnsiTheme="minorHAnsi" w:cstheme="minorBidi"/>
          <w:spacing w:val="0"/>
          <w:sz w:val="22"/>
          <w:szCs w:val="22"/>
          <w:lang w:val="en-US" w:eastAsia="en-US"/>
        </w:rPr>
      </w:pPr>
      <w:r>
        <w:t>6.16</w:t>
      </w:r>
      <w:r>
        <w:rPr>
          <w:rFonts w:asciiTheme="minorHAnsi" w:eastAsiaTheme="minorEastAsia" w:hAnsiTheme="minorHAnsi" w:cstheme="minorBidi"/>
          <w:spacing w:val="0"/>
          <w:sz w:val="22"/>
          <w:szCs w:val="22"/>
          <w:lang w:val="en-US" w:eastAsia="en-US"/>
        </w:rPr>
        <w:tab/>
      </w:r>
      <w:r>
        <w:t>Work calendar</w:t>
      </w:r>
      <w:r>
        <w:tab/>
      </w:r>
      <w:r>
        <w:fldChar w:fldCharType="begin"/>
      </w:r>
      <w:r>
        <w:instrText xml:space="preserve"> PAGEREF _Toc507944933 \h </w:instrText>
      </w:r>
      <w:r>
        <w:fldChar w:fldCharType="separate"/>
      </w:r>
      <w:r>
        <w:t>97</w:t>
      </w:r>
      <w:r>
        <w:fldChar w:fldCharType="end"/>
      </w:r>
    </w:p>
    <w:p w14:paraId="5D367F5C" w14:textId="77777777" w:rsidR="002D68BE" w:rsidRDefault="002D68BE">
      <w:pPr>
        <w:pStyle w:val="TOC3"/>
        <w:rPr>
          <w:rFonts w:asciiTheme="minorHAnsi" w:eastAsiaTheme="minorEastAsia" w:hAnsiTheme="minorHAnsi" w:cstheme="minorBidi"/>
          <w:spacing w:val="0"/>
          <w:sz w:val="22"/>
          <w:szCs w:val="22"/>
          <w:lang w:val="en-US" w:eastAsia="en-US"/>
        </w:rPr>
      </w:pPr>
      <w:r>
        <w:t>6.16.1</w:t>
      </w:r>
      <w:r>
        <w:rPr>
          <w:rFonts w:asciiTheme="minorHAnsi" w:eastAsiaTheme="minorEastAsia" w:hAnsiTheme="minorHAnsi" w:cstheme="minorBidi"/>
          <w:spacing w:val="0"/>
          <w:sz w:val="22"/>
          <w:szCs w:val="22"/>
          <w:lang w:val="en-US" w:eastAsia="en-US"/>
        </w:rPr>
        <w:tab/>
      </w:r>
      <w:r>
        <w:t>Work calendar elements</w:t>
      </w:r>
      <w:r>
        <w:tab/>
      </w:r>
      <w:r>
        <w:fldChar w:fldCharType="begin"/>
      </w:r>
      <w:r>
        <w:instrText xml:space="preserve"> PAGEREF _Toc507944934 \h </w:instrText>
      </w:r>
      <w:r>
        <w:fldChar w:fldCharType="separate"/>
      </w:r>
      <w:r>
        <w:t>97</w:t>
      </w:r>
      <w:r>
        <w:fldChar w:fldCharType="end"/>
      </w:r>
    </w:p>
    <w:p w14:paraId="0EC0C66A" w14:textId="77777777" w:rsidR="002D68BE" w:rsidRDefault="002D68BE">
      <w:pPr>
        <w:pStyle w:val="TOC3"/>
        <w:rPr>
          <w:rFonts w:asciiTheme="minorHAnsi" w:eastAsiaTheme="minorEastAsia" w:hAnsiTheme="minorHAnsi" w:cstheme="minorBidi"/>
          <w:spacing w:val="0"/>
          <w:sz w:val="22"/>
          <w:szCs w:val="22"/>
          <w:lang w:val="en-US" w:eastAsia="en-US"/>
        </w:rPr>
      </w:pPr>
      <w:r>
        <w:t>6.16.2</w:t>
      </w:r>
      <w:r>
        <w:rPr>
          <w:rFonts w:asciiTheme="minorHAnsi" w:eastAsiaTheme="minorEastAsia" w:hAnsiTheme="minorHAnsi" w:cstheme="minorBidi"/>
          <w:spacing w:val="0"/>
          <w:sz w:val="22"/>
          <w:szCs w:val="22"/>
          <w:lang w:val="en-US" w:eastAsia="en-US"/>
        </w:rPr>
        <w:tab/>
      </w:r>
      <w:r>
        <w:t>Work calendar definition verbs</w:t>
      </w:r>
      <w:r>
        <w:tab/>
      </w:r>
      <w:r>
        <w:fldChar w:fldCharType="begin"/>
      </w:r>
      <w:r>
        <w:instrText xml:space="preserve"> PAGEREF _Toc507944935 \h </w:instrText>
      </w:r>
      <w:r>
        <w:fldChar w:fldCharType="separate"/>
      </w:r>
      <w:r>
        <w:t>98</w:t>
      </w:r>
      <w:r>
        <w:fldChar w:fldCharType="end"/>
      </w:r>
    </w:p>
    <w:p w14:paraId="148889C2" w14:textId="77777777" w:rsidR="002D68BE" w:rsidRDefault="002D68BE">
      <w:pPr>
        <w:pStyle w:val="TOC3"/>
        <w:rPr>
          <w:rFonts w:asciiTheme="minorHAnsi" w:eastAsiaTheme="minorEastAsia" w:hAnsiTheme="minorHAnsi" w:cstheme="minorBidi"/>
          <w:spacing w:val="0"/>
          <w:sz w:val="22"/>
          <w:szCs w:val="22"/>
          <w:lang w:val="en-US" w:eastAsia="en-US"/>
        </w:rPr>
      </w:pPr>
      <w:r>
        <w:t>6.16.3</w:t>
      </w:r>
      <w:r>
        <w:rPr>
          <w:rFonts w:asciiTheme="minorHAnsi" w:eastAsiaTheme="minorEastAsia" w:hAnsiTheme="minorHAnsi" w:cstheme="minorBidi"/>
          <w:spacing w:val="0"/>
          <w:sz w:val="22"/>
          <w:szCs w:val="22"/>
          <w:lang w:val="en-US" w:eastAsia="en-US"/>
        </w:rPr>
        <w:tab/>
      </w:r>
      <w:r>
        <w:t>Work calendar definition actions</w:t>
      </w:r>
      <w:r>
        <w:tab/>
      </w:r>
      <w:r>
        <w:fldChar w:fldCharType="begin"/>
      </w:r>
      <w:r>
        <w:instrText xml:space="preserve"> PAGEREF _Toc507944936 \h </w:instrText>
      </w:r>
      <w:r>
        <w:fldChar w:fldCharType="separate"/>
      </w:r>
      <w:r>
        <w:t>98</w:t>
      </w:r>
      <w:r>
        <w:fldChar w:fldCharType="end"/>
      </w:r>
    </w:p>
    <w:p w14:paraId="55198242" w14:textId="77777777" w:rsidR="002D68BE" w:rsidRDefault="002D68BE">
      <w:pPr>
        <w:pStyle w:val="TOC3"/>
        <w:rPr>
          <w:rFonts w:asciiTheme="minorHAnsi" w:eastAsiaTheme="minorEastAsia" w:hAnsiTheme="minorHAnsi" w:cstheme="minorBidi"/>
          <w:spacing w:val="0"/>
          <w:sz w:val="22"/>
          <w:szCs w:val="22"/>
          <w:lang w:val="en-US" w:eastAsia="en-US"/>
        </w:rPr>
      </w:pPr>
      <w:r>
        <w:t>6.16.4</w:t>
      </w:r>
      <w:r>
        <w:rPr>
          <w:rFonts w:asciiTheme="minorHAnsi" w:eastAsiaTheme="minorEastAsia" w:hAnsiTheme="minorHAnsi" w:cstheme="minorBidi"/>
          <w:spacing w:val="0"/>
          <w:sz w:val="22"/>
          <w:szCs w:val="22"/>
          <w:lang w:val="en-US" w:eastAsia="en-US"/>
        </w:rPr>
        <w:tab/>
      </w:r>
      <w:r>
        <w:t>Work calendar verbs</w:t>
      </w:r>
      <w:r>
        <w:tab/>
      </w:r>
      <w:r>
        <w:fldChar w:fldCharType="begin"/>
      </w:r>
      <w:r>
        <w:instrText xml:space="preserve"> PAGEREF _Toc507944937 \h </w:instrText>
      </w:r>
      <w:r>
        <w:fldChar w:fldCharType="separate"/>
      </w:r>
      <w:r>
        <w:t>99</w:t>
      </w:r>
      <w:r>
        <w:fldChar w:fldCharType="end"/>
      </w:r>
    </w:p>
    <w:p w14:paraId="4EA71350" w14:textId="77777777" w:rsidR="002D68BE" w:rsidRDefault="002D68BE">
      <w:pPr>
        <w:pStyle w:val="TOC3"/>
        <w:rPr>
          <w:rFonts w:asciiTheme="minorHAnsi" w:eastAsiaTheme="minorEastAsia" w:hAnsiTheme="minorHAnsi" w:cstheme="minorBidi"/>
          <w:spacing w:val="0"/>
          <w:sz w:val="22"/>
          <w:szCs w:val="22"/>
          <w:lang w:val="en-US" w:eastAsia="en-US"/>
        </w:rPr>
      </w:pPr>
      <w:r>
        <w:t>6.16.5</w:t>
      </w:r>
      <w:r>
        <w:rPr>
          <w:rFonts w:asciiTheme="minorHAnsi" w:eastAsiaTheme="minorEastAsia" w:hAnsiTheme="minorHAnsi" w:cstheme="minorBidi"/>
          <w:spacing w:val="0"/>
          <w:sz w:val="22"/>
          <w:szCs w:val="22"/>
          <w:lang w:val="en-US" w:eastAsia="en-US"/>
        </w:rPr>
        <w:tab/>
      </w:r>
      <w:r>
        <w:t>Work calendar actions</w:t>
      </w:r>
      <w:r>
        <w:tab/>
      </w:r>
      <w:r>
        <w:fldChar w:fldCharType="begin"/>
      </w:r>
      <w:r>
        <w:instrText xml:space="preserve"> PAGEREF _Toc507944938 \h </w:instrText>
      </w:r>
      <w:r>
        <w:fldChar w:fldCharType="separate"/>
      </w:r>
      <w:r>
        <w:t>99</w:t>
      </w:r>
      <w:r>
        <w:fldChar w:fldCharType="end"/>
      </w:r>
    </w:p>
    <w:p w14:paraId="7A9CCF22" w14:textId="77777777" w:rsidR="002D68BE" w:rsidRDefault="002D68BE">
      <w:pPr>
        <w:pStyle w:val="TOC2"/>
        <w:rPr>
          <w:rFonts w:asciiTheme="minorHAnsi" w:eastAsiaTheme="minorEastAsia" w:hAnsiTheme="minorHAnsi" w:cstheme="minorBidi"/>
          <w:spacing w:val="0"/>
          <w:sz w:val="22"/>
          <w:szCs w:val="22"/>
          <w:lang w:val="en-US" w:eastAsia="en-US"/>
        </w:rPr>
      </w:pPr>
      <w:r>
        <w:t>6.17</w:t>
      </w:r>
      <w:r>
        <w:rPr>
          <w:rFonts w:asciiTheme="minorHAnsi" w:eastAsiaTheme="minorEastAsia" w:hAnsiTheme="minorHAnsi" w:cstheme="minorBidi"/>
          <w:spacing w:val="0"/>
          <w:sz w:val="22"/>
          <w:szCs w:val="22"/>
          <w:lang w:val="en-US" w:eastAsia="en-US"/>
        </w:rPr>
        <w:tab/>
      </w:r>
      <w:r>
        <w:t>Work capability model</w:t>
      </w:r>
      <w:r>
        <w:tab/>
      </w:r>
      <w:r>
        <w:fldChar w:fldCharType="begin"/>
      </w:r>
      <w:r>
        <w:instrText xml:space="preserve"> PAGEREF _Toc507944939 \h </w:instrText>
      </w:r>
      <w:r>
        <w:fldChar w:fldCharType="separate"/>
      </w:r>
      <w:r>
        <w:t>100</w:t>
      </w:r>
      <w:r>
        <w:fldChar w:fldCharType="end"/>
      </w:r>
    </w:p>
    <w:p w14:paraId="6CC33AD8" w14:textId="77777777" w:rsidR="002D68BE" w:rsidRDefault="002D68BE">
      <w:pPr>
        <w:pStyle w:val="TOC3"/>
        <w:rPr>
          <w:rFonts w:asciiTheme="minorHAnsi" w:eastAsiaTheme="minorEastAsia" w:hAnsiTheme="minorHAnsi" w:cstheme="minorBidi"/>
          <w:spacing w:val="0"/>
          <w:sz w:val="22"/>
          <w:szCs w:val="22"/>
          <w:lang w:val="en-US" w:eastAsia="en-US"/>
        </w:rPr>
      </w:pPr>
      <w:r>
        <w:t>6.17.1</w:t>
      </w:r>
      <w:r>
        <w:rPr>
          <w:rFonts w:asciiTheme="minorHAnsi" w:eastAsiaTheme="minorEastAsia" w:hAnsiTheme="minorHAnsi" w:cstheme="minorBidi"/>
          <w:spacing w:val="0"/>
          <w:sz w:val="22"/>
          <w:szCs w:val="22"/>
          <w:lang w:val="en-US" w:eastAsia="en-US"/>
        </w:rPr>
        <w:tab/>
      </w:r>
      <w:r>
        <w:t>Work capability model elements</w:t>
      </w:r>
      <w:r>
        <w:tab/>
      </w:r>
      <w:r>
        <w:fldChar w:fldCharType="begin"/>
      </w:r>
      <w:r>
        <w:instrText xml:space="preserve"> PAGEREF _Toc507944940 \h </w:instrText>
      </w:r>
      <w:r>
        <w:fldChar w:fldCharType="separate"/>
      </w:r>
      <w:r>
        <w:t>100</w:t>
      </w:r>
      <w:r>
        <w:fldChar w:fldCharType="end"/>
      </w:r>
    </w:p>
    <w:p w14:paraId="18B5551A" w14:textId="77777777" w:rsidR="002D68BE" w:rsidRDefault="002D68BE">
      <w:pPr>
        <w:pStyle w:val="TOC3"/>
        <w:rPr>
          <w:rFonts w:asciiTheme="minorHAnsi" w:eastAsiaTheme="minorEastAsia" w:hAnsiTheme="minorHAnsi" w:cstheme="minorBidi"/>
          <w:spacing w:val="0"/>
          <w:sz w:val="22"/>
          <w:szCs w:val="22"/>
          <w:lang w:val="en-US" w:eastAsia="en-US"/>
        </w:rPr>
      </w:pPr>
      <w:r>
        <w:t>6.17.2</w:t>
      </w:r>
      <w:r>
        <w:rPr>
          <w:rFonts w:asciiTheme="minorHAnsi" w:eastAsiaTheme="minorEastAsia" w:hAnsiTheme="minorHAnsi" w:cstheme="minorBidi"/>
          <w:spacing w:val="0"/>
          <w:sz w:val="22"/>
          <w:szCs w:val="22"/>
          <w:lang w:val="en-US" w:eastAsia="en-US"/>
        </w:rPr>
        <w:tab/>
      </w:r>
      <w:r>
        <w:t>Work capability verbs</w:t>
      </w:r>
      <w:r>
        <w:tab/>
      </w:r>
      <w:r>
        <w:fldChar w:fldCharType="begin"/>
      </w:r>
      <w:r>
        <w:instrText xml:space="preserve"> PAGEREF _Toc507944941 \h </w:instrText>
      </w:r>
      <w:r>
        <w:fldChar w:fldCharType="separate"/>
      </w:r>
      <w:r>
        <w:t>100</w:t>
      </w:r>
      <w:r>
        <w:fldChar w:fldCharType="end"/>
      </w:r>
    </w:p>
    <w:p w14:paraId="7F8E77D2" w14:textId="77777777" w:rsidR="002D68BE" w:rsidRDefault="002D68BE">
      <w:pPr>
        <w:pStyle w:val="TOC3"/>
        <w:rPr>
          <w:rFonts w:asciiTheme="minorHAnsi" w:eastAsiaTheme="minorEastAsia" w:hAnsiTheme="minorHAnsi" w:cstheme="minorBidi"/>
          <w:spacing w:val="0"/>
          <w:sz w:val="22"/>
          <w:szCs w:val="22"/>
          <w:lang w:val="en-US" w:eastAsia="en-US"/>
        </w:rPr>
      </w:pPr>
      <w:r>
        <w:t>6.17.3</w:t>
      </w:r>
      <w:r>
        <w:rPr>
          <w:rFonts w:asciiTheme="minorHAnsi" w:eastAsiaTheme="minorEastAsia" w:hAnsiTheme="minorHAnsi" w:cstheme="minorBidi"/>
          <w:spacing w:val="0"/>
          <w:sz w:val="22"/>
          <w:szCs w:val="22"/>
          <w:lang w:val="en-US" w:eastAsia="en-US"/>
        </w:rPr>
        <w:tab/>
      </w:r>
      <w:r>
        <w:t>Work capability verb actions</w:t>
      </w:r>
      <w:r>
        <w:tab/>
      </w:r>
      <w:r>
        <w:fldChar w:fldCharType="begin"/>
      </w:r>
      <w:r>
        <w:instrText xml:space="preserve"> PAGEREF _Toc507944942 \h </w:instrText>
      </w:r>
      <w:r>
        <w:fldChar w:fldCharType="separate"/>
      </w:r>
      <w:r>
        <w:t>100</w:t>
      </w:r>
      <w:r>
        <w:fldChar w:fldCharType="end"/>
      </w:r>
    </w:p>
    <w:p w14:paraId="1797A808" w14:textId="77777777" w:rsidR="002D68BE" w:rsidRDefault="002D68BE">
      <w:pPr>
        <w:pStyle w:val="TOC2"/>
        <w:rPr>
          <w:rFonts w:asciiTheme="minorHAnsi" w:eastAsiaTheme="minorEastAsia" w:hAnsiTheme="minorHAnsi" w:cstheme="minorBidi"/>
          <w:spacing w:val="0"/>
          <w:sz w:val="22"/>
          <w:szCs w:val="22"/>
          <w:lang w:val="en-US" w:eastAsia="en-US"/>
        </w:rPr>
      </w:pPr>
      <w:r>
        <w:t>6.18</w:t>
      </w:r>
      <w:r>
        <w:rPr>
          <w:rFonts w:asciiTheme="minorHAnsi" w:eastAsiaTheme="minorEastAsia" w:hAnsiTheme="minorHAnsi" w:cstheme="minorBidi"/>
          <w:spacing w:val="0"/>
          <w:sz w:val="22"/>
          <w:szCs w:val="22"/>
          <w:lang w:val="en-US" w:eastAsia="en-US"/>
        </w:rPr>
        <w:tab/>
      </w:r>
      <w:r>
        <w:t>Work definition model</w:t>
      </w:r>
      <w:r>
        <w:tab/>
      </w:r>
      <w:r>
        <w:fldChar w:fldCharType="begin"/>
      </w:r>
      <w:r>
        <w:instrText xml:space="preserve"> PAGEREF _Toc507944943 \h </w:instrText>
      </w:r>
      <w:r>
        <w:fldChar w:fldCharType="separate"/>
      </w:r>
      <w:r>
        <w:t>103</w:t>
      </w:r>
      <w:r>
        <w:fldChar w:fldCharType="end"/>
      </w:r>
    </w:p>
    <w:p w14:paraId="3015EE62" w14:textId="77777777" w:rsidR="002D68BE" w:rsidRDefault="002D68BE">
      <w:pPr>
        <w:pStyle w:val="TOC3"/>
        <w:rPr>
          <w:rFonts w:asciiTheme="minorHAnsi" w:eastAsiaTheme="minorEastAsia" w:hAnsiTheme="minorHAnsi" w:cstheme="minorBidi"/>
          <w:spacing w:val="0"/>
          <w:sz w:val="22"/>
          <w:szCs w:val="22"/>
          <w:lang w:val="en-US" w:eastAsia="en-US"/>
        </w:rPr>
      </w:pPr>
      <w:r>
        <w:t>6.18.1</w:t>
      </w:r>
      <w:r>
        <w:rPr>
          <w:rFonts w:asciiTheme="minorHAnsi" w:eastAsiaTheme="minorEastAsia" w:hAnsiTheme="minorHAnsi" w:cstheme="minorBidi"/>
          <w:spacing w:val="0"/>
          <w:sz w:val="22"/>
          <w:szCs w:val="22"/>
          <w:lang w:val="en-US" w:eastAsia="en-US"/>
        </w:rPr>
        <w:tab/>
      </w:r>
      <w:r>
        <w:t>Work definition model elements</w:t>
      </w:r>
      <w:r>
        <w:tab/>
      </w:r>
      <w:r>
        <w:fldChar w:fldCharType="begin"/>
      </w:r>
      <w:r>
        <w:instrText xml:space="preserve"> PAGEREF _Toc507944944 \h </w:instrText>
      </w:r>
      <w:r>
        <w:fldChar w:fldCharType="separate"/>
      </w:r>
      <w:r>
        <w:t>103</w:t>
      </w:r>
      <w:r>
        <w:fldChar w:fldCharType="end"/>
      </w:r>
    </w:p>
    <w:p w14:paraId="5466F746" w14:textId="77777777" w:rsidR="002D68BE" w:rsidRDefault="002D68BE">
      <w:pPr>
        <w:pStyle w:val="TOC3"/>
        <w:rPr>
          <w:rFonts w:asciiTheme="minorHAnsi" w:eastAsiaTheme="minorEastAsia" w:hAnsiTheme="minorHAnsi" w:cstheme="minorBidi"/>
          <w:spacing w:val="0"/>
          <w:sz w:val="22"/>
          <w:szCs w:val="22"/>
          <w:lang w:val="en-US" w:eastAsia="en-US"/>
        </w:rPr>
      </w:pPr>
      <w:r>
        <w:t>6.18.2</w:t>
      </w:r>
      <w:r>
        <w:rPr>
          <w:rFonts w:asciiTheme="minorHAnsi" w:eastAsiaTheme="minorEastAsia" w:hAnsiTheme="minorHAnsi" w:cstheme="minorBidi"/>
          <w:spacing w:val="0"/>
          <w:sz w:val="22"/>
          <w:szCs w:val="22"/>
          <w:lang w:val="en-US" w:eastAsia="en-US"/>
        </w:rPr>
        <w:tab/>
      </w:r>
      <w:r>
        <w:t>Work master verbs</w:t>
      </w:r>
      <w:r>
        <w:tab/>
      </w:r>
      <w:r>
        <w:fldChar w:fldCharType="begin"/>
      </w:r>
      <w:r>
        <w:instrText xml:space="preserve"> PAGEREF _Toc507944945 \h </w:instrText>
      </w:r>
      <w:r>
        <w:fldChar w:fldCharType="separate"/>
      </w:r>
      <w:r>
        <w:t>103</w:t>
      </w:r>
      <w:r>
        <w:fldChar w:fldCharType="end"/>
      </w:r>
    </w:p>
    <w:p w14:paraId="0D2911D3" w14:textId="77777777" w:rsidR="002D68BE" w:rsidRDefault="002D68BE">
      <w:pPr>
        <w:pStyle w:val="TOC3"/>
        <w:rPr>
          <w:rFonts w:asciiTheme="minorHAnsi" w:eastAsiaTheme="minorEastAsia" w:hAnsiTheme="minorHAnsi" w:cstheme="minorBidi"/>
          <w:spacing w:val="0"/>
          <w:sz w:val="22"/>
          <w:szCs w:val="22"/>
          <w:lang w:val="en-US" w:eastAsia="en-US"/>
        </w:rPr>
      </w:pPr>
      <w:r>
        <w:t>6.18.3</w:t>
      </w:r>
      <w:r>
        <w:rPr>
          <w:rFonts w:asciiTheme="minorHAnsi" w:eastAsiaTheme="minorEastAsia" w:hAnsiTheme="minorHAnsi" w:cstheme="minorBidi"/>
          <w:spacing w:val="0"/>
          <w:sz w:val="22"/>
          <w:szCs w:val="22"/>
          <w:lang w:val="en-US" w:eastAsia="en-US"/>
        </w:rPr>
        <w:tab/>
      </w:r>
      <w:r>
        <w:t>Work master verb actions</w:t>
      </w:r>
      <w:r>
        <w:tab/>
      </w:r>
      <w:r>
        <w:fldChar w:fldCharType="begin"/>
      </w:r>
      <w:r>
        <w:instrText xml:space="preserve"> PAGEREF _Toc507944946 \h </w:instrText>
      </w:r>
      <w:r>
        <w:fldChar w:fldCharType="separate"/>
      </w:r>
      <w:r>
        <w:t>103</w:t>
      </w:r>
      <w:r>
        <w:fldChar w:fldCharType="end"/>
      </w:r>
    </w:p>
    <w:p w14:paraId="7B9D7383" w14:textId="77777777" w:rsidR="002D68BE" w:rsidRDefault="002D68BE">
      <w:pPr>
        <w:pStyle w:val="TOC3"/>
        <w:rPr>
          <w:rFonts w:asciiTheme="minorHAnsi" w:eastAsiaTheme="minorEastAsia" w:hAnsiTheme="minorHAnsi" w:cstheme="minorBidi"/>
          <w:spacing w:val="0"/>
          <w:sz w:val="22"/>
          <w:szCs w:val="22"/>
          <w:lang w:val="en-US" w:eastAsia="en-US"/>
        </w:rPr>
      </w:pPr>
      <w:r>
        <w:t>6.18.4</w:t>
      </w:r>
      <w:r>
        <w:rPr>
          <w:rFonts w:asciiTheme="minorHAnsi" w:eastAsiaTheme="minorEastAsia" w:hAnsiTheme="minorHAnsi" w:cstheme="minorBidi"/>
          <w:spacing w:val="0"/>
          <w:sz w:val="22"/>
          <w:szCs w:val="22"/>
          <w:lang w:val="en-US" w:eastAsia="en-US"/>
        </w:rPr>
        <w:tab/>
      </w:r>
      <w:r>
        <w:t>Work directive verbs</w:t>
      </w:r>
      <w:r>
        <w:tab/>
      </w:r>
      <w:r>
        <w:fldChar w:fldCharType="begin"/>
      </w:r>
      <w:r>
        <w:instrText xml:space="preserve"> PAGEREF _Toc507944947 \h </w:instrText>
      </w:r>
      <w:r>
        <w:fldChar w:fldCharType="separate"/>
      </w:r>
      <w:r>
        <w:t>104</w:t>
      </w:r>
      <w:r>
        <w:fldChar w:fldCharType="end"/>
      </w:r>
    </w:p>
    <w:p w14:paraId="62655AB4" w14:textId="77777777" w:rsidR="002D68BE" w:rsidRDefault="002D68BE">
      <w:pPr>
        <w:pStyle w:val="TOC3"/>
        <w:rPr>
          <w:rFonts w:asciiTheme="minorHAnsi" w:eastAsiaTheme="minorEastAsia" w:hAnsiTheme="minorHAnsi" w:cstheme="minorBidi"/>
          <w:spacing w:val="0"/>
          <w:sz w:val="22"/>
          <w:szCs w:val="22"/>
          <w:lang w:val="en-US" w:eastAsia="en-US"/>
        </w:rPr>
      </w:pPr>
      <w:r>
        <w:t>6.18.5</w:t>
      </w:r>
      <w:r>
        <w:rPr>
          <w:rFonts w:asciiTheme="minorHAnsi" w:eastAsiaTheme="minorEastAsia" w:hAnsiTheme="minorHAnsi" w:cstheme="minorBidi"/>
          <w:spacing w:val="0"/>
          <w:sz w:val="22"/>
          <w:szCs w:val="22"/>
          <w:lang w:val="en-US" w:eastAsia="en-US"/>
        </w:rPr>
        <w:tab/>
      </w:r>
      <w:r>
        <w:t>Work directive verb actions</w:t>
      </w:r>
      <w:r>
        <w:tab/>
      </w:r>
      <w:r>
        <w:fldChar w:fldCharType="begin"/>
      </w:r>
      <w:r>
        <w:instrText xml:space="preserve"> PAGEREF _Toc507944948 \h </w:instrText>
      </w:r>
      <w:r>
        <w:fldChar w:fldCharType="separate"/>
      </w:r>
      <w:r>
        <w:t>104</w:t>
      </w:r>
      <w:r>
        <w:fldChar w:fldCharType="end"/>
      </w:r>
    </w:p>
    <w:p w14:paraId="65559DCE" w14:textId="77777777" w:rsidR="002D68BE" w:rsidRDefault="002D68BE">
      <w:pPr>
        <w:pStyle w:val="TOC2"/>
        <w:rPr>
          <w:rFonts w:asciiTheme="minorHAnsi" w:eastAsiaTheme="minorEastAsia" w:hAnsiTheme="minorHAnsi" w:cstheme="minorBidi"/>
          <w:spacing w:val="0"/>
          <w:sz w:val="22"/>
          <w:szCs w:val="22"/>
          <w:lang w:val="en-US" w:eastAsia="en-US"/>
        </w:rPr>
      </w:pPr>
      <w:r>
        <w:t>6.19</w:t>
      </w:r>
      <w:r>
        <w:rPr>
          <w:rFonts w:asciiTheme="minorHAnsi" w:eastAsiaTheme="minorEastAsia" w:hAnsiTheme="minorHAnsi" w:cstheme="minorBidi"/>
          <w:spacing w:val="0"/>
          <w:sz w:val="22"/>
          <w:szCs w:val="22"/>
          <w:lang w:val="en-US" w:eastAsia="en-US"/>
        </w:rPr>
        <w:tab/>
      </w:r>
      <w:r>
        <w:t>Work record</w:t>
      </w:r>
      <w:r>
        <w:tab/>
      </w:r>
      <w:r>
        <w:fldChar w:fldCharType="begin"/>
      </w:r>
      <w:r>
        <w:instrText xml:space="preserve"> PAGEREF _Toc507944949 \h </w:instrText>
      </w:r>
      <w:r>
        <w:fldChar w:fldCharType="separate"/>
      </w:r>
      <w:r>
        <w:t>105</w:t>
      </w:r>
      <w:r>
        <w:fldChar w:fldCharType="end"/>
      </w:r>
    </w:p>
    <w:p w14:paraId="2093CFB0" w14:textId="77777777" w:rsidR="002D68BE" w:rsidRDefault="002D68BE">
      <w:pPr>
        <w:pStyle w:val="TOC3"/>
        <w:rPr>
          <w:rFonts w:asciiTheme="minorHAnsi" w:eastAsiaTheme="minorEastAsia" w:hAnsiTheme="minorHAnsi" w:cstheme="minorBidi"/>
          <w:spacing w:val="0"/>
          <w:sz w:val="22"/>
          <w:szCs w:val="22"/>
          <w:lang w:val="en-US" w:eastAsia="en-US"/>
        </w:rPr>
      </w:pPr>
      <w:r>
        <w:t>6.19.1</w:t>
      </w:r>
      <w:r>
        <w:rPr>
          <w:rFonts w:asciiTheme="minorHAnsi" w:eastAsiaTheme="minorEastAsia" w:hAnsiTheme="minorHAnsi" w:cstheme="minorBidi"/>
          <w:spacing w:val="0"/>
          <w:sz w:val="22"/>
          <w:szCs w:val="22"/>
          <w:lang w:val="en-US" w:eastAsia="en-US"/>
        </w:rPr>
        <w:tab/>
      </w:r>
      <w:r>
        <w:t>Work record elements</w:t>
      </w:r>
      <w:r>
        <w:tab/>
      </w:r>
      <w:r>
        <w:fldChar w:fldCharType="begin"/>
      </w:r>
      <w:r>
        <w:instrText xml:space="preserve"> PAGEREF _Toc507944950 \h </w:instrText>
      </w:r>
      <w:r>
        <w:fldChar w:fldCharType="separate"/>
      </w:r>
      <w:r>
        <w:t>105</w:t>
      </w:r>
      <w:r>
        <w:fldChar w:fldCharType="end"/>
      </w:r>
    </w:p>
    <w:p w14:paraId="61936355" w14:textId="77777777" w:rsidR="002D68BE" w:rsidRDefault="002D68BE">
      <w:pPr>
        <w:pStyle w:val="TOC3"/>
        <w:rPr>
          <w:rFonts w:asciiTheme="minorHAnsi" w:eastAsiaTheme="minorEastAsia" w:hAnsiTheme="minorHAnsi" w:cstheme="minorBidi"/>
          <w:spacing w:val="0"/>
          <w:sz w:val="22"/>
          <w:szCs w:val="22"/>
          <w:lang w:val="en-US" w:eastAsia="en-US"/>
        </w:rPr>
      </w:pPr>
      <w:r>
        <w:t>6.19.2</w:t>
      </w:r>
      <w:r>
        <w:rPr>
          <w:rFonts w:asciiTheme="minorHAnsi" w:eastAsiaTheme="minorEastAsia" w:hAnsiTheme="minorHAnsi" w:cstheme="minorBidi"/>
          <w:spacing w:val="0"/>
          <w:sz w:val="22"/>
          <w:szCs w:val="22"/>
          <w:lang w:val="en-US" w:eastAsia="en-US"/>
        </w:rPr>
        <w:tab/>
      </w:r>
      <w:r>
        <w:t>Work record verbs</w:t>
      </w:r>
      <w:r>
        <w:tab/>
      </w:r>
      <w:r>
        <w:fldChar w:fldCharType="begin"/>
      </w:r>
      <w:r>
        <w:instrText xml:space="preserve"> PAGEREF _Toc507944951 \h </w:instrText>
      </w:r>
      <w:r>
        <w:fldChar w:fldCharType="separate"/>
      </w:r>
      <w:r>
        <w:t>106</w:t>
      </w:r>
      <w:r>
        <w:fldChar w:fldCharType="end"/>
      </w:r>
    </w:p>
    <w:p w14:paraId="6E56B042" w14:textId="77777777" w:rsidR="002D68BE" w:rsidRDefault="002D68BE">
      <w:pPr>
        <w:pStyle w:val="TOC3"/>
        <w:rPr>
          <w:rFonts w:asciiTheme="minorHAnsi" w:eastAsiaTheme="minorEastAsia" w:hAnsiTheme="minorHAnsi" w:cstheme="minorBidi"/>
          <w:spacing w:val="0"/>
          <w:sz w:val="22"/>
          <w:szCs w:val="22"/>
          <w:lang w:val="en-US" w:eastAsia="en-US"/>
        </w:rPr>
      </w:pPr>
      <w:r>
        <w:t>6.19.3</w:t>
      </w:r>
      <w:r>
        <w:rPr>
          <w:rFonts w:asciiTheme="minorHAnsi" w:eastAsiaTheme="minorEastAsia" w:hAnsiTheme="minorHAnsi" w:cstheme="minorBidi"/>
          <w:spacing w:val="0"/>
          <w:sz w:val="22"/>
          <w:szCs w:val="22"/>
          <w:lang w:val="en-US" w:eastAsia="en-US"/>
        </w:rPr>
        <w:tab/>
      </w:r>
      <w:r>
        <w:t>Work record verb actions</w:t>
      </w:r>
      <w:r>
        <w:tab/>
      </w:r>
      <w:r>
        <w:fldChar w:fldCharType="begin"/>
      </w:r>
      <w:r>
        <w:instrText xml:space="preserve"> PAGEREF _Toc507944952 \h </w:instrText>
      </w:r>
      <w:r>
        <w:fldChar w:fldCharType="separate"/>
      </w:r>
      <w:r>
        <w:t>106</w:t>
      </w:r>
      <w:r>
        <w:fldChar w:fldCharType="end"/>
      </w:r>
    </w:p>
    <w:p w14:paraId="0EB4C1E6" w14:textId="77777777" w:rsidR="002D68BE" w:rsidRDefault="002D68BE">
      <w:pPr>
        <w:pStyle w:val="TOC2"/>
        <w:rPr>
          <w:rFonts w:asciiTheme="minorHAnsi" w:eastAsiaTheme="minorEastAsia" w:hAnsiTheme="minorHAnsi" w:cstheme="minorBidi"/>
          <w:spacing w:val="0"/>
          <w:sz w:val="22"/>
          <w:szCs w:val="22"/>
          <w:lang w:val="en-US" w:eastAsia="en-US"/>
        </w:rPr>
      </w:pPr>
      <w:r>
        <w:t>6.20</w:t>
      </w:r>
      <w:r>
        <w:rPr>
          <w:rFonts w:asciiTheme="minorHAnsi" w:eastAsiaTheme="minorEastAsia" w:hAnsiTheme="minorHAnsi" w:cstheme="minorBidi"/>
          <w:spacing w:val="0"/>
          <w:sz w:val="22"/>
          <w:szCs w:val="22"/>
          <w:lang w:val="en-US" w:eastAsia="en-US"/>
        </w:rPr>
        <w:tab/>
      </w:r>
      <w:r>
        <w:t>Work schedule model</w:t>
      </w:r>
      <w:r>
        <w:tab/>
      </w:r>
      <w:r>
        <w:fldChar w:fldCharType="begin"/>
      </w:r>
      <w:r>
        <w:instrText xml:space="preserve"> PAGEREF _Toc507944953 \h </w:instrText>
      </w:r>
      <w:r>
        <w:fldChar w:fldCharType="separate"/>
      </w:r>
      <w:r>
        <w:t>107</w:t>
      </w:r>
      <w:r>
        <w:fldChar w:fldCharType="end"/>
      </w:r>
    </w:p>
    <w:p w14:paraId="477F5A03" w14:textId="77777777" w:rsidR="002D68BE" w:rsidRDefault="002D68BE">
      <w:pPr>
        <w:pStyle w:val="TOC3"/>
        <w:rPr>
          <w:rFonts w:asciiTheme="minorHAnsi" w:eastAsiaTheme="minorEastAsia" w:hAnsiTheme="minorHAnsi" w:cstheme="minorBidi"/>
          <w:spacing w:val="0"/>
          <w:sz w:val="22"/>
          <w:szCs w:val="22"/>
          <w:lang w:val="en-US" w:eastAsia="en-US"/>
        </w:rPr>
      </w:pPr>
      <w:r>
        <w:t>6.20.1</w:t>
      </w:r>
      <w:r>
        <w:rPr>
          <w:rFonts w:asciiTheme="minorHAnsi" w:eastAsiaTheme="minorEastAsia" w:hAnsiTheme="minorHAnsi" w:cstheme="minorBidi"/>
          <w:spacing w:val="0"/>
          <w:sz w:val="22"/>
          <w:szCs w:val="22"/>
          <w:lang w:val="en-US" w:eastAsia="en-US"/>
        </w:rPr>
        <w:tab/>
      </w:r>
      <w:r>
        <w:t>Work schedule elements</w:t>
      </w:r>
      <w:r>
        <w:tab/>
      </w:r>
      <w:r>
        <w:fldChar w:fldCharType="begin"/>
      </w:r>
      <w:r>
        <w:instrText xml:space="preserve"> PAGEREF _Toc507944954 \h </w:instrText>
      </w:r>
      <w:r>
        <w:fldChar w:fldCharType="separate"/>
      </w:r>
      <w:r>
        <w:t>107</w:t>
      </w:r>
      <w:r>
        <w:fldChar w:fldCharType="end"/>
      </w:r>
    </w:p>
    <w:p w14:paraId="7BAD0D89" w14:textId="77777777" w:rsidR="002D68BE" w:rsidRDefault="002D68BE">
      <w:pPr>
        <w:pStyle w:val="TOC3"/>
        <w:rPr>
          <w:rFonts w:asciiTheme="minorHAnsi" w:eastAsiaTheme="minorEastAsia" w:hAnsiTheme="minorHAnsi" w:cstheme="minorBidi"/>
          <w:spacing w:val="0"/>
          <w:sz w:val="22"/>
          <w:szCs w:val="22"/>
          <w:lang w:val="en-US" w:eastAsia="en-US"/>
        </w:rPr>
      </w:pPr>
      <w:r>
        <w:t>6.20.2</w:t>
      </w:r>
      <w:r>
        <w:rPr>
          <w:rFonts w:asciiTheme="minorHAnsi" w:eastAsiaTheme="minorEastAsia" w:hAnsiTheme="minorHAnsi" w:cstheme="minorBidi"/>
          <w:spacing w:val="0"/>
          <w:sz w:val="22"/>
          <w:szCs w:val="22"/>
          <w:lang w:val="en-US" w:eastAsia="en-US"/>
        </w:rPr>
        <w:tab/>
      </w:r>
      <w:r>
        <w:t>Work schedule verbs</w:t>
      </w:r>
      <w:r>
        <w:tab/>
      </w:r>
      <w:r>
        <w:fldChar w:fldCharType="begin"/>
      </w:r>
      <w:r>
        <w:instrText xml:space="preserve"> PAGEREF _Toc507944955 \h </w:instrText>
      </w:r>
      <w:r>
        <w:fldChar w:fldCharType="separate"/>
      </w:r>
      <w:r>
        <w:t>107</w:t>
      </w:r>
      <w:r>
        <w:fldChar w:fldCharType="end"/>
      </w:r>
    </w:p>
    <w:p w14:paraId="38ED48EA" w14:textId="77777777" w:rsidR="002D68BE" w:rsidRDefault="002D68BE">
      <w:pPr>
        <w:pStyle w:val="TOC3"/>
        <w:rPr>
          <w:rFonts w:asciiTheme="minorHAnsi" w:eastAsiaTheme="minorEastAsia" w:hAnsiTheme="minorHAnsi" w:cstheme="minorBidi"/>
          <w:spacing w:val="0"/>
          <w:sz w:val="22"/>
          <w:szCs w:val="22"/>
          <w:lang w:val="en-US" w:eastAsia="en-US"/>
        </w:rPr>
      </w:pPr>
      <w:r>
        <w:t>6.20.3</w:t>
      </w:r>
      <w:r>
        <w:rPr>
          <w:rFonts w:asciiTheme="minorHAnsi" w:eastAsiaTheme="minorEastAsia" w:hAnsiTheme="minorHAnsi" w:cstheme="minorBidi"/>
          <w:spacing w:val="0"/>
          <w:sz w:val="22"/>
          <w:szCs w:val="22"/>
          <w:lang w:val="en-US" w:eastAsia="en-US"/>
        </w:rPr>
        <w:tab/>
      </w:r>
      <w:r>
        <w:t>Work schedule verb actions</w:t>
      </w:r>
      <w:r>
        <w:tab/>
      </w:r>
      <w:r>
        <w:fldChar w:fldCharType="begin"/>
      </w:r>
      <w:r>
        <w:instrText xml:space="preserve"> PAGEREF _Toc507944956 \h </w:instrText>
      </w:r>
      <w:r>
        <w:fldChar w:fldCharType="separate"/>
      </w:r>
      <w:r>
        <w:t>108</w:t>
      </w:r>
      <w:r>
        <w:fldChar w:fldCharType="end"/>
      </w:r>
    </w:p>
    <w:p w14:paraId="02131480" w14:textId="77777777" w:rsidR="002D68BE" w:rsidRDefault="002D68BE">
      <w:pPr>
        <w:pStyle w:val="TOC3"/>
        <w:rPr>
          <w:rFonts w:asciiTheme="minorHAnsi" w:eastAsiaTheme="minorEastAsia" w:hAnsiTheme="minorHAnsi" w:cstheme="minorBidi"/>
          <w:spacing w:val="0"/>
          <w:sz w:val="22"/>
          <w:szCs w:val="22"/>
          <w:lang w:val="en-US" w:eastAsia="en-US"/>
        </w:rPr>
      </w:pPr>
      <w:r>
        <w:t>6.20.4</w:t>
      </w:r>
      <w:r>
        <w:rPr>
          <w:rFonts w:asciiTheme="minorHAnsi" w:eastAsiaTheme="minorEastAsia" w:hAnsiTheme="minorHAnsi" w:cstheme="minorBidi"/>
          <w:spacing w:val="0"/>
          <w:sz w:val="22"/>
          <w:szCs w:val="22"/>
          <w:lang w:val="en-US" w:eastAsia="en-US"/>
        </w:rPr>
        <w:tab/>
      </w:r>
      <w:r>
        <w:t>Job list verbs</w:t>
      </w:r>
      <w:r>
        <w:tab/>
      </w:r>
      <w:r>
        <w:fldChar w:fldCharType="begin"/>
      </w:r>
      <w:r>
        <w:instrText xml:space="preserve"> PAGEREF _Toc507944957 \h </w:instrText>
      </w:r>
      <w:r>
        <w:fldChar w:fldCharType="separate"/>
      </w:r>
      <w:r>
        <w:t>108</w:t>
      </w:r>
      <w:r>
        <w:fldChar w:fldCharType="end"/>
      </w:r>
    </w:p>
    <w:p w14:paraId="31061DA9" w14:textId="77777777" w:rsidR="002D68BE" w:rsidRDefault="002D68BE">
      <w:pPr>
        <w:pStyle w:val="TOC3"/>
        <w:rPr>
          <w:rFonts w:asciiTheme="minorHAnsi" w:eastAsiaTheme="minorEastAsia" w:hAnsiTheme="minorHAnsi" w:cstheme="minorBidi"/>
          <w:spacing w:val="0"/>
          <w:sz w:val="22"/>
          <w:szCs w:val="22"/>
          <w:lang w:val="en-US" w:eastAsia="en-US"/>
        </w:rPr>
      </w:pPr>
      <w:r>
        <w:t>6.20.5</w:t>
      </w:r>
      <w:r>
        <w:rPr>
          <w:rFonts w:asciiTheme="minorHAnsi" w:eastAsiaTheme="minorEastAsia" w:hAnsiTheme="minorHAnsi" w:cstheme="minorBidi"/>
          <w:spacing w:val="0"/>
          <w:sz w:val="22"/>
          <w:szCs w:val="22"/>
          <w:lang w:val="en-US" w:eastAsia="en-US"/>
        </w:rPr>
        <w:tab/>
      </w:r>
      <w:r>
        <w:t>Job list verb actions</w:t>
      </w:r>
      <w:r>
        <w:tab/>
      </w:r>
      <w:r>
        <w:fldChar w:fldCharType="begin"/>
      </w:r>
      <w:r>
        <w:instrText xml:space="preserve"> PAGEREF _Toc507944958 \h </w:instrText>
      </w:r>
      <w:r>
        <w:fldChar w:fldCharType="separate"/>
      </w:r>
      <w:r>
        <w:t>108</w:t>
      </w:r>
      <w:r>
        <w:fldChar w:fldCharType="end"/>
      </w:r>
    </w:p>
    <w:p w14:paraId="52ACA7D9" w14:textId="77777777" w:rsidR="002D68BE" w:rsidRDefault="002D68BE">
      <w:pPr>
        <w:pStyle w:val="TOC2"/>
        <w:rPr>
          <w:rFonts w:asciiTheme="minorHAnsi" w:eastAsiaTheme="minorEastAsia" w:hAnsiTheme="minorHAnsi" w:cstheme="minorBidi"/>
          <w:spacing w:val="0"/>
          <w:sz w:val="22"/>
          <w:szCs w:val="22"/>
          <w:lang w:val="en-US" w:eastAsia="en-US"/>
        </w:rPr>
      </w:pPr>
      <w:r>
        <w:t>6.21</w:t>
      </w:r>
      <w:r>
        <w:rPr>
          <w:rFonts w:asciiTheme="minorHAnsi" w:eastAsiaTheme="minorEastAsia" w:hAnsiTheme="minorHAnsi" w:cstheme="minorBidi"/>
          <w:spacing w:val="0"/>
          <w:sz w:val="22"/>
          <w:szCs w:val="22"/>
          <w:lang w:val="en-US" w:eastAsia="en-US"/>
        </w:rPr>
        <w:tab/>
      </w:r>
      <w:r>
        <w:t>Work performance model</w:t>
      </w:r>
      <w:r>
        <w:tab/>
      </w:r>
      <w:r>
        <w:fldChar w:fldCharType="begin"/>
      </w:r>
      <w:r>
        <w:instrText xml:space="preserve"> PAGEREF _Toc507944959 \h </w:instrText>
      </w:r>
      <w:r>
        <w:fldChar w:fldCharType="separate"/>
      </w:r>
      <w:r>
        <w:t>110</w:t>
      </w:r>
      <w:r>
        <w:fldChar w:fldCharType="end"/>
      </w:r>
    </w:p>
    <w:p w14:paraId="44B01D4D" w14:textId="77777777" w:rsidR="002D68BE" w:rsidRDefault="002D68BE">
      <w:pPr>
        <w:pStyle w:val="TOC3"/>
        <w:rPr>
          <w:rFonts w:asciiTheme="minorHAnsi" w:eastAsiaTheme="minorEastAsia" w:hAnsiTheme="minorHAnsi" w:cstheme="minorBidi"/>
          <w:spacing w:val="0"/>
          <w:sz w:val="22"/>
          <w:szCs w:val="22"/>
          <w:lang w:val="en-US" w:eastAsia="en-US"/>
        </w:rPr>
      </w:pPr>
      <w:r>
        <w:lastRenderedPageBreak/>
        <w:t>6.21.1</w:t>
      </w:r>
      <w:r>
        <w:rPr>
          <w:rFonts w:asciiTheme="minorHAnsi" w:eastAsiaTheme="minorEastAsia" w:hAnsiTheme="minorHAnsi" w:cstheme="minorBidi"/>
          <w:spacing w:val="0"/>
          <w:sz w:val="22"/>
          <w:szCs w:val="22"/>
          <w:lang w:val="en-US" w:eastAsia="en-US"/>
        </w:rPr>
        <w:tab/>
      </w:r>
      <w:r>
        <w:t>Work performance elements</w:t>
      </w:r>
      <w:r>
        <w:tab/>
      </w:r>
      <w:r>
        <w:fldChar w:fldCharType="begin"/>
      </w:r>
      <w:r>
        <w:instrText xml:space="preserve"> PAGEREF _Toc507944960 \h </w:instrText>
      </w:r>
      <w:r>
        <w:fldChar w:fldCharType="separate"/>
      </w:r>
      <w:r>
        <w:t>110</w:t>
      </w:r>
      <w:r>
        <w:fldChar w:fldCharType="end"/>
      </w:r>
    </w:p>
    <w:p w14:paraId="3360FB46" w14:textId="77777777" w:rsidR="002D68BE" w:rsidRDefault="002D68BE">
      <w:pPr>
        <w:pStyle w:val="TOC3"/>
        <w:rPr>
          <w:rFonts w:asciiTheme="minorHAnsi" w:eastAsiaTheme="minorEastAsia" w:hAnsiTheme="minorHAnsi" w:cstheme="minorBidi"/>
          <w:spacing w:val="0"/>
          <w:sz w:val="22"/>
          <w:szCs w:val="22"/>
          <w:lang w:val="en-US" w:eastAsia="en-US"/>
        </w:rPr>
      </w:pPr>
      <w:r>
        <w:t>6.21.2</w:t>
      </w:r>
      <w:r>
        <w:rPr>
          <w:rFonts w:asciiTheme="minorHAnsi" w:eastAsiaTheme="minorEastAsia" w:hAnsiTheme="minorHAnsi" w:cstheme="minorBidi"/>
          <w:spacing w:val="0"/>
          <w:sz w:val="22"/>
          <w:szCs w:val="22"/>
          <w:lang w:val="en-US" w:eastAsia="en-US"/>
        </w:rPr>
        <w:tab/>
      </w:r>
      <w:r>
        <w:t>Work performance verbs</w:t>
      </w:r>
      <w:r>
        <w:tab/>
      </w:r>
      <w:r>
        <w:fldChar w:fldCharType="begin"/>
      </w:r>
      <w:r>
        <w:instrText xml:space="preserve"> PAGEREF _Toc507944961 \h </w:instrText>
      </w:r>
      <w:r>
        <w:fldChar w:fldCharType="separate"/>
      </w:r>
      <w:r>
        <w:t>110</w:t>
      </w:r>
      <w:r>
        <w:fldChar w:fldCharType="end"/>
      </w:r>
    </w:p>
    <w:p w14:paraId="2A948047" w14:textId="77777777" w:rsidR="002D68BE" w:rsidRDefault="002D68BE">
      <w:pPr>
        <w:pStyle w:val="TOC3"/>
        <w:rPr>
          <w:rFonts w:asciiTheme="minorHAnsi" w:eastAsiaTheme="minorEastAsia" w:hAnsiTheme="minorHAnsi" w:cstheme="minorBidi"/>
          <w:spacing w:val="0"/>
          <w:sz w:val="22"/>
          <w:szCs w:val="22"/>
          <w:lang w:val="en-US" w:eastAsia="en-US"/>
        </w:rPr>
      </w:pPr>
      <w:r>
        <w:t>6.21.3</w:t>
      </w:r>
      <w:r>
        <w:rPr>
          <w:rFonts w:asciiTheme="minorHAnsi" w:eastAsiaTheme="minorEastAsia" w:hAnsiTheme="minorHAnsi" w:cstheme="minorBidi"/>
          <w:spacing w:val="0"/>
          <w:sz w:val="22"/>
          <w:szCs w:val="22"/>
          <w:lang w:val="en-US" w:eastAsia="en-US"/>
        </w:rPr>
        <w:tab/>
      </w:r>
      <w:r>
        <w:t>Work performance verb actions</w:t>
      </w:r>
      <w:r>
        <w:tab/>
      </w:r>
      <w:r>
        <w:fldChar w:fldCharType="begin"/>
      </w:r>
      <w:r>
        <w:instrText xml:space="preserve"> PAGEREF _Toc507944962 \h </w:instrText>
      </w:r>
      <w:r>
        <w:fldChar w:fldCharType="separate"/>
      </w:r>
      <w:r>
        <w:t>110</w:t>
      </w:r>
      <w:r>
        <w:fldChar w:fldCharType="end"/>
      </w:r>
    </w:p>
    <w:p w14:paraId="1E09E116" w14:textId="77777777" w:rsidR="002D68BE" w:rsidRDefault="002D68BE">
      <w:pPr>
        <w:pStyle w:val="TOC3"/>
        <w:rPr>
          <w:rFonts w:asciiTheme="minorHAnsi" w:eastAsiaTheme="minorEastAsia" w:hAnsiTheme="minorHAnsi" w:cstheme="minorBidi"/>
          <w:spacing w:val="0"/>
          <w:sz w:val="22"/>
          <w:szCs w:val="22"/>
          <w:lang w:val="en-US" w:eastAsia="en-US"/>
        </w:rPr>
      </w:pPr>
      <w:r>
        <w:t>6.21.4</w:t>
      </w:r>
      <w:r>
        <w:rPr>
          <w:rFonts w:asciiTheme="minorHAnsi" w:eastAsiaTheme="minorEastAsia" w:hAnsiTheme="minorHAnsi" w:cstheme="minorBidi"/>
          <w:spacing w:val="0"/>
          <w:sz w:val="22"/>
          <w:szCs w:val="22"/>
          <w:lang w:val="en-US" w:eastAsia="en-US"/>
        </w:rPr>
        <w:tab/>
      </w:r>
      <w:r>
        <w:t>Job response verbs</w:t>
      </w:r>
      <w:r>
        <w:tab/>
      </w:r>
      <w:r>
        <w:fldChar w:fldCharType="begin"/>
      </w:r>
      <w:r>
        <w:instrText xml:space="preserve"> PAGEREF _Toc507944963 \h </w:instrText>
      </w:r>
      <w:r>
        <w:fldChar w:fldCharType="separate"/>
      </w:r>
      <w:r>
        <w:t>111</w:t>
      </w:r>
      <w:r>
        <w:fldChar w:fldCharType="end"/>
      </w:r>
    </w:p>
    <w:p w14:paraId="7C0CD2CB" w14:textId="77777777" w:rsidR="002D68BE" w:rsidRDefault="002D68BE">
      <w:pPr>
        <w:pStyle w:val="TOC3"/>
        <w:rPr>
          <w:rFonts w:asciiTheme="minorHAnsi" w:eastAsiaTheme="minorEastAsia" w:hAnsiTheme="minorHAnsi" w:cstheme="minorBidi"/>
          <w:spacing w:val="0"/>
          <w:sz w:val="22"/>
          <w:szCs w:val="22"/>
          <w:lang w:val="en-US" w:eastAsia="en-US"/>
        </w:rPr>
      </w:pPr>
      <w:r>
        <w:t>6.21.5</w:t>
      </w:r>
      <w:r>
        <w:rPr>
          <w:rFonts w:asciiTheme="minorHAnsi" w:eastAsiaTheme="minorEastAsia" w:hAnsiTheme="minorHAnsi" w:cstheme="minorBidi"/>
          <w:spacing w:val="0"/>
          <w:sz w:val="22"/>
          <w:szCs w:val="22"/>
          <w:lang w:val="en-US" w:eastAsia="en-US"/>
        </w:rPr>
        <w:tab/>
      </w:r>
      <w:r>
        <w:t>Job response verb actions</w:t>
      </w:r>
      <w:r>
        <w:tab/>
      </w:r>
      <w:r>
        <w:fldChar w:fldCharType="begin"/>
      </w:r>
      <w:r>
        <w:instrText xml:space="preserve"> PAGEREF _Toc507944964 \h </w:instrText>
      </w:r>
      <w:r>
        <w:fldChar w:fldCharType="separate"/>
      </w:r>
      <w:r>
        <w:t>111</w:t>
      </w:r>
      <w:r>
        <w:fldChar w:fldCharType="end"/>
      </w:r>
    </w:p>
    <w:p w14:paraId="12FFB2BB" w14:textId="77777777" w:rsidR="002D68BE" w:rsidRDefault="002D68BE">
      <w:pPr>
        <w:pStyle w:val="TOC3"/>
        <w:rPr>
          <w:rFonts w:asciiTheme="minorHAnsi" w:eastAsiaTheme="minorEastAsia" w:hAnsiTheme="minorHAnsi" w:cstheme="minorBidi"/>
          <w:spacing w:val="0"/>
          <w:sz w:val="22"/>
          <w:szCs w:val="22"/>
          <w:lang w:val="en-US" w:eastAsia="en-US"/>
        </w:rPr>
      </w:pPr>
      <w:r>
        <w:t>6.21.6</w:t>
      </w:r>
      <w:r>
        <w:rPr>
          <w:rFonts w:asciiTheme="minorHAnsi" w:eastAsiaTheme="minorEastAsia" w:hAnsiTheme="minorHAnsi" w:cstheme="minorBidi"/>
          <w:spacing w:val="0"/>
          <w:sz w:val="22"/>
          <w:szCs w:val="22"/>
          <w:lang w:val="en-US" w:eastAsia="en-US"/>
        </w:rPr>
        <w:tab/>
      </w:r>
      <w:r>
        <w:t>Job response list verbs</w:t>
      </w:r>
      <w:r>
        <w:tab/>
      </w:r>
      <w:r>
        <w:fldChar w:fldCharType="begin"/>
      </w:r>
      <w:r>
        <w:instrText xml:space="preserve"> PAGEREF _Toc507944965 \h </w:instrText>
      </w:r>
      <w:r>
        <w:fldChar w:fldCharType="separate"/>
      </w:r>
      <w:r>
        <w:t>113</w:t>
      </w:r>
      <w:r>
        <w:fldChar w:fldCharType="end"/>
      </w:r>
    </w:p>
    <w:p w14:paraId="76786282" w14:textId="77777777" w:rsidR="002D68BE" w:rsidRDefault="002D68BE">
      <w:pPr>
        <w:pStyle w:val="TOC3"/>
        <w:rPr>
          <w:rFonts w:asciiTheme="minorHAnsi" w:eastAsiaTheme="minorEastAsia" w:hAnsiTheme="minorHAnsi" w:cstheme="minorBidi"/>
          <w:spacing w:val="0"/>
          <w:sz w:val="22"/>
          <w:szCs w:val="22"/>
          <w:lang w:val="en-US" w:eastAsia="en-US"/>
        </w:rPr>
      </w:pPr>
      <w:r>
        <w:t>6.21.7</w:t>
      </w:r>
      <w:r>
        <w:rPr>
          <w:rFonts w:asciiTheme="minorHAnsi" w:eastAsiaTheme="minorEastAsia" w:hAnsiTheme="minorHAnsi" w:cstheme="minorBidi"/>
          <w:spacing w:val="0"/>
          <w:sz w:val="22"/>
          <w:szCs w:val="22"/>
          <w:lang w:val="en-US" w:eastAsia="en-US"/>
        </w:rPr>
        <w:tab/>
      </w:r>
      <w:r>
        <w:t>Job response list verb actions</w:t>
      </w:r>
      <w:r>
        <w:tab/>
      </w:r>
      <w:r>
        <w:fldChar w:fldCharType="begin"/>
      </w:r>
      <w:r>
        <w:instrText xml:space="preserve"> PAGEREF _Toc507944966 \h </w:instrText>
      </w:r>
      <w:r>
        <w:fldChar w:fldCharType="separate"/>
      </w:r>
      <w:r>
        <w:t>113</w:t>
      </w:r>
      <w:r>
        <w:fldChar w:fldCharType="end"/>
      </w:r>
    </w:p>
    <w:p w14:paraId="0368065F" w14:textId="77777777" w:rsidR="002D68BE" w:rsidRDefault="002D68BE">
      <w:pPr>
        <w:pStyle w:val="TOC2"/>
        <w:rPr>
          <w:rFonts w:asciiTheme="minorHAnsi" w:eastAsiaTheme="minorEastAsia" w:hAnsiTheme="minorHAnsi" w:cstheme="minorBidi"/>
          <w:spacing w:val="0"/>
          <w:sz w:val="22"/>
          <w:szCs w:val="22"/>
          <w:lang w:val="en-US" w:eastAsia="en-US"/>
        </w:rPr>
      </w:pPr>
      <w:r>
        <w:t>6.22</w:t>
      </w:r>
      <w:r>
        <w:rPr>
          <w:rFonts w:asciiTheme="minorHAnsi" w:eastAsiaTheme="minorEastAsia" w:hAnsiTheme="minorHAnsi" w:cstheme="minorBidi"/>
          <w:spacing w:val="0"/>
          <w:sz w:val="22"/>
          <w:szCs w:val="22"/>
          <w:lang w:val="en-US" w:eastAsia="en-US"/>
        </w:rPr>
        <w:tab/>
      </w:r>
      <w:r>
        <w:t>Workflow specification model</w:t>
      </w:r>
      <w:r>
        <w:tab/>
      </w:r>
      <w:r>
        <w:fldChar w:fldCharType="begin"/>
      </w:r>
      <w:r>
        <w:instrText xml:space="preserve"> PAGEREF _Toc507944967 \h </w:instrText>
      </w:r>
      <w:r>
        <w:fldChar w:fldCharType="separate"/>
      </w:r>
      <w:r>
        <w:t>114</w:t>
      </w:r>
      <w:r>
        <w:fldChar w:fldCharType="end"/>
      </w:r>
    </w:p>
    <w:p w14:paraId="48C928C7" w14:textId="77777777" w:rsidR="002D68BE" w:rsidRDefault="002D68BE">
      <w:pPr>
        <w:pStyle w:val="TOC3"/>
        <w:rPr>
          <w:rFonts w:asciiTheme="minorHAnsi" w:eastAsiaTheme="minorEastAsia" w:hAnsiTheme="minorHAnsi" w:cstheme="minorBidi"/>
          <w:spacing w:val="0"/>
          <w:sz w:val="22"/>
          <w:szCs w:val="22"/>
          <w:lang w:val="en-US" w:eastAsia="en-US"/>
        </w:rPr>
      </w:pPr>
      <w:r>
        <w:t>6.22.1</w:t>
      </w:r>
      <w:r>
        <w:rPr>
          <w:rFonts w:asciiTheme="minorHAnsi" w:eastAsiaTheme="minorEastAsia" w:hAnsiTheme="minorHAnsi" w:cstheme="minorBidi"/>
          <w:spacing w:val="0"/>
          <w:sz w:val="22"/>
          <w:szCs w:val="22"/>
          <w:lang w:val="en-US" w:eastAsia="en-US"/>
        </w:rPr>
        <w:tab/>
      </w:r>
      <w:r>
        <w:t>Workflow specification elements</w:t>
      </w:r>
      <w:r>
        <w:tab/>
      </w:r>
      <w:r>
        <w:fldChar w:fldCharType="begin"/>
      </w:r>
      <w:r>
        <w:instrText xml:space="preserve"> PAGEREF _Toc507944968 \h </w:instrText>
      </w:r>
      <w:r>
        <w:fldChar w:fldCharType="separate"/>
      </w:r>
      <w:r>
        <w:t>114</w:t>
      </w:r>
      <w:r>
        <w:fldChar w:fldCharType="end"/>
      </w:r>
    </w:p>
    <w:p w14:paraId="682E31F5" w14:textId="77777777" w:rsidR="002D68BE" w:rsidRDefault="002D68BE">
      <w:pPr>
        <w:pStyle w:val="TOC3"/>
        <w:rPr>
          <w:rFonts w:asciiTheme="minorHAnsi" w:eastAsiaTheme="minorEastAsia" w:hAnsiTheme="minorHAnsi" w:cstheme="minorBidi"/>
          <w:spacing w:val="0"/>
          <w:sz w:val="22"/>
          <w:szCs w:val="22"/>
          <w:lang w:val="en-US" w:eastAsia="en-US"/>
        </w:rPr>
      </w:pPr>
      <w:r>
        <w:t>6.22.2</w:t>
      </w:r>
      <w:r>
        <w:rPr>
          <w:rFonts w:asciiTheme="minorHAnsi" w:eastAsiaTheme="minorEastAsia" w:hAnsiTheme="minorHAnsi" w:cstheme="minorBidi"/>
          <w:spacing w:val="0"/>
          <w:sz w:val="22"/>
          <w:szCs w:val="22"/>
          <w:lang w:val="en-US" w:eastAsia="en-US"/>
        </w:rPr>
        <w:tab/>
      </w:r>
      <w:r>
        <w:t>Workflow specification verbs</w:t>
      </w:r>
      <w:r>
        <w:tab/>
      </w:r>
      <w:r>
        <w:fldChar w:fldCharType="begin"/>
      </w:r>
      <w:r>
        <w:instrText xml:space="preserve"> PAGEREF _Toc507944969 \h </w:instrText>
      </w:r>
      <w:r>
        <w:fldChar w:fldCharType="separate"/>
      </w:r>
      <w:r>
        <w:t>114</w:t>
      </w:r>
      <w:r>
        <w:fldChar w:fldCharType="end"/>
      </w:r>
    </w:p>
    <w:p w14:paraId="4F3F71C6" w14:textId="77777777" w:rsidR="002D68BE" w:rsidRDefault="002D68BE">
      <w:pPr>
        <w:pStyle w:val="TOC3"/>
        <w:rPr>
          <w:rFonts w:asciiTheme="minorHAnsi" w:eastAsiaTheme="minorEastAsia" w:hAnsiTheme="minorHAnsi" w:cstheme="minorBidi"/>
          <w:spacing w:val="0"/>
          <w:sz w:val="22"/>
          <w:szCs w:val="22"/>
          <w:lang w:val="en-US" w:eastAsia="en-US"/>
        </w:rPr>
      </w:pPr>
      <w:r>
        <w:t>6.22.3</w:t>
      </w:r>
      <w:r>
        <w:rPr>
          <w:rFonts w:asciiTheme="minorHAnsi" w:eastAsiaTheme="minorEastAsia" w:hAnsiTheme="minorHAnsi" w:cstheme="minorBidi"/>
          <w:spacing w:val="0"/>
          <w:sz w:val="22"/>
          <w:szCs w:val="22"/>
          <w:lang w:val="en-US" w:eastAsia="en-US"/>
        </w:rPr>
        <w:tab/>
      </w:r>
      <w:r>
        <w:t>Workflow specification verb actions</w:t>
      </w:r>
      <w:r>
        <w:tab/>
      </w:r>
      <w:r>
        <w:fldChar w:fldCharType="begin"/>
      </w:r>
      <w:r>
        <w:instrText xml:space="preserve"> PAGEREF _Toc507944970 \h </w:instrText>
      </w:r>
      <w:r>
        <w:fldChar w:fldCharType="separate"/>
      </w:r>
      <w:r>
        <w:t>114</w:t>
      </w:r>
      <w:r>
        <w:fldChar w:fldCharType="end"/>
      </w:r>
    </w:p>
    <w:p w14:paraId="4FFC96BD" w14:textId="77777777" w:rsidR="002D68BE" w:rsidRDefault="002D68BE">
      <w:pPr>
        <w:pStyle w:val="TOC3"/>
        <w:rPr>
          <w:rFonts w:asciiTheme="minorHAnsi" w:eastAsiaTheme="minorEastAsia" w:hAnsiTheme="minorHAnsi" w:cstheme="minorBidi"/>
          <w:spacing w:val="0"/>
          <w:sz w:val="22"/>
          <w:szCs w:val="22"/>
          <w:lang w:val="en-US" w:eastAsia="en-US"/>
        </w:rPr>
      </w:pPr>
      <w:r>
        <w:t>6.22.4</w:t>
      </w:r>
      <w:r>
        <w:rPr>
          <w:rFonts w:asciiTheme="minorHAnsi" w:eastAsiaTheme="minorEastAsia" w:hAnsiTheme="minorHAnsi" w:cstheme="minorBidi"/>
          <w:spacing w:val="0"/>
          <w:sz w:val="22"/>
          <w:szCs w:val="22"/>
          <w:lang w:val="en-US" w:eastAsia="en-US"/>
        </w:rPr>
        <w:tab/>
      </w:r>
      <w:r>
        <w:t>Workflow specification type</w:t>
      </w:r>
      <w:r>
        <w:tab/>
      </w:r>
      <w:r>
        <w:fldChar w:fldCharType="begin"/>
      </w:r>
      <w:r>
        <w:instrText xml:space="preserve"> PAGEREF _Toc507944971 \h </w:instrText>
      </w:r>
      <w:r>
        <w:fldChar w:fldCharType="separate"/>
      </w:r>
      <w:r>
        <w:t>115</w:t>
      </w:r>
      <w:r>
        <w:fldChar w:fldCharType="end"/>
      </w:r>
    </w:p>
    <w:p w14:paraId="282FBA63" w14:textId="77777777" w:rsidR="002D68BE" w:rsidRDefault="002D68BE">
      <w:pPr>
        <w:pStyle w:val="TOC3"/>
        <w:rPr>
          <w:rFonts w:asciiTheme="minorHAnsi" w:eastAsiaTheme="minorEastAsia" w:hAnsiTheme="minorHAnsi" w:cstheme="minorBidi"/>
          <w:spacing w:val="0"/>
          <w:sz w:val="22"/>
          <w:szCs w:val="22"/>
          <w:lang w:val="en-US" w:eastAsia="en-US"/>
        </w:rPr>
      </w:pPr>
      <w:r>
        <w:t>6.22.5</w:t>
      </w:r>
      <w:r>
        <w:rPr>
          <w:rFonts w:asciiTheme="minorHAnsi" w:eastAsiaTheme="minorEastAsia" w:hAnsiTheme="minorHAnsi" w:cstheme="minorBidi"/>
          <w:spacing w:val="0"/>
          <w:sz w:val="22"/>
          <w:szCs w:val="22"/>
          <w:lang w:val="en-US" w:eastAsia="en-US"/>
        </w:rPr>
        <w:tab/>
      </w:r>
      <w:r>
        <w:t>Workflow specification type verbs</w:t>
      </w:r>
      <w:r>
        <w:tab/>
      </w:r>
      <w:r>
        <w:fldChar w:fldCharType="begin"/>
      </w:r>
      <w:r>
        <w:instrText xml:space="preserve"> PAGEREF _Toc507944972 \h </w:instrText>
      </w:r>
      <w:r>
        <w:fldChar w:fldCharType="separate"/>
      </w:r>
      <w:r>
        <w:t>115</w:t>
      </w:r>
      <w:r>
        <w:fldChar w:fldCharType="end"/>
      </w:r>
    </w:p>
    <w:p w14:paraId="4A0E26C1" w14:textId="77777777" w:rsidR="002D68BE" w:rsidRDefault="002D68BE">
      <w:pPr>
        <w:pStyle w:val="TOC3"/>
        <w:rPr>
          <w:rFonts w:asciiTheme="minorHAnsi" w:eastAsiaTheme="minorEastAsia" w:hAnsiTheme="minorHAnsi" w:cstheme="minorBidi"/>
          <w:spacing w:val="0"/>
          <w:sz w:val="22"/>
          <w:szCs w:val="22"/>
          <w:lang w:val="en-US" w:eastAsia="en-US"/>
        </w:rPr>
      </w:pPr>
      <w:r>
        <w:t>6.22.6</w:t>
      </w:r>
      <w:r>
        <w:rPr>
          <w:rFonts w:asciiTheme="minorHAnsi" w:eastAsiaTheme="minorEastAsia" w:hAnsiTheme="minorHAnsi" w:cstheme="minorBidi"/>
          <w:spacing w:val="0"/>
          <w:sz w:val="22"/>
          <w:szCs w:val="22"/>
          <w:lang w:val="en-US" w:eastAsia="en-US"/>
        </w:rPr>
        <w:tab/>
      </w:r>
      <w:r>
        <w:t>Workflow specification type verb actions</w:t>
      </w:r>
      <w:r>
        <w:tab/>
      </w:r>
      <w:r>
        <w:fldChar w:fldCharType="begin"/>
      </w:r>
      <w:r>
        <w:instrText xml:space="preserve"> PAGEREF _Toc507944973 \h </w:instrText>
      </w:r>
      <w:r>
        <w:fldChar w:fldCharType="separate"/>
      </w:r>
      <w:r>
        <w:t>115</w:t>
      </w:r>
      <w:r>
        <w:fldChar w:fldCharType="end"/>
      </w:r>
    </w:p>
    <w:p w14:paraId="1BF19C32" w14:textId="77777777" w:rsidR="002D68BE" w:rsidRDefault="002D68BE">
      <w:pPr>
        <w:pStyle w:val="TOC2"/>
        <w:rPr>
          <w:rFonts w:asciiTheme="minorHAnsi" w:eastAsiaTheme="minorEastAsia" w:hAnsiTheme="minorHAnsi" w:cstheme="minorBidi"/>
          <w:spacing w:val="0"/>
          <w:sz w:val="22"/>
          <w:szCs w:val="22"/>
          <w:lang w:val="en-US" w:eastAsia="en-US"/>
        </w:rPr>
      </w:pPr>
      <w:r>
        <w:t>6.23</w:t>
      </w:r>
      <w:r>
        <w:rPr>
          <w:rFonts w:asciiTheme="minorHAnsi" w:eastAsiaTheme="minorEastAsia" w:hAnsiTheme="minorHAnsi" w:cstheme="minorBidi"/>
          <w:spacing w:val="0"/>
          <w:sz w:val="22"/>
          <w:szCs w:val="22"/>
          <w:lang w:val="en-US" w:eastAsia="en-US"/>
        </w:rPr>
        <w:tab/>
      </w:r>
      <w:r>
        <w:t>Transaction Profile</w:t>
      </w:r>
      <w:r>
        <w:tab/>
      </w:r>
      <w:r>
        <w:fldChar w:fldCharType="begin"/>
      </w:r>
      <w:r>
        <w:instrText xml:space="preserve"> PAGEREF _Toc507944974 \h </w:instrText>
      </w:r>
      <w:r>
        <w:fldChar w:fldCharType="separate"/>
      </w:r>
      <w:r>
        <w:t>116</w:t>
      </w:r>
      <w:r>
        <w:fldChar w:fldCharType="end"/>
      </w:r>
    </w:p>
    <w:p w14:paraId="1F01FB17" w14:textId="77777777" w:rsidR="002D68BE" w:rsidRDefault="002D68BE">
      <w:pPr>
        <w:pStyle w:val="TOC1"/>
        <w:rPr>
          <w:rFonts w:asciiTheme="minorHAnsi" w:eastAsiaTheme="minorEastAsia" w:hAnsiTheme="minorHAnsi" w:cstheme="minorBidi"/>
          <w:spacing w:val="0"/>
          <w:sz w:val="22"/>
          <w:szCs w:val="22"/>
          <w:lang w:val="en-US" w:eastAsia="en-US"/>
        </w:rPr>
      </w:pPr>
      <w:r>
        <w:t>7</w:t>
      </w:r>
      <w:r>
        <w:rPr>
          <w:rFonts w:asciiTheme="minorHAnsi" w:eastAsiaTheme="minorEastAsia" w:hAnsiTheme="minorHAnsi" w:cstheme="minorBidi"/>
          <w:spacing w:val="0"/>
          <w:sz w:val="22"/>
          <w:szCs w:val="22"/>
          <w:lang w:val="en-US" w:eastAsia="en-US"/>
        </w:rPr>
        <w:tab/>
      </w:r>
      <w:r>
        <w:t>Completeness, compliance and conformance</w:t>
      </w:r>
      <w:r>
        <w:tab/>
      </w:r>
      <w:r>
        <w:fldChar w:fldCharType="begin"/>
      </w:r>
      <w:r>
        <w:instrText xml:space="preserve"> PAGEREF _Toc507944975 \h </w:instrText>
      </w:r>
      <w:r>
        <w:fldChar w:fldCharType="separate"/>
      </w:r>
      <w:r>
        <w:t>118</w:t>
      </w:r>
      <w:r>
        <w:fldChar w:fldCharType="end"/>
      </w:r>
    </w:p>
    <w:p w14:paraId="2A0A5B6D" w14:textId="77777777" w:rsidR="002D68BE" w:rsidRDefault="002D68BE">
      <w:pPr>
        <w:pStyle w:val="TOC2"/>
        <w:rPr>
          <w:rFonts w:asciiTheme="minorHAnsi" w:eastAsiaTheme="minorEastAsia" w:hAnsiTheme="minorHAnsi" w:cstheme="minorBidi"/>
          <w:spacing w:val="0"/>
          <w:sz w:val="22"/>
          <w:szCs w:val="22"/>
          <w:lang w:val="en-US" w:eastAsia="en-US"/>
        </w:rPr>
      </w:pPr>
      <w:r>
        <w:t>7.1</w:t>
      </w:r>
      <w:r>
        <w:rPr>
          <w:rFonts w:asciiTheme="minorHAnsi" w:eastAsiaTheme="minorEastAsia" w:hAnsiTheme="minorHAnsi" w:cstheme="minorBidi"/>
          <w:spacing w:val="0"/>
          <w:sz w:val="22"/>
          <w:szCs w:val="22"/>
          <w:lang w:val="en-US" w:eastAsia="en-US"/>
        </w:rPr>
        <w:tab/>
      </w:r>
      <w:r>
        <w:t>Completeness</w:t>
      </w:r>
      <w:r>
        <w:tab/>
      </w:r>
      <w:r>
        <w:fldChar w:fldCharType="begin"/>
      </w:r>
      <w:r>
        <w:instrText xml:space="preserve"> PAGEREF _Toc507944976 \h </w:instrText>
      </w:r>
      <w:r>
        <w:fldChar w:fldCharType="separate"/>
      </w:r>
      <w:r>
        <w:t>118</w:t>
      </w:r>
      <w:r>
        <w:fldChar w:fldCharType="end"/>
      </w:r>
    </w:p>
    <w:p w14:paraId="6A6235AB" w14:textId="77777777" w:rsidR="002D68BE" w:rsidRDefault="002D68BE">
      <w:pPr>
        <w:pStyle w:val="TOC2"/>
        <w:rPr>
          <w:rFonts w:asciiTheme="minorHAnsi" w:eastAsiaTheme="minorEastAsia" w:hAnsiTheme="minorHAnsi" w:cstheme="minorBidi"/>
          <w:spacing w:val="0"/>
          <w:sz w:val="22"/>
          <w:szCs w:val="22"/>
          <w:lang w:val="en-US" w:eastAsia="en-US"/>
        </w:rPr>
      </w:pPr>
      <w:r>
        <w:t>7.2</w:t>
      </w:r>
      <w:r>
        <w:rPr>
          <w:rFonts w:asciiTheme="minorHAnsi" w:eastAsiaTheme="minorEastAsia" w:hAnsiTheme="minorHAnsi" w:cstheme="minorBidi"/>
          <w:spacing w:val="0"/>
          <w:sz w:val="22"/>
          <w:szCs w:val="22"/>
          <w:lang w:val="en-US" w:eastAsia="en-US"/>
        </w:rPr>
        <w:tab/>
      </w:r>
      <w:r>
        <w:t>Compliance</w:t>
      </w:r>
      <w:r>
        <w:tab/>
      </w:r>
      <w:r>
        <w:fldChar w:fldCharType="begin"/>
      </w:r>
      <w:r>
        <w:instrText xml:space="preserve"> PAGEREF _Toc507944977 \h </w:instrText>
      </w:r>
      <w:r>
        <w:fldChar w:fldCharType="separate"/>
      </w:r>
      <w:r>
        <w:t>118</w:t>
      </w:r>
      <w:r>
        <w:fldChar w:fldCharType="end"/>
      </w:r>
    </w:p>
    <w:p w14:paraId="54B1CF7D" w14:textId="77777777" w:rsidR="002D68BE" w:rsidRDefault="002D68BE">
      <w:pPr>
        <w:pStyle w:val="TOC3"/>
        <w:rPr>
          <w:rFonts w:asciiTheme="minorHAnsi" w:eastAsiaTheme="minorEastAsia" w:hAnsiTheme="minorHAnsi" w:cstheme="minorBidi"/>
          <w:spacing w:val="0"/>
          <w:sz w:val="22"/>
          <w:szCs w:val="22"/>
          <w:lang w:val="en-US" w:eastAsia="en-US"/>
        </w:rPr>
      </w:pPr>
      <w:r>
        <w:t>7.2.1</w:t>
      </w:r>
      <w:r>
        <w:rPr>
          <w:rFonts w:asciiTheme="minorHAnsi" w:eastAsiaTheme="minorEastAsia" w:hAnsiTheme="minorHAnsi" w:cstheme="minorBidi"/>
          <w:spacing w:val="0"/>
          <w:sz w:val="22"/>
          <w:szCs w:val="22"/>
          <w:lang w:val="en-US" w:eastAsia="en-US"/>
        </w:rPr>
        <w:tab/>
      </w:r>
      <w:r>
        <w:t>Conformance</w:t>
      </w:r>
      <w:r>
        <w:tab/>
      </w:r>
      <w:r>
        <w:fldChar w:fldCharType="begin"/>
      </w:r>
      <w:r>
        <w:instrText xml:space="preserve"> PAGEREF _Toc507944978 \h </w:instrText>
      </w:r>
      <w:r>
        <w:fldChar w:fldCharType="separate"/>
      </w:r>
      <w:r>
        <w:t>118</w:t>
      </w:r>
      <w:r>
        <w:fldChar w:fldCharType="end"/>
      </w:r>
    </w:p>
    <w:p w14:paraId="4471DD9B" w14:textId="77777777" w:rsidR="002D68BE" w:rsidRDefault="002D68BE">
      <w:pPr>
        <w:pStyle w:val="TOC1"/>
        <w:rPr>
          <w:rFonts w:asciiTheme="minorHAnsi" w:eastAsiaTheme="minorEastAsia" w:hAnsiTheme="minorHAnsi" w:cstheme="minorBidi"/>
          <w:spacing w:val="0"/>
          <w:sz w:val="22"/>
          <w:szCs w:val="22"/>
          <w:lang w:val="en-US" w:eastAsia="en-US"/>
        </w:rPr>
      </w:pPr>
      <w:r>
        <w:t>Annex A – (Informative) Transaction models and business scenario examples</w:t>
      </w:r>
      <w:r>
        <w:tab/>
      </w:r>
      <w:r>
        <w:fldChar w:fldCharType="begin"/>
      </w:r>
      <w:r>
        <w:instrText xml:space="preserve"> PAGEREF _Toc507944979 \h </w:instrText>
      </w:r>
      <w:r>
        <w:fldChar w:fldCharType="separate"/>
      </w:r>
      <w:r>
        <w:t>122</w:t>
      </w:r>
      <w:r>
        <w:fldChar w:fldCharType="end"/>
      </w:r>
    </w:p>
    <w:p w14:paraId="5F4F4C10" w14:textId="77777777" w:rsidR="002D68BE" w:rsidRDefault="002D68BE">
      <w:pPr>
        <w:pStyle w:val="TOC2"/>
        <w:rPr>
          <w:rFonts w:asciiTheme="minorHAnsi" w:eastAsiaTheme="minorEastAsia" w:hAnsiTheme="minorHAnsi" w:cstheme="minorBidi"/>
          <w:spacing w:val="0"/>
          <w:sz w:val="22"/>
          <w:szCs w:val="22"/>
          <w:lang w:val="en-US" w:eastAsia="en-US"/>
        </w:rPr>
      </w:pPr>
      <w:r>
        <w:t>A.1</w:t>
      </w:r>
      <w:r>
        <w:rPr>
          <w:rFonts w:asciiTheme="minorHAnsi" w:eastAsiaTheme="minorEastAsia" w:hAnsiTheme="minorHAnsi" w:cstheme="minorBidi"/>
          <w:spacing w:val="0"/>
          <w:sz w:val="22"/>
          <w:szCs w:val="22"/>
          <w:lang w:val="en-US" w:eastAsia="en-US"/>
        </w:rPr>
        <w:tab/>
      </w:r>
      <w:r>
        <w:t>Coordinating activities</w:t>
      </w:r>
      <w:r>
        <w:tab/>
      </w:r>
      <w:r>
        <w:fldChar w:fldCharType="begin"/>
      </w:r>
      <w:r>
        <w:instrText xml:space="preserve"> PAGEREF _Toc507944980 \h </w:instrText>
      </w:r>
      <w:r>
        <w:fldChar w:fldCharType="separate"/>
      </w:r>
      <w:r>
        <w:t>122</w:t>
      </w:r>
      <w:r>
        <w:fldChar w:fldCharType="end"/>
      </w:r>
    </w:p>
    <w:p w14:paraId="0025E9F8" w14:textId="77777777" w:rsidR="002D68BE" w:rsidRDefault="002D68BE">
      <w:pPr>
        <w:pStyle w:val="TOC2"/>
        <w:rPr>
          <w:rFonts w:asciiTheme="minorHAnsi" w:eastAsiaTheme="minorEastAsia" w:hAnsiTheme="minorHAnsi" w:cstheme="minorBidi"/>
          <w:spacing w:val="0"/>
          <w:sz w:val="22"/>
          <w:szCs w:val="22"/>
          <w:lang w:val="en-US" w:eastAsia="en-US"/>
        </w:rPr>
      </w:pPr>
      <w:r>
        <w:t>A.2</w:t>
      </w:r>
      <w:r>
        <w:rPr>
          <w:rFonts w:asciiTheme="minorHAnsi" w:eastAsiaTheme="minorEastAsia" w:hAnsiTheme="minorHAnsi" w:cstheme="minorBidi"/>
          <w:spacing w:val="0"/>
          <w:sz w:val="22"/>
          <w:szCs w:val="22"/>
          <w:lang w:val="en-US" w:eastAsia="en-US"/>
        </w:rPr>
        <w:tab/>
      </w:r>
      <w:r>
        <w:t>Usage scenarios</w:t>
      </w:r>
      <w:r>
        <w:tab/>
      </w:r>
      <w:r>
        <w:fldChar w:fldCharType="begin"/>
      </w:r>
      <w:r>
        <w:instrText xml:space="preserve"> PAGEREF _Toc507944981 \h </w:instrText>
      </w:r>
      <w:r>
        <w:fldChar w:fldCharType="separate"/>
      </w:r>
      <w:r>
        <w:t>123</w:t>
      </w:r>
      <w:r>
        <w:fldChar w:fldCharType="end"/>
      </w:r>
    </w:p>
    <w:p w14:paraId="498D6EA3" w14:textId="77777777" w:rsidR="002D68BE" w:rsidRDefault="002D68BE">
      <w:pPr>
        <w:pStyle w:val="TOC2"/>
        <w:rPr>
          <w:rFonts w:asciiTheme="minorHAnsi" w:eastAsiaTheme="minorEastAsia" w:hAnsiTheme="minorHAnsi" w:cstheme="minorBidi"/>
          <w:spacing w:val="0"/>
          <w:sz w:val="22"/>
          <w:szCs w:val="22"/>
          <w:lang w:val="en-US" w:eastAsia="en-US"/>
        </w:rPr>
      </w:pPr>
      <w:r>
        <w:t>A.3</w:t>
      </w:r>
      <w:r>
        <w:rPr>
          <w:rFonts w:asciiTheme="minorHAnsi" w:eastAsiaTheme="minorEastAsia" w:hAnsiTheme="minorHAnsi" w:cstheme="minorBidi"/>
          <w:spacing w:val="0"/>
          <w:sz w:val="22"/>
          <w:szCs w:val="22"/>
          <w:lang w:val="en-US" w:eastAsia="en-US"/>
        </w:rPr>
        <w:tab/>
      </w:r>
      <w:r>
        <w:t>Operations schedule and operations performance</w:t>
      </w:r>
      <w:r>
        <w:tab/>
      </w:r>
      <w:r>
        <w:fldChar w:fldCharType="begin"/>
      </w:r>
      <w:r>
        <w:instrText xml:space="preserve"> PAGEREF _Toc507944982 \h </w:instrText>
      </w:r>
      <w:r>
        <w:fldChar w:fldCharType="separate"/>
      </w:r>
      <w:r>
        <w:t>123</w:t>
      </w:r>
      <w:r>
        <w:fldChar w:fldCharType="end"/>
      </w:r>
    </w:p>
    <w:p w14:paraId="51DA4F1D" w14:textId="77777777" w:rsidR="002D68BE" w:rsidRDefault="002D68BE">
      <w:pPr>
        <w:pStyle w:val="TOC3"/>
        <w:rPr>
          <w:rFonts w:asciiTheme="minorHAnsi" w:eastAsiaTheme="minorEastAsia" w:hAnsiTheme="minorHAnsi" w:cstheme="minorBidi"/>
          <w:spacing w:val="0"/>
          <w:sz w:val="22"/>
          <w:szCs w:val="22"/>
          <w:lang w:val="en-US" w:eastAsia="en-US"/>
        </w:rPr>
      </w:pPr>
      <w:r>
        <w:t>A.3.1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_Toc507944983 \h </w:instrText>
      </w:r>
      <w:r>
        <w:fldChar w:fldCharType="separate"/>
      </w:r>
      <w:r>
        <w:t>123</w:t>
      </w:r>
      <w:r>
        <w:fldChar w:fldCharType="end"/>
      </w:r>
    </w:p>
    <w:p w14:paraId="3F19E2FA" w14:textId="77777777" w:rsidR="002D68BE" w:rsidRDefault="002D68BE">
      <w:pPr>
        <w:pStyle w:val="TOC3"/>
        <w:rPr>
          <w:rFonts w:asciiTheme="minorHAnsi" w:eastAsiaTheme="minorEastAsia" w:hAnsiTheme="minorHAnsi" w:cstheme="minorBidi"/>
          <w:spacing w:val="0"/>
          <w:sz w:val="22"/>
          <w:szCs w:val="22"/>
          <w:lang w:val="en-US" w:eastAsia="en-US"/>
        </w:rPr>
      </w:pPr>
      <w:r>
        <w:t>A.3.2</w:t>
      </w:r>
      <w:r>
        <w:rPr>
          <w:rFonts w:asciiTheme="minorHAnsi" w:eastAsiaTheme="minorEastAsia" w:hAnsiTheme="minorHAnsi" w:cstheme="minorBidi"/>
          <w:spacing w:val="0"/>
          <w:sz w:val="22"/>
          <w:szCs w:val="22"/>
          <w:lang w:val="en-US" w:eastAsia="en-US"/>
        </w:rPr>
        <w:tab/>
      </w:r>
      <w:r>
        <w:t>Pull model</w:t>
      </w:r>
      <w:r>
        <w:tab/>
      </w:r>
      <w:r>
        <w:fldChar w:fldCharType="begin"/>
      </w:r>
      <w:r>
        <w:instrText xml:space="preserve"> PAGEREF _Toc507944984 \h </w:instrText>
      </w:r>
      <w:r>
        <w:fldChar w:fldCharType="separate"/>
      </w:r>
      <w:r>
        <w:t>123</w:t>
      </w:r>
      <w:r>
        <w:fldChar w:fldCharType="end"/>
      </w:r>
    </w:p>
    <w:p w14:paraId="5F2569AF" w14:textId="77777777" w:rsidR="002D68BE" w:rsidRDefault="002D68BE">
      <w:pPr>
        <w:pStyle w:val="TOC3"/>
        <w:rPr>
          <w:rFonts w:asciiTheme="minorHAnsi" w:eastAsiaTheme="minorEastAsia" w:hAnsiTheme="minorHAnsi" w:cstheme="minorBidi"/>
          <w:spacing w:val="0"/>
          <w:sz w:val="22"/>
          <w:szCs w:val="22"/>
          <w:lang w:val="en-US" w:eastAsia="en-US"/>
        </w:rPr>
      </w:pPr>
      <w:r>
        <w:t>A.3.3</w:t>
      </w:r>
      <w:r>
        <w:rPr>
          <w:rFonts w:asciiTheme="minorHAnsi" w:eastAsiaTheme="minorEastAsia" w:hAnsiTheme="minorHAnsi" w:cstheme="minorBidi"/>
          <w:spacing w:val="0"/>
          <w:sz w:val="22"/>
          <w:szCs w:val="22"/>
          <w:lang w:val="en-US" w:eastAsia="en-US"/>
        </w:rPr>
        <w:tab/>
      </w:r>
      <w:r>
        <w:t>Publish model</w:t>
      </w:r>
      <w:r>
        <w:tab/>
      </w:r>
      <w:r>
        <w:fldChar w:fldCharType="begin"/>
      </w:r>
      <w:r>
        <w:instrText xml:space="preserve"> PAGEREF _Toc507944985 \h </w:instrText>
      </w:r>
      <w:r>
        <w:fldChar w:fldCharType="separate"/>
      </w:r>
      <w:r>
        <w:t>124</w:t>
      </w:r>
      <w:r>
        <w:fldChar w:fldCharType="end"/>
      </w:r>
    </w:p>
    <w:p w14:paraId="395448C0" w14:textId="77777777" w:rsidR="002D68BE" w:rsidRDefault="002D68BE">
      <w:pPr>
        <w:pStyle w:val="TOC2"/>
        <w:rPr>
          <w:rFonts w:asciiTheme="minorHAnsi" w:eastAsiaTheme="minorEastAsia" w:hAnsiTheme="minorHAnsi" w:cstheme="minorBidi"/>
          <w:spacing w:val="0"/>
          <w:sz w:val="22"/>
          <w:szCs w:val="22"/>
          <w:lang w:val="en-US" w:eastAsia="en-US"/>
        </w:rPr>
      </w:pPr>
      <w:r>
        <w:t>A.4</w:t>
      </w:r>
      <w:r>
        <w:rPr>
          <w:rFonts w:asciiTheme="minorHAnsi" w:eastAsiaTheme="minorEastAsia" w:hAnsiTheme="minorHAnsi" w:cstheme="minorBidi"/>
          <w:spacing w:val="0"/>
          <w:sz w:val="22"/>
          <w:szCs w:val="22"/>
          <w:lang w:val="en-US" w:eastAsia="en-US"/>
        </w:rPr>
        <w:tab/>
      </w:r>
      <w:r>
        <w:t>Operations schedule changes</w:t>
      </w:r>
      <w:r>
        <w:tab/>
      </w:r>
      <w:r>
        <w:fldChar w:fldCharType="begin"/>
      </w:r>
      <w:r>
        <w:instrText xml:space="preserve"> PAGEREF _Toc507944986 \h </w:instrText>
      </w:r>
      <w:r>
        <w:fldChar w:fldCharType="separate"/>
      </w:r>
      <w:r>
        <w:t>125</w:t>
      </w:r>
      <w:r>
        <w:fldChar w:fldCharType="end"/>
      </w:r>
    </w:p>
    <w:p w14:paraId="7177AFFC" w14:textId="77777777" w:rsidR="002D68BE" w:rsidRDefault="002D68BE">
      <w:pPr>
        <w:pStyle w:val="TOC3"/>
        <w:rPr>
          <w:rFonts w:asciiTheme="minorHAnsi" w:eastAsiaTheme="minorEastAsia" w:hAnsiTheme="minorHAnsi" w:cstheme="minorBidi"/>
          <w:spacing w:val="0"/>
          <w:sz w:val="22"/>
          <w:szCs w:val="22"/>
          <w:lang w:val="en-US" w:eastAsia="en-US"/>
        </w:rPr>
      </w:pPr>
      <w:r>
        <w:t>A.4.1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_Toc507944987 \h </w:instrText>
      </w:r>
      <w:r>
        <w:fldChar w:fldCharType="separate"/>
      </w:r>
      <w:r>
        <w:t>125</w:t>
      </w:r>
      <w:r>
        <w:fldChar w:fldCharType="end"/>
      </w:r>
    </w:p>
    <w:p w14:paraId="17A74645" w14:textId="77777777" w:rsidR="002D68BE" w:rsidRDefault="002D68BE">
      <w:pPr>
        <w:pStyle w:val="TOC3"/>
        <w:rPr>
          <w:rFonts w:asciiTheme="minorHAnsi" w:eastAsiaTheme="minorEastAsia" w:hAnsiTheme="minorHAnsi" w:cstheme="minorBidi"/>
          <w:spacing w:val="0"/>
          <w:sz w:val="22"/>
          <w:szCs w:val="22"/>
          <w:lang w:val="en-US" w:eastAsia="en-US"/>
        </w:rPr>
      </w:pPr>
      <w:r>
        <w:t>A.4.2</w:t>
      </w:r>
      <w:r>
        <w:rPr>
          <w:rFonts w:asciiTheme="minorHAnsi" w:eastAsiaTheme="minorEastAsia" w:hAnsiTheme="minorHAnsi" w:cstheme="minorBidi"/>
          <w:spacing w:val="0"/>
          <w:sz w:val="22"/>
          <w:szCs w:val="22"/>
          <w:lang w:val="en-US" w:eastAsia="en-US"/>
        </w:rPr>
        <w:tab/>
      </w:r>
      <w:r>
        <w:t>Publish model</w:t>
      </w:r>
      <w:r>
        <w:tab/>
      </w:r>
      <w:r>
        <w:fldChar w:fldCharType="begin"/>
      </w:r>
      <w:r>
        <w:instrText xml:space="preserve"> PAGEREF _Toc507944988 \h </w:instrText>
      </w:r>
      <w:r>
        <w:fldChar w:fldCharType="separate"/>
      </w:r>
      <w:r>
        <w:t>125</w:t>
      </w:r>
      <w:r>
        <w:fldChar w:fldCharType="end"/>
      </w:r>
    </w:p>
    <w:p w14:paraId="073F71F4" w14:textId="77777777" w:rsidR="002D68BE" w:rsidRDefault="002D68BE">
      <w:pPr>
        <w:pStyle w:val="TOC2"/>
        <w:rPr>
          <w:rFonts w:asciiTheme="minorHAnsi" w:eastAsiaTheme="minorEastAsia" w:hAnsiTheme="minorHAnsi" w:cstheme="minorBidi"/>
          <w:spacing w:val="0"/>
          <w:sz w:val="22"/>
          <w:szCs w:val="22"/>
          <w:lang w:val="en-US" w:eastAsia="en-US"/>
        </w:rPr>
      </w:pPr>
      <w:r>
        <w:t>A.5</w:t>
      </w:r>
      <w:r>
        <w:rPr>
          <w:rFonts w:asciiTheme="minorHAnsi" w:eastAsiaTheme="minorEastAsia" w:hAnsiTheme="minorHAnsi" w:cstheme="minorBidi"/>
          <w:spacing w:val="0"/>
          <w:sz w:val="22"/>
          <w:szCs w:val="22"/>
          <w:lang w:val="en-US" w:eastAsia="en-US"/>
        </w:rPr>
        <w:tab/>
      </w:r>
      <w:r>
        <w:t>Operations schedule cancelled</w:t>
      </w:r>
      <w:r>
        <w:tab/>
      </w:r>
      <w:r>
        <w:fldChar w:fldCharType="begin"/>
      </w:r>
      <w:r>
        <w:instrText xml:space="preserve"> PAGEREF _Toc507944989 \h </w:instrText>
      </w:r>
      <w:r>
        <w:fldChar w:fldCharType="separate"/>
      </w:r>
      <w:r>
        <w:t>126</w:t>
      </w:r>
      <w:r>
        <w:fldChar w:fldCharType="end"/>
      </w:r>
    </w:p>
    <w:p w14:paraId="2803498D" w14:textId="77777777" w:rsidR="002D68BE" w:rsidRDefault="002D68BE">
      <w:pPr>
        <w:pStyle w:val="TOC3"/>
        <w:rPr>
          <w:rFonts w:asciiTheme="minorHAnsi" w:eastAsiaTheme="minorEastAsia" w:hAnsiTheme="minorHAnsi" w:cstheme="minorBidi"/>
          <w:spacing w:val="0"/>
          <w:sz w:val="22"/>
          <w:szCs w:val="22"/>
          <w:lang w:val="en-US" w:eastAsia="en-US"/>
        </w:rPr>
      </w:pPr>
      <w:r>
        <w:t>A.5.1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_Toc507944990 \h </w:instrText>
      </w:r>
      <w:r>
        <w:fldChar w:fldCharType="separate"/>
      </w:r>
      <w:r>
        <w:t>126</w:t>
      </w:r>
      <w:r>
        <w:fldChar w:fldCharType="end"/>
      </w:r>
    </w:p>
    <w:p w14:paraId="21296AA2" w14:textId="77777777" w:rsidR="002D68BE" w:rsidRDefault="002D68BE">
      <w:pPr>
        <w:pStyle w:val="TOC3"/>
        <w:rPr>
          <w:rFonts w:asciiTheme="minorHAnsi" w:eastAsiaTheme="minorEastAsia" w:hAnsiTheme="minorHAnsi" w:cstheme="minorBidi"/>
          <w:spacing w:val="0"/>
          <w:sz w:val="22"/>
          <w:szCs w:val="22"/>
          <w:lang w:val="en-US" w:eastAsia="en-US"/>
        </w:rPr>
      </w:pPr>
      <w:r>
        <w:t>A.5.2</w:t>
      </w:r>
      <w:r>
        <w:rPr>
          <w:rFonts w:asciiTheme="minorHAnsi" w:eastAsiaTheme="minorEastAsia" w:hAnsiTheme="minorHAnsi" w:cstheme="minorBidi"/>
          <w:spacing w:val="0"/>
          <w:sz w:val="22"/>
          <w:szCs w:val="22"/>
          <w:lang w:val="en-US" w:eastAsia="en-US"/>
        </w:rPr>
        <w:tab/>
      </w:r>
      <w:r>
        <w:t>Push and pull model</w:t>
      </w:r>
      <w:r>
        <w:tab/>
      </w:r>
      <w:r>
        <w:fldChar w:fldCharType="begin"/>
      </w:r>
      <w:r>
        <w:instrText xml:space="preserve"> PAGEREF _Toc507944991 \h </w:instrText>
      </w:r>
      <w:r>
        <w:fldChar w:fldCharType="separate"/>
      </w:r>
      <w:r>
        <w:t>126</w:t>
      </w:r>
      <w:r>
        <w:fldChar w:fldCharType="end"/>
      </w:r>
    </w:p>
    <w:p w14:paraId="4CEC9C79" w14:textId="77777777" w:rsidR="002D68BE" w:rsidRDefault="002D68BE">
      <w:pPr>
        <w:pStyle w:val="TOC2"/>
        <w:rPr>
          <w:rFonts w:asciiTheme="minorHAnsi" w:eastAsiaTheme="minorEastAsia" w:hAnsiTheme="minorHAnsi" w:cstheme="minorBidi"/>
          <w:spacing w:val="0"/>
          <w:sz w:val="22"/>
          <w:szCs w:val="22"/>
          <w:lang w:val="en-US" w:eastAsia="en-US"/>
        </w:rPr>
      </w:pPr>
      <w:r>
        <w:t>A.6</w:t>
      </w:r>
      <w:r>
        <w:rPr>
          <w:rFonts w:asciiTheme="minorHAnsi" w:eastAsiaTheme="minorEastAsia" w:hAnsiTheme="minorHAnsi" w:cstheme="minorBidi"/>
          <w:spacing w:val="0"/>
          <w:sz w:val="22"/>
          <w:szCs w:val="22"/>
          <w:lang w:val="en-US" w:eastAsia="en-US"/>
        </w:rPr>
        <w:tab/>
      </w:r>
      <w:r>
        <w:t>Daily operations performance</w:t>
      </w:r>
      <w:r>
        <w:tab/>
      </w:r>
      <w:r>
        <w:fldChar w:fldCharType="begin"/>
      </w:r>
      <w:r>
        <w:instrText xml:space="preserve"> PAGEREF _Toc507944992 \h </w:instrText>
      </w:r>
      <w:r>
        <w:fldChar w:fldCharType="separate"/>
      </w:r>
      <w:r>
        <w:t>127</w:t>
      </w:r>
      <w:r>
        <w:fldChar w:fldCharType="end"/>
      </w:r>
    </w:p>
    <w:p w14:paraId="2C3B9CB5" w14:textId="77777777" w:rsidR="002D68BE" w:rsidRDefault="002D68BE">
      <w:pPr>
        <w:pStyle w:val="TOC3"/>
        <w:rPr>
          <w:rFonts w:asciiTheme="minorHAnsi" w:eastAsiaTheme="minorEastAsia" w:hAnsiTheme="minorHAnsi" w:cstheme="minorBidi"/>
          <w:spacing w:val="0"/>
          <w:sz w:val="22"/>
          <w:szCs w:val="22"/>
          <w:lang w:val="en-US" w:eastAsia="en-US"/>
        </w:rPr>
      </w:pPr>
      <w:r>
        <w:t>A.6.1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_Toc507944993 \h </w:instrText>
      </w:r>
      <w:r>
        <w:fldChar w:fldCharType="separate"/>
      </w:r>
      <w:r>
        <w:t>127</w:t>
      </w:r>
      <w:r>
        <w:fldChar w:fldCharType="end"/>
      </w:r>
    </w:p>
    <w:p w14:paraId="05F7A1ED" w14:textId="77777777" w:rsidR="002D68BE" w:rsidRDefault="002D68BE">
      <w:pPr>
        <w:pStyle w:val="TOC3"/>
        <w:rPr>
          <w:rFonts w:asciiTheme="minorHAnsi" w:eastAsiaTheme="minorEastAsia" w:hAnsiTheme="minorHAnsi" w:cstheme="minorBidi"/>
          <w:spacing w:val="0"/>
          <w:sz w:val="22"/>
          <w:szCs w:val="22"/>
          <w:lang w:val="en-US" w:eastAsia="en-US"/>
        </w:rPr>
      </w:pPr>
      <w:r>
        <w:t>A.6.2</w:t>
      </w:r>
      <w:r>
        <w:rPr>
          <w:rFonts w:asciiTheme="minorHAnsi" w:eastAsiaTheme="minorEastAsia" w:hAnsiTheme="minorHAnsi" w:cstheme="minorBidi"/>
          <w:spacing w:val="0"/>
          <w:sz w:val="22"/>
          <w:szCs w:val="22"/>
          <w:lang w:val="en-US" w:eastAsia="en-US"/>
        </w:rPr>
        <w:tab/>
      </w:r>
      <w:r>
        <w:t>Pull model</w:t>
      </w:r>
      <w:r>
        <w:tab/>
      </w:r>
      <w:r>
        <w:fldChar w:fldCharType="begin"/>
      </w:r>
      <w:r>
        <w:instrText xml:space="preserve"> PAGEREF _Toc507944994 \h </w:instrText>
      </w:r>
      <w:r>
        <w:fldChar w:fldCharType="separate"/>
      </w:r>
      <w:r>
        <w:t>127</w:t>
      </w:r>
      <w:r>
        <w:fldChar w:fldCharType="end"/>
      </w:r>
    </w:p>
    <w:p w14:paraId="080BB03B" w14:textId="77777777" w:rsidR="002D68BE" w:rsidRDefault="002D68BE">
      <w:pPr>
        <w:pStyle w:val="TOC3"/>
        <w:rPr>
          <w:rFonts w:asciiTheme="minorHAnsi" w:eastAsiaTheme="minorEastAsia" w:hAnsiTheme="minorHAnsi" w:cstheme="minorBidi"/>
          <w:spacing w:val="0"/>
          <w:sz w:val="22"/>
          <w:szCs w:val="22"/>
          <w:lang w:val="en-US" w:eastAsia="en-US"/>
        </w:rPr>
      </w:pPr>
      <w:r>
        <w:t>A.6.3</w:t>
      </w:r>
      <w:r>
        <w:rPr>
          <w:rFonts w:asciiTheme="minorHAnsi" w:eastAsiaTheme="minorEastAsia" w:hAnsiTheme="minorHAnsi" w:cstheme="minorBidi"/>
          <w:spacing w:val="0"/>
          <w:sz w:val="22"/>
          <w:szCs w:val="22"/>
          <w:lang w:val="en-US" w:eastAsia="en-US"/>
        </w:rPr>
        <w:tab/>
      </w:r>
      <w:r>
        <w:t>Publish model</w:t>
      </w:r>
      <w:r>
        <w:tab/>
      </w:r>
      <w:r>
        <w:fldChar w:fldCharType="begin"/>
      </w:r>
      <w:r>
        <w:instrText xml:space="preserve"> PAGEREF _Toc507944995 \h </w:instrText>
      </w:r>
      <w:r>
        <w:fldChar w:fldCharType="separate"/>
      </w:r>
      <w:r>
        <w:t>128</w:t>
      </w:r>
      <w:r>
        <w:fldChar w:fldCharType="end"/>
      </w:r>
    </w:p>
    <w:p w14:paraId="43748493" w14:textId="77777777" w:rsidR="002D68BE" w:rsidRDefault="002D68BE">
      <w:pPr>
        <w:pStyle w:val="TOC2"/>
        <w:rPr>
          <w:rFonts w:asciiTheme="minorHAnsi" w:eastAsiaTheme="minorEastAsia" w:hAnsiTheme="minorHAnsi" w:cstheme="minorBidi"/>
          <w:spacing w:val="0"/>
          <w:sz w:val="22"/>
          <w:szCs w:val="22"/>
          <w:lang w:val="en-US" w:eastAsia="en-US"/>
        </w:rPr>
      </w:pPr>
      <w:r>
        <w:t>A.7</w:t>
      </w:r>
      <w:r>
        <w:rPr>
          <w:rFonts w:asciiTheme="minorHAnsi" w:eastAsiaTheme="minorEastAsia" w:hAnsiTheme="minorHAnsi" w:cstheme="minorBidi"/>
          <w:spacing w:val="0"/>
          <w:sz w:val="22"/>
          <w:szCs w:val="22"/>
          <w:lang w:val="en-US" w:eastAsia="en-US"/>
        </w:rPr>
        <w:tab/>
      </w:r>
      <w:r>
        <w:t>Operations schedule based on operations capability</w:t>
      </w:r>
      <w:r>
        <w:tab/>
      </w:r>
      <w:r>
        <w:fldChar w:fldCharType="begin"/>
      </w:r>
      <w:r>
        <w:instrText xml:space="preserve"> PAGEREF _Toc507944996 \h </w:instrText>
      </w:r>
      <w:r>
        <w:fldChar w:fldCharType="separate"/>
      </w:r>
      <w:r>
        <w:t>128</w:t>
      </w:r>
      <w:r>
        <w:fldChar w:fldCharType="end"/>
      </w:r>
    </w:p>
    <w:p w14:paraId="680EDDA2" w14:textId="77777777" w:rsidR="002D68BE" w:rsidRDefault="002D68BE">
      <w:pPr>
        <w:pStyle w:val="TOC3"/>
        <w:rPr>
          <w:rFonts w:asciiTheme="minorHAnsi" w:eastAsiaTheme="minorEastAsia" w:hAnsiTheme="minorHAnsi" w:cstheme="minorBidi"/>
          <w:spacing w:val="0"/>
          <w:sz w:val="22"/>
          <w:szCs w:val="22"/>
          <w:lang w:val="en-US" w:eastAsia="en-US"/>
        </w:rPr>
      </w:pPr>
      <w:r>
        <w:t>A.7.1</w:t>
      </w:r>
      <w:r>
        <w:rPr>
          <w:rFonts w:asciiTheme="minorHAnsi" w:eastAsiaTheme="minorEastAsia" w:hAnsiTheme="minorHAnsi" w:cstheme="minorBidi"/>
          <w:spacing w:val="0"/>
          <w:sz w:val="22"/>
          <w:szCs w:val="22"/>
          <w:lang w:val="en-US" w:eastAsia="en-US"/>
        </w:rPr>
        <w:tab/>
      </w:r>
      <w:r>
        <w:t>Pull and push model</w:t>
      </w:r>
      <w:r>
        <w:tab/>
      </w:r>
      <w:r>
        <w:fldChar w:fldCharType="begin"/>
      </w:r>
      <w:r>
        <w:instrText xml:space="preserve"> PAGEREF _Toc507944997 \h </w:instrText>
      </w:r>
      <w:r>
        <w:fldChar w:fldCharType="separate"/>
      </w:r>
      <w:r>
        <w:t>128</w:t>
      </w:r>
      <w:r>
        <w:fldChar w:fldCharType="end"/>
      </w:r>
    </w:p>
    <w:p w14:paraId="1D596EB7" w14:textId="77777777" w:rsidR="002D68BE" w:rsidRDefault="002D68BE">
      <w:pPr>
        <w:pStyle w:val="TOC3"/>
        <w:rPr>
          <w:rFonts w:asciiTheme="minorHAnsi" w:eastAsiaTheme="minorEastAsia" w:hAnsiTheme="minorHAnsi" w:cstheme="minorBidi"/>
          <w:spacing w:val="0"/>
          <w:sz w:val="22"/>
          <w:szCs w:val="22"/>
          <w:lang w:val="en-US" w:eastAsia="en-US"/>
        </w:rPr>
      </w:pPr>
      <w:r>
        <w:t>A.7.2</w:t>
      </w:r>
      <w:r>
        <w:rPr>
          <w:rFonts w:asciiTheme="minorHAnsi" w:eastAsiaTheme="minorEastAsia" w:hAnsiTheme="minorHAnsi" w:cstheme="minorBidi"/>
          <w:spacing w:val="0"/>
          <w:sz w:val="22"/>
          <w:szCs w:val="22"/>
          <w:lang w:val="en-US" w:eastAsia="en-US"/>
        </w:rPr>
        <w:tab/>
      </w:r>
      <w:r>
        <w:t>Publish and push model</w:t>
      </w:r>
      <w:r>
        <w:tab/>
      </w:r>
      <w:r>
        <w:fldChar w:fldCharType="begin"/>
      </w:r>
      <w:r>
        <w:instrText xml:space="preserve"> PAGEREF _Toc507944998 \h </w:instrText>
      </w:r>
      <w:r>
        <w:fldChar w:fldCharType="separate"/>
      </w:r>
      <w:r>
        <w:t>129</w:t>
      </w:r>
      <w:r>
        <w:fldChar w:fldCharType="end"/>
      </w:r>
    </w:p>
    <w:p w14:paraId="0AF91450" w14:textId="77777777" w:rsidR="002D68BE" w:rsidRDefault="002D68BE">
      <w:pPr>
        <w:pStyle w:val="TOC2"/>
        <w:rPr>
          <w:rFonts w:asciiTheme="minorHAnsi" w:eastAsiaTheme="minorEastAsia" w:hAnsiTheme="minorHAnsi" w:cstheme="minorBidi"/>
          <w:spacing w:val="0"/>
          <w:sz w:val="22"/>
          <w:szCs w:val="22"/>
          <w:lang w:val="en-US" w:eastAsia="en-US"/>
        </w:rPr>
      </w:pPr>
      <w:r>
        <w:t>A.8</w:t>
      </w:r>
      <w:r>
        <w:rPr>
          <w:rFonts w:asciiTheme="minorHAnsi" w:eastAsiaTheme="minorEastAsia" w:hAnsiTheme="minorHAnsi" w:cstheme="minorBidi"/>
          <w:spacing w:val="0"/>
          <w:sz w:val="22"/>
          <w:szCs w:val="22"/>
          <w:lang w:val="en-US" w:eastAsia="en-US"/>
        </w:rPr>
        <w:tab/>
      </w:r>
      <w:r>
        <w:t>Operations schedule changes</w:t>
      </w:r>
      <w:r>
        <w:tab/>
      </w:r>
      <w:r>
        <w:fldChar w:fldCharType="begin"/>
      </w:r>
      <w:r>
        <w:instrText xml:space="preserve"> PAGEREF _Toc507944999 \h </w:instrText>
      </w:r>
      <w:r>
        <w:fldChar w:fldCharType="separate"/>
      </w:r>
      <w:r>
        <w:t>129</w:t>
      </w:r>
      <w:r>
        <w:fldChar w:fldCharType="end"/>
      </w:r>
    </w:p>
    <w:p w14:paraId="108CEC86" w14:textId="77777777" w:rsidR="002D68BE" w:rsidRDefault="002D68BE">
      <w:pPr>
        <w:pStyle w:val="TOC3"/>
        <w:rPr>
          <w:rFonts w:asciiTheme="minorHAnsi" w:eastAsiaTheme="minorEastAsia" w:hAnsiTheme="minorHAnsi" w:cstheme="minorBidi"/>
          <w:spacing w:val="0"/>
          <w:sz w:val="22"/>
          <w:szCs w:val="22"/>
          <w:lang w:val="en-US" w:eastAsia="en-US"/>
        </w:rPr>
      </w:pPr>
      <w:r>
        <w:t>A.8.1</w:t>
      </w:r>
      <w:r>
        <w:rPr>
          <w:rFonts w:asciiTheme="minorHAnsi" w:eastAsiaTheme="minorEastAsia" w:hAnsiTheme="minorHAnsi" w:cstheme="minorBidi"/>
          <w:spacing w:val="0"/>
          <w:sz w:val="22"/>
          <w:szCs w:val="22"/>
          <w:lang w:val="en-US" w:eastAsia="en-US"/>
        </w:rPr>
        <w:tab/>
      </w:r>
      <w:r>
        <w:t>Push and pull model</w:t>
      </w:r>
      <w:r>
        <w:tab/>
      </w:r>
      <w:r>
        <w:fldChar w:fldCharType="begin"/>
      </w:r>
      <w:r>
        <w:instrText xml:space="preserve"> PAGEREF _Toc507945000 \h </w:instrText>
      </w:r>
      <w:r>
        <w:fldChar w:fldCharType="separate"/>
      </w:r>
      <w:r>
        <w:t>129</w:t>
      </w:r>
      <w:r>
        <w:fldChar w:fldCharType="end"/>
      </w:r>
    </w:p>
    <w:p w14:paraId="095A91A5" w14:textId="77777777" w:rsidR="002D68BE" w:rsidRDefault="002D68BE">
      <w:pPr>
        <w:pStyle w:val="TOC3"/>
        <w:rPr>
          <w:rFonts w:asciiTheme="minorHAnsi" w:eastAsiaTheme="minorEastAsia" w:hAnsiTheme="minorHAnsi" w:cstheme="minorBidi"/>
          <w:spacing w:val="0"/>
          <w:sz w:val="22"/>
          <w:szCs w:val="22"/>
          <w:lang w:val="en-US" w:eastAsia="en-US"/>
        </w:rPr>
      </w:pPr>
      <w:r>
        <w:t>A.8.2</w:t>
      </w:r>
      <w:r>
        <w:rPr>
          <w:rFonts w:asciiTheme="minorHAnsi" w:eastAsiaTheme="minorEastAsia" w:hAnsiTheme="minorHAnsi" w:cstheme="minorBidi"/>
          <w:spacing w:val="0"/>
          <w:sz w:val="22"/>
          <w:szCs w:val="22"/>
          <w:lang w:val="en-US" w:eastAsia="en-US"/>
        </w:rPr>
        <w:tab/>
      </w:r>
      <w:r>
        <w:t>Publish model</w:t>
      </w:r>
      <w:r>
        <w:tab/>
      </w:r>
      <w:r>
        <w:fldChar w:fldCharType="begin"/>
      </w:r>
      <w:r>
        <w:instrText xml:space="preserve"> PAGEREF _Toc507945001 \h </w:instrText>
      </w:r>
      <w:r>
        <w:fldChar w:fldCharType="separate"/>
      </w:r>
      <w:r>
        <w:t>130</w:t>
      </w:r>
      <w:r>
        <w:fldChar w:fldCharType="end"/>
      </w:r>
    </w:p>
    <w:p w14:paraId="72922CEC" w14:textId="77777777" w:rsidR="002D68BE" w:rsidRDefault="002D68BE">
      <w:pPr>
        <w:pStyle w:val="TOC2"/>
        <w:rPr>
          <w:rFonts w:asciiTheme="minorHAnsi" w:eastAsiaTheme="minorEastAsia" w:hAnsiTheme="minorHAnsi" w:cstheme="minorBidi"/>
          <w:spacing w:val="0"/>
          <w:sz w:val="22"/>
          <w:szCs w:val="22"/>
          <w:lang w:val="en-US" w:eastAsia="en-US"/>
        </w:rPr>
      </w:pPr>
      <w:r>
        <w:t>A.9</w:t>
      </w:r>
      <w:r>
        <w:rPr>
          <w:rFonts w:asciiTheme="minorHAnsi" w:eastAsiaTheme="minorEastAsia" w:hAnsiTheme="minorHAnsi" w:cstheme="minorBidi"/>
          <w:spacing w:val="0"/>
          <w:sz w:val="22"/>
          <w:szCs w:val="22"/>
          <w:lang w:val="en-US" w:eastAsia="en-US"/>
        </w:rPr>
        <w:tab/>
      </w:r>
      <w:r>
        <w:t>Material quantity changed</w:t>
      </w:r>
      <w:r>
        <w:tab/>
      </w:r>
      <w:r>
        <w:fldChar w:fldCharType="begin"/>
      </w:r>
      <w:r>
        <w:instrText xml:space="preserve"> PAGEREF _Toc507945002 \h </w:instrText>
      </w:r>
      <w:r>
        <w:fldChar w:fldCharType="separate"/>
      </w:r>
      <w:r>
        <w:t>131</w:t>
      </w:r>
      <w:r>
        <w:fldChar w:fldCharType="end"/>
      </w:r>
    </w:p>
    <w:p w14:paraId="6CD24C99" w14:textId="77777777" w:rsidR="002D68BE" w:rsidRDefault="002D68BE">
      <w:pPr>
        <w:pStyle w:val="TOC3"/>
        <w:rPr>
          <w:rFonts w:asciiTheme="minorHAnsi" w:eastAsiaTheme="minorEastAsia" w:hAnsiTheme="minorHAnsi" w:cstheme="minorBidi"/>
          <w:spacing w:val="0"/>
          <w:sz w:val="22"/>
          <w:szCs w:val="22"/>
          <w:lang w:val="en-US" w:eastAsia="en-US"/>
        </w:rPr>
      </w:pPr>
      <w:r>
        <w:t>A.9.1</w:t>
      </w:r>
      <w:r>
        <w:rPr>
          <w:rFonts w:asciiTheme="minorHAnsi" w:eastAsiaTheme="minorEastAsia" w:hAnsiTheme="minorHAnsi" w:cstheme="minorBidi"/>
          <w:spacing w:val="0"/>
          <w:sz w:val="22"/>
          <w:szCs w:val="22"/>
          <w:lang w:val="en-US" w:eastAsia="en-US"/>
        </w:rPr>
        <w:tab/>
      </w:r>
      <w:r>
        <w:t>Push model</w:t>
      </w:r>
      <w:r>
        <w:tab/>
      </w:r>
      <w:r>
        <w:fldChar w:fldCharType="begin"/>
      </w:r>
      <w:r>
        <w:instrText xml:space="preserve"> PAGEREF _Toc507945003 \h </w:instrText>
      </w:r>
      <w:r>
        <w:fldChar w:fldCharType="separate"/>
      </w:r>
      <w:r>
        <w:t>131</w:t>
      </w:r>
      <w:r>
        <w:fldChar w:fldCharType="end"/>
      </w:r>
    </w:p>
    <w:p w14:paraId="5AD174F4" w14:textId="77777777" w:rsidR="002D68BE" w:rsidRDefault="002D68BE">
      <w:pPr>
        <w:pStyle w:val="TOC3"/>
        <w:rPr>
          <w:rFonts w:asciiTheme="minorHAnsi" w:eastAsiaTheme="minorEastAsia" w:hAnsiTheme="minorHAnsi" w:cstheme="minorBidi"/>
          <w:spacing w:val="0"/>
          <w:sz w:val="22"/>
          <w:szCs w:val="22"/>
          <w:lang w:val="en-US" w:eastAsia="en-US"/>
        </w:rPr>
      </w:pPr>
      <w:r>
        <w:t>A.9.2</w:t>
      </w:r>
      <w:r>
        <w:rPr>
          <w:rFonts w:asciiTheme="minorHAnsi" w:eastAsiaTheme="minorEastAsia" w:hAnsiTheme="minorHAnsi" w:cstheme="minorBidi"/>
          <w:spacing w:val="0"/>
          <w:sz w:val="22"/>
          <w:szCs w:val="22"/>
          <w:lang w:val="en-US" w:eastAsia="en-US"/>
        </w:rPr>
        <w:tab/>
      </w:r>
      <w:r>
        <w:t>Publish and push model</w:t>
      </w:r>
      <w:r>
        <w:tab/>
      </w:r>
      <w:r>
        <w:fldChar w:fldCharType="begin"/>
      </w:r>
      <w:r>
        <w:instrText xml:space="preserve"> PAGEREF _Toc507945004 \h </w:instrText>
      </w:r>
      <w:r>
        <w:fldChar w:fldCharType="separate"/>
      </w:r>
      <w:r>
        <w:t>131</w:t>
      </w:r>
      <w:r>
        <w:fldChar w:fldCharType="end"/>
      </w:r>
    </w:p>
    <w:p w14:paraId="308099B8" w14:textId="77777777" w:rsidR="002D68BE" w:rsidRDefault="002D68BE">
      <w:pPr>
        <w:pStyle w:val="TOC3"/>
        <w:rPr>
          <w:rFonts w:asciiTheme="minorHAnsi" w:eastAsiaTheme="minorEastAsia" w:hAnsiTheme="minorHAnsi" w:cstheme="minorBidi"/>
          <w:spacing w:val="0"/>
          <w:sz w:val="22"/>
          <w:szCs w:val="22"/>
          <w:lang w:val="en-US" w:eastAsia="en-US"/>
        </w:rPr>
      </w:pPr>
      <w:r>
        <w:t>A.9.3</w:t>
      </w:r>
      <w:r>
        <w:rPr>
          <w:rFonts w:asciiTheme="minorHAnsi" w:eastAsiaTheme="minorEastAsia" w:hAnsiTheme="minorHAnsi" w:cstheme="minorBidi"/>
          <w:spacing w:val="0"/>
          <w:sz w:val="22"/>
          <w:szCs w:val="22"/>
          <w:lang w:val="en-US" w:eastAsia="en-US"/>
        </w:rPr>
        <w:tab/>
      </w:r>
      <w:r>
        <w:t>Push and pull model</w:t>
      </w:r>
      <w:r>
        <w:tab/>
      </w:r>
      <w:r>
        <w:fldChar w:fldCharType="begin"/>
      </w:r>
      <w:r>
        <w:instrText xml:space="preserve"> PAGEREF _Toc507945005 \h </w:instrText>
      </w:r>
      <w:r>
        <w:fldChar w:fldCharType="separate"/>
      </w:r>
      <w:r>
        <w:t>132</w:t>
      </w:r>
      <w:r>
        <w:fldChar w:fldCharType="end"/>
      </w:r>
    </w:p>
    <w:p w14:paraId="509602F5" w14:textId="77777777" w:rsidR="002D68BE" w:rsidRDefault="002D68BE">
      <w:pPr>
        <w:pStyle w:val="TOC1"/>
        <w:rPr>
          <w:rFonts w:asciiTheme="minorHAnsi" w:eastAsiaTheme="minorEastAsia" w:hAnsiTheme="minorHAnsi" w:cstheme="minorBidi"/>
          <w:spacing w:val="0"/>
          <w:sz w:val="22"/>
          <w:szCs w:val="22"/>
          <w:lang w:val="en-US" w:eastAsia="en-US"/>
        </w:rPr>
      </w:pPr>
      <w:r>
        <w:t>Annex B – (Informative) Questions on the use of transactions</w:t>
      </w:r>
      <w:r>
        <w:tab/>
      </w:r>
      <w:r>
        <w:fldChar w:fldCharType="begin"/>
      </w:r>
      <w:r>
        <w:instrText xml:space="preserve"> PAGEREF _Toc507945006 \h </w:instrText>
      </w:r>
      <w:r>
        <w:fldChar w:fldCharType="separate"/>
      </w:r>
      <w:r>
        <w:t>133</w:t>
      </w:r>
      <w:r>
        <w:fldChar w:fldCharType="end"/>
      </w:r>
    </w:p>
    <w:p w14:paraId="25FC460D" w14:textId="77777777" w:rsidR="002D68BE" w:rsidRDefault="002D68BE">
      <w:pPr>
        <w:pStyle w:val="TOC1"/>
        <w:rPr>
          <w:rFonts w:asciiTheme="minorHAnsi" w:eastAsiaTheme="minorEastAsia" w:hAnsiTheme="minorHAnsi" w:cstheme="minorBidi"/>
          <w:spacing w:val="0"/>
          <w:sz w:val="22"/>
          <w:szCs w:val="22"/>
          <w:lang w:val="en-US" w:eastAsia="en-US"/>
        </w:rPr>
      </w:pPr>
      <w:r>
        <w:t>Annex C – (Informative) Bibliography and References</w:t>
      </w:r>
      <w:r>
        <w:tab/>
      </w:r>
      <w:r>
        <w:fldChar w:fldCharType="begin"/>
      </w:r>
      <w:r>
        <w:instrText xml:space="preserve"> PAGEREF _Toc507945007 \h </w:instrText>
      </w:r>
      <w:r>
        <w:fldChar w:fldCharType="separate"/>
      </w:r>
      <w:r>
        <w:t>136</w:t>
      </w:r>
      <w:r>
        <w:fldChar w:fldCharType="end"/>
      </w:r>
    </w:p>
    <w:p w14:paraId="5A181A6B" w14:textId="77777777" w:rsidR="002D68BE" w:rsidRDefault="002D68BE">
      <w:pPr>
        <w:pStyle w:val="TOC1"/>
        <w:rPr>
          <w:rFonts w:asciiTheme="minorHAnsi" w:eastAsiaTheme="minorEastAsia" w:hAnsiTheme="minorHAnsi" w:cstheme="minorBidi"/>
          <w:spacing w:val="0"/>
          <w:sz w:val="22"/>
          <w:szCs w:val="22"/>
          <w:lang w:val="en-US" w:eastAsia="en-US"/>
        </w:rPr>
      </w:pPr>
      <w:r>
        <w:lastRenderedPageBreak/>
        <w:t>Annex D – (Informative) Patterns for Verbs</w:t>
      </w:r>
      <w:r>
        <w:tab/>
      </w:r>
      <w:r>
        <w:fldChar w:fldCharType="begin"/>
      </w:r>
      <w:r>
        <w:instrText xml:space="preserve"> PAGEREF _Toc507945008 \h </w:instrText>
      </w:r>
      <w:r>
        <w:fldChar w:fldCharType="separate"/>
      </w:r>
      <w:r>
        <w:t>137</w:t>
      </w:r>
      <w:r>
        <w:fldChar w:fldCharType="end"/>
      </w:r>
    </w:p>
    <w:p w14:paraId="69BA4F77" w14:textId="77777777" w:rsidR="002D68BE" w:rsidRDefault="002D68BE">
      <w:pPr>
        <w:pStyle w:val="TOC2"/>
        <w:rPr>
          <w:rFonts w:asciiTheme="minorHAnsi" w:eastAsiaTheme="minorEastAsia" w:hAnsiTheme="minorHAnsi" w:cstheme="minorBidi"/>
          <w:spacing w:val="0"/>
          <w:sz w:val="22"/>
          <w:szCs w:val="22"/>
          <w:lang w:val="en-US" w:eastAsia="en-US"/>
        </w:rPr>
      </w:pPr>
      <w:r>
        <w:t>D.1</w:t>
      </w:r>
      <w:r>
        <w:rPr>
          <w:rFonts w:asciiTheme="minorHAnsi" w:eastAsiaTheme="minorEastAsia" w:hAnsiTheme="minorHAnsi" w:cstheme="minorBidi"/>
          <w:spacing w:val="0"/>
          <w:sz w:val="22"/>
          <w:szCs w:val="22"/>
          <w:lang w:val="en-US" w:eastAsia="en-US"/>
        </w:rPr>
        <w:tab/>
      </w:r>
      <w:r>
        <w:t>Patterns</w:t>
      </w:r>
      <w:r>
        <w:tab/>
      </w:r>
      <w:r>
        <w:fldChar w:fldCharType="begin"/>
      </w:r>
      <w:r>
        <w:instrText xml:space="preserve"> PAGEREF _Toc507945009 \h </w:instrText>
      </w:r>
      <w:r>
        <w:fldChar w:fldCharType="separate"/>
      </w:r>
      <w:r>
        <w:t>137</w:t>
      </w:r>
      <w:r>
        <w:fldChar w:fldCharType="end"/>
      </w:r>
    </w:p>
    <w:p w14:paraId="2B8764D8" w14:textId="77777777" w:rsidR="002D68BE" w:rsidRDefault="002D68BE">
      <w:pPr>
        <w:pStyle w:val="TOC2"/>
        <w:rPr>
          <w:rFonts w:asciiTheme="minorHAnsi" w:eastAsiaTheme="minorEastAsia" w:hAnsiTheme="minorHAnsi" w:cstheme="minorBidi"/>
          <w:spacing w:val="0"/>
          <w:sz w:val="22"/>
          <w:szCs w:val="22"/>
          <w:lang w:val="en-US" w:eastAsia="en-US"/>
        </w:rPr>
      </w:pPr>
      <w:r>
        <w:t>D.2</w:t>
      </w:r>
      <w:r>
        <w:rPr>
          <w:rFonts w:asciiTheme="minorHAnsi" w:eastAsiaTheme="minorEastAsia" w:hAnsiTheme="minorHAnsi" w:cstheme="minorBidi"/>
          <w:spacing w:val="0"/>
          <w:sz w:val="22"/>
          <w:szCs w:val="22"/>
          <w:lang w:val="en-US" w:eastAsia="en-US"/>
        </w:rPr>
        <w:tab/>
      </w:r>
      <w:r>
        <w:t>Actions for GET verb</w:t>
      </w:r>
      <w:r>
        <w:tab/>
      </w:r>
      <w:r>
        <w:fldChar w:fldCharType="begin"/>
      </w:r>
      <w:r>
        <w:instrText xml:space="preserve"> PAGEREF _Toc507945010 \h </w:instrText>
      </w:r>
      <w:r>
        <w:fldChar w:fldCharType="separate"/>
      </w:r>
      <w:r>
        <w:t>137</w:t>
      </w:r>
      <w:r>
        <w:fldChar w:fldCharType="end"/>
      </w:r>
    </w:p>
    <w:p w14:paraId="0434796E" w14:textId="77777777" w:rsidR="002D68BE" w:rsidRDefault="002D68BE">
      <w:pPr>
        <w:pStyle w:val="TOC2"/>
        <w:rPr>
          <w:rFonts w:asciiTheme="minorHAnsi" w:eastAsiaTheme="minorEastAsia" w:hAnsiTheme="minorHAnsi" w:cstheme="minorBidi"/>
          <w:spacing w:val="0"/>
          <w:sz w:val="22"/>
          <w:szCs w:val="22"/>
          <w:lang w:val="en-US" w:eastAsia="en-US"/>
        </w:rPr>
      </w:pPr>
      <w:r>
        <w:t>D.3</w:t>
      </w:r>
      <w:r>
        <w:rPr>
          <w:rFonts w:asciiTheme="minorHAnsi" w:eastAsiaTheme="minorEastAsia" w:hAnsiTheme="minorHAnsi" w:cstheme="minorBidi"/>
          <w:spacing w:val="0"/>
          <w:sz w:val="22"/>
          <w:szCs w:val="22"/>
          <w:lang w:val="en-US" w:eastAsia="en-US"/>
        </w:rPr>
        <w:tab/>
      </w:r>
      <w:r>
        <w:t>Actions for PROCESS verb</w:t>
      </w:r>
      <w:r>
        <w:tab/>
      </w:r>
      <w:r>
        <w:fldChar w:fldCharType="begin"/>
      </w:r>
      <w:r>
        <w:instrText xml:space="preserve"> PAGEREF _Toc507945011 \h </w:instrText>
      </w:r>
      <w:r>
        <w:fldChar w:fldCharType="separate"/>
      </w:r>
      <w:r>
        <w:t>138</w:t>
      </w:r>
      <w:r>
        <w:fldChar w:fldCharType="end"/>
      </w:r>
    </w:p>
    <w:p w14:paraId="6C2324F5" w14:textId="77777777" w:rsidR="002D68BE" w:rsidRDefault="002D68BE">
      <w:pPr>
        <w:pStyle w:val="TOC2"/>
        <w:rPr>
          <w:rFonts w:asciiTheme="minorHAnsi" w:eastAsiaTheme="minorEastAsia" w:hAnsiTheme="minorHAnsi" w:cstheme="minorBidi"/>
          <w:spacing w:val="0"/>
          <w:sz w:val="22"/>
          <w:szCs w:val="22"/>
          <w:lang w:val="en-US" w:eastAsia="en-US"/>
        </w:rPr>
      </w:pPr>
      <w:r>
        <w:t>D.4</w:t>
      </w:r>
      <w:r>
        <w:rPr>
          <w:rFonts w:asciiTheme="minorHAnsi" w:eastAsiaTheme="minorEastAsia" w:hAnsiTheme="minorHAnsi" w:cstheme="minorBidi"/>
          <w:spacing w:val="0"/>
          <w:sz w:val="22"/>
          <w:szCs w:val="22"/>
          <w:lang w:val="en-US" w:eastAsia="en-US"/>
        </w:rPr>
        <w:tab/>
      </w:r>
      <w:r>
        <w:t>Actions for CHANGE message</w:t>
      </w:r>
      <w:r>
        <w:tab/>
      </w:r>
      <w:r>
        <w:fldChar w:fldCharType="begin"/>
      </w:r>
      <w:r>
        <w:instrText xml:space="preserve"> PAGEREF _Toc507945012 \h </w:instrText>
      </w:r>
      <w:r>
        <w:fldChar w:fldCharType="separate"/>
      </w:r>
      <w:r>
        <w:t>138</w:t>
      </w:r>
      <w:r>
        <w:fldChar w:fldCharType="end"/>
      </w:r>
    </w:p>
    <w:p w14:paraId="1B4DCD75" w14:textId="77777777" w:rsidR="002D68BE" w:rsidRDefault="002D68BE">
      <w:pPr>
        <w:pStyle w:val="TOC2"/>
        <w:rPr>
          <w:rFonts w:asciiTheme="minorHAnsi" w:eastAsiaTheme="minorEastAsia" w:hAnsiTheme="minorHAnsi" w:cstheme="minorBidi"/>
          <w:spacing w:val="0"/>
          <w:sz w:val="22"/>
          <w:szCs w:val="22"/>
          <w:lang w:val="en-US" w:eastAsia="en-US"/>
        </w:rPr>
      </w:pPr>
      <w:r>
        <w:t>D.5</w:t>
      </w:r>
      <w:r>
        <w:rPr>
          <w:rFonts w:asciiTheme="minorHAnsi" w:eastAsiaTheme="minorEastAsia" w:hAnsiTheme="minorHAnsi" w:cstheme="minorBidi"/>
          <w:spacing w:val="0"/>
          <w:sz w:val="22"/>
          <w:szCs w:val="22"/>
          <w:lang w:val="en-US" w:eastAsia="en-US"/>
        </w:rPr>
        <w:tab/>
      </w:r>
      <w:r>
        <w:t>Actions for CANCEL message</w:t>
      </w:r>
      <w:r>
        <w:tab/>
      </w:r>
      <w:r>
        <w:fldChar w:fldCharType="begin"/>
      </w:r>
      <w:r>
        <w:instrText xml:space="preserve"> PAGEREF _Toc507945013 \h </w:instrText>
      </w:r>
      <w:r>
        <w:fldChar w:fldCharType="separate"/>
      </w:r>
      <w:r>
        <w:t>139</w:t>
      </w:r>
      <w:r>
        <w:fldChar w:fldCharType="end"/>
      </w:r>
    </w:p>
    <w:p w14:paraId="12CFBE20" w14:textId="77777777" w:rsidR="002D68BE" w:rsidRDefault="002D68BE">
      <w:pPr>
        <w:pStyle w:val="TOC2"/>
        <w:rPr>
          <w:rFonts w:asciiTheme="minorHAnsi" w:eastAsiaTheme="minorEastAsia" w:hAnsiTheme="minorHAnsi" w:cstheme="minorBidi"/>
          <w:spacing w:val="0"/>
          <w:sz w:val="22"/>
          <w:szCs w:val="22"/>
          <w:lang w:val="en-US" w:eastAsia="en-US"/>
        </w:rPr>
      </w:pPr>
      <w:r>
        <w:t>D.6</w:t>
      </w:r>
      <w:r>
        <w:rPr>
          <w:rFonts w:asciiTheme="minorHAnsi" w:eastAsiaTheme="minorEastAsia" w:hAnsiTheme="minorHAnsi" w:cstheme="minorBidi"/>
          <w:spacing w:val="0"/>
          <w:sz w:val="22"/>
          <w:szCs w:val="22"/>
          <w:lang w:val="en-US" w:eastAsia="en-US"/>
        </w:rPr>
        <w:tab/>
      </w:r>
      <w:r>
        <w:t>Actions for SYNC message</w:t>
      </w:r>
      <w:r>
        <w:tab/>
      </w:r>
      <w:r>
        <w:fldChar w:fldCharType="begin"/>
      </w:r>
      <w:r>
        <w:instrText xml:space="preserve"> PAGEREF _Toc507945014 \h </w:instrText>
      </w:r>
      <w:r>
        <w:fldChar w:fldCharType="separate"/>
      </w:r>
      <w:r>
        <w:t>140</w:t>
      </w:r>
      <w:r>
        <w:fldChar w:fldCharType="end"/>
      </w:r>
    </w:p>
    <w:p w14:paraId="46BD8314" w14:textId="77777777" w:rsidR="002D68BE" w:rsidRDefault="002D68BE">
      <w:pPr>
        <w:pStyle w:val="TOC2"/>
        <w:rPr>
          <w:rFonts w:asciiTheme="minorHAnsi" w:eastAsiaTheme="minorEastAsia" w:hAnsiTheme="minorHAnsi" w:cstheme="minorBidi"/>
          <w:spacing w:val="0"/>
          <w:sz w:val="22"/>
          <w:szCs w:val="22"/>
          <w:lang w:val="en-US" w:eastAsia="en-US"/>
        </w:rPr>
      </w:pPr>
      <w:r>
        <w:t>D.7</w:t>
      </w:r>
      <w:r>
        <w:rPr>
          <w:rFonts w:asciiTheme="minorHAnsi" w:eastAsiaTheme="minorEastAsia" w:hAnsiTheme="minorHAnsi" w:cstheme="minorBidi"/>
          <w:spacing w:val="0"/>
          <w:sz w:val="22"/>
          <w:szCs w:val="22"/>
          <w:lang w:val="en-US" w:eastAsia="en-US"/>
        </w:rPr>
        <w:tab/>
      </w:r>
      <w:r>
        <w:t>Pattern for usage of NOTIFY verb</w:t>
      </w:r>
      <w:r>
        <w:tab/>
      </w:r>
      <w:r>
        <w:fldChar w:fldCharType="begin"/>
      </w:r>
      <w:r>
        <w:instrText xml:space="preserve"> PAGEREF _Toc507945015 \h </w:instrText>
      </w:r>
      <w:r>
        <w:fldChar w:fldCharType="separate"/>
      </w:r>
      <w:r>
        <w:t>141</w:t>
      </w:r>
      <w:r>
        <w:fldChar w:fldCharType="end"/>
      </w:r>
    </w:p>
    <w:p w14:paraId="6F5A6B9B" w14:textId="77777777" w:rsidR="002D68BE" w:rsidRDefault="002D68BE">
      <w:pPr>
        <w:pStyle w:val="TOC1"/>
        <w:rPr>
          <w:rFonts w:asciiTheme="minorHAnsi" w:eastAsiaTheme="minorEastAsia" w:hAnsiTheme="minorHAnsi" w:cstheme="minorBidi"/>
          <w:spacing w:val="0"/>
          <w:sz w:val="22"/>
          <w:szCs w:val="22"/>
          <w:lang w:val="en-US" w:eastAsia="en-US"/>
        </w:rPr>
      </w:pPr>
      <w:r>
        <w:t>Annex E – (Informative) General rules for identifying nouns from object models</w:t>
      </w:r>
      <w:r>
        <w:tab/>
      </w:r>
      <w:r>
        <w:fldChar w:fldCharType="begin"/>
      </w:r>
      <w:r>
        <w:instrText xml:space="preserve"> PAGEREF _Toc507945016 \h </w:instrText>
      </w:r>
      <w:r>
        <w:fldChar w:fldCharType="separate"/>
      </w:r>
      <w:r>
        <w:t>142</w:t>
      </w:r>
      <w:r>
        <w:fldChar w:fldCharType="end"/>
      </w:r>
    </w:p>
    <w:p w14:paraId="7ADF153D" w14:textId="77777777" w:rsidR="002D68BE" w:rsidRDefault="002D68BE">
      <w:pPr>
        <w:pStyle w:val="TOC2"/>
        <w:rPr>
          <w:rFonts w:asciiTheme="minorHAnsi" w:eastAsiaTheme="minorEastAsia" w:hAnsiTheme="minorHAnsi" w:cstheme="minorBidi"/>
          <w:spacing w:val="0"/>
          <w:sz w:val="22"/>
          <w:szCs w:val="22"/>
          <w:lang w:val="en-US" w:eastAsia="en-US"/>
        </w:rPr>
      </w:pPr>
      <w:r>
        <w:t>E.1</w:t>
      </w:r>
      <w:r>
        <w:rPr>
          <w:rFonts w:asciiTheme="minorHAnsi" w:eastAsiaTheme="minorEastAsia" w:hAnsiTheme="minorHAnsi" w:cstheme="minorBidi"/>
          <w:spacing w:val="0"/>
          <w:sz w:val="22"/>
          <w:szCs w:val="22"/>
          <w:lang w:val="en-US" w:eastAsia="en-US"/>
        </w:rPr>
        <w:tab/>
      </w:r>
      <w:r>
        <w:t>Patterns</w:t>
      </w:r>
      <w:r>
        <w:tab/>
      </w:r>
      <w:r>
        <w:fldChar w:fldCharType="begin"/>
      </w:r>
      <w:r>
        <w:instrText xml:space="preserve"> PAGEREF _Toc507945017 \h </w:instrText>
      </w:r>
      <w:r>
        <w:fldChar w:fldCharType="separate"/>
      </w:r>
      <w:r>
        <w:t>142</w:t>
      </w:r>
      <w:r>
        <w:fldChar w:fldCharType="end"/>
      </w:r>
    </w:p>
    <w:p w14:paraId="5B3EAFC8" w14:textId="77777777" w:rsidR="002D68BE" w:rsidRDefault="002D68BE">
      <w:pPr>
        <w:pStyle w:val="TOC2"/>
        <w:rPr>
          <w:rFonts w:asciiTheme="minorHAnsi" w:eastAsiaTheme="minorEastAsia" w:hAnsiTheme="minorHAnsi" w:cstheme="minorBidi"/>
          <w:spacing w:val="0"/>
          <w:sz w:val="22"/>
          <w:szCs w:val="22"/>
          <w:lang w:val="en-US" w:eastAsia="en-US"/>
        </w:rPr>
      </w:pPr>
      <w:r>
        <w:t>E.2</w:t>
      </w:r>
      <w:r>
        <w:rPr>
          <w:rFonts w:asciiTheme="minorHAnsi" w:eastAsiaTheme="minorEastAsia" w:hAnsiTheme="minorHAnsi" w:cstheme="minorBidi"/>
          <w:spacing w:val="0"/>
          <w:sz w:val="22"/>
          <w:szCs w:val="22"/>
          <w:lang w:val="en-US" w:eastAsia="en-US"/>
        </w:rPr>
        <w:tab/>
      </w:r>
      <w:r>
        <w:t>Hierarchical Object Model</w:t>
      </w:r>
      <w:r>
        <w:tab/>
      </w:r>
      <w:r>
        <w:fldChar w:fldCharType="begin"/>
      </w:r>
      <w:r>
        <w:instrText xml:space="preserve"> PAGEREF _Toc507945018 \h </w:instrText>
      </w:r>
      <w:r>
        <w:fldChar w:fldCharType="separate"/>
      </w:r>
      <w:r>
        <w:t>142</w:t>
      </w:r>
      <w:r>
        <w:fldChar w:fldCharType="end"/>
      </w:r>
    </w:p>
    <w:p w14:paraId="0EEA77C8" w14:textId="77777777" w:rsidR="002D68BE" w:rsidRDefault="002D68BE">
      <w:pPr>
        <w:pStyle w:val="TOC2"/>
        <w:rPr>
          <w:rFonts w:asciiTheme="minorHAnsi" w:eastAsiaTheme="minorEastAsia" w:hAnsiTheme="minorHAnsi" w:cstheme="minorBidi"/>
          <w:spacing w:val="0"/>
          <w:sz w:val="22"/>
          <w:szCs w:val="22"/>
          <w:lang w:val="en-US" w:eastAsia="en-US"/>
        </w:rPr>
      </w:pPr>
      <w:r>
        <w:t>E.3</w:t>
      </w:r>
      <w:r>
        <w:rPr>
          <w:rFonts w:asciiTheme="minorHAnsi" w:eastAsiaTheme="minorEastAsia" w:hAnsiTheme="minorHAnsi" w:cstheme="minorBidi"/>
          <w:spacing w:val="0"/>
          <w:sz w:val="22"/>
          <w:szCs w:val="22"/>
          <w:lang w:val="en-US" w:eastAsia="en-US"/>
        </w:rPr>
        <w:tab/>
      </w:r>
      <w:r>
        <w:t>Non-hierarchical Object Model</w:t>
      </w:r>
      <w:r>
        <w:tab/>
      </w:r>
      <w:r>
        <w:fldChar w:fldCharType="begin"/>
      </w:r>
      <w:r>
        <w:instrText xml:space="preserve"> PAGEREF _Toc507945019 \h </w:instrText>
      </w:r>
      <w:r>
        <w:fldChar w:fldCharType="separate"/>
      </w:r>
      <w:r>
        <w:t>143</w:t>
      </w:r>
      <w:r>
        <w:fldChar w:fldCharType="end"/>
      </w:r>
    </w:p>
    <w:p w14:paraId="0BE19881" w14:textId="77777777" w:rsidR="001F137E" w:rsidRPr="000615A5" w:rsidRDefault="001F137E" w:rsidP="001F137E">
      <w:pPr>
        <w:tabs>
          <w:tab w:val="left" w:pos="-1440"/>
          <w:tab w:val="left" w:pos="-720"/>
          <w:tab w:val="left" w:pos="-120"/>
        </w:tabs>
        <w:ind w:hanging="114"/>
      </w:pPr>
      <w:r w:rsidRPr="000615A5">
        <w:rPr>
          <w:rFonts w:ascii="Times New Roman Bold" w:hAnsi="Times New Roman Bold"/>
          <w:b/>
          <w:caps/>
        </w:rPr>
        <w:fldChar w:fldCharType="end"/>
      </w:r>
    </w:p>
    <w:p w14:paraId="68A44EDF" w14:textId="77777777" w:rsidR="001F137E" w:rsidRPr="000615A5" w:rsidRDefault="001F137E" w:rsidP="004345FE">
      <w:pPr>
        <w:pStyle w:val="TOCHeading"/>
        <w:outlineLvl w:val="0"/>
      </w:pPr>
      <w:r w:rsidRPr="000615A5">
        <w:br w:type="page"/>
      </w:r>
      <w:r w:rsidRPr="000615A5">
        <w:lastRenderedPageBreak/>
        <w:t>Figures</w:t>
      </w:r>
    </w:p>
    <w:p w14:paraId="56DB0DA7" w14:textId="77777777" w:rsidR="002D68BE" w:rsidRDefault="001F137E">
      <w:pPr>
        <w:pStyle w:val="TableofFigures"/>
        <w:rPr>
          <w:rFonts w:asciiTheme="minorHAnsi" w:eastAsiaTheme="minorEastAsia" w:hAnsiTheme="minorHAnsi" w:cstheme="minorBidi"/>
          <w:spacing w:val="0"/>
          <w:sz w:val="22"/>
          <w:szCs w:val="22"/>
          <w:lang w:val="en-US" w:eastAsia="en-US"/>
        </w:rPr>
      </w:pPr>
      <w:r w:rsidRPr="000615A5">
        <w:rPr>
          <w:b/>
          <w:caps/>
          <w:smallCaps/>
          <w:noProof w:val="0"/>
        </w:rPr>
        <w:fldChar w:fldCharType="begin"/>
      </w:r>
      <w:r w:rsidRPr="000615A5">
        <w:rPr>
          <w:b/>
          <w:caps/>
          <w:smallCaps/>
          <w:noProof w:val="0"/>
        </w:rPr>
        <w:instrText xml:space="preserve"> TOC \h \z \c "Figure" </w:instrText>
      </w:r>
      <w:r w:rsidRPr="000615A5">
        <w:rPr>
          <w:b/>
          <w:caps/>
          <w:smallCaps/>
          <w:noProof w:val="0"/>
        </w:rPr>
        <w:fldChar w:fldCharType="separate"/>
      </w:r>
      <w:hyperlink w:anchor="_Toc507944709" w:history="1">
        <w:r w:rsidR="002D68BE" w:rsidRPr="00E27E14">
          <w:rPr>
            <w:rStyle w:val="Hyperlink"/>
          </w:rPr>
          <w:t>Figure 1 – Typical exchanged messages in a transaction</w:t>
        </w:r>
        <w:r w:rsidR="002D68BE">
          <w:rPr>
            <w:webHidden/>
          </w:rPr>
          <w:tab/>
        </w:r>
        <w:r w:rsidR="002D68BE">
          <w:rPr>
            <w:webHidden/>
          </w:rPr>
          <w:fldChar w:fldCharType="begin"/>
        </w:r>
        <w:r w:rsidR="002D68BE">
          <w:rPr>
            <w:webHidden/>
          </w:rPr>
          <w:instrText xml:space="preserve"> PAGEREF _Toc507944709 \h </w:instrText>
        </w:r>
        <w:r w:rsidR="002D68BE">
          <w:rPr>
            <w:webHidden/>
          </w:rPr>
        </w:r>
        <w:r w:rsidR="002D68BE">
          <w:rPr>
            <w:webHidden/>
          </w:rPr>
          <w:fldChar w:fldCharType="separate"/>
        </w:r>
        <w:r w:rsidR="002D68BE">
          <w:rPr>
            <w:webHidden/>
          </w:rPr>
          <w:t>19</w:t>
        </w:r>
        <w:r w:rsidR="002D68BE">
          <w:rPr>
            <w:webHidden/>
          </w:rPr>
          <w:fldChar w:fldCharType="end"/>
        </w:r>
      </w:hyperlink>
    </w:p>
    <w:p w14:paraId="2CA7B216"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0" w:history="1">
        <w:r w:rsidR="002D68BE" w:rsidRPr="00E27E14">
          <w:rPr>
            <w:rStyle w:val="Hyperlink"/>
          </w:rPr>
          <w:t>Figure 3 – Typical exchanged data set</w:t>
        </w:r>
        <w:r w:rsidR="002D68BE">
          <w:rPr>
            <w:webHidden/>
          </w:rPr>
          <w:tab/>
        </w:r>
        <w:r w:rsidR="002D68BE">
          <w:rPr>
            <w:webHidden/>
          </w:rPr>
          <w:fldChar w:fldCharType="begin"/>
        </w:r>
        <w:r w:rsidR="002D68BE">
          <w:rPr>
            <w:webHidden/>
          </w:rPr>
          <w:instrText xml:space="preserve"> PAGEREF _Toc507944710 \h </w:instrText>
        </w:r>
        <w:r w:rsidR="002D68BE">
          <w:rPr>
            <w:webHidden/>
          </w:rPr>
        </w:r>
        <w:r w:rsidR="002D68BE">
          <w:rPr>
            <w:webHidden/>
          </w:rPr>
          <w:fldChar w:fldCharType="separate"/>
        </w:r>
        <w:r w:rsidR="002D68BE">
          <w:rPr>
            <w:webHidden/>
          </w:rPr>
          <w:t>20</w:t>
        </w:r>
        <w:r w:rsidR="002D68BE">
          <w:rPr>
            <w:webHidden/>
          </w:rPr>
          <w:fldChar w:fldCharType="end"/>
        </w:r>
      </w:hyperlink>
    </w:p>
    <w:p w14:paraId="3867B77B"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1" w:history="1">
        <w:r w:rsidR="002D68BE" w:rsidRPr="00E27E14">
          <w:rPr>
            <w:rStyle w:val="Hyperlink"/>
          </w:rPr>
          <w:t>Figure 3 – Typical layout of an application identification area</w:t>
        </w:r>
        <w:r w:rsidR="002D68BE">
          <w:rPr>
            <w:webHidden/>
          </w:rPr>
          <w:tab/>
        </w:r>
        <w:r w:rsidR="002D68BE">
          <w:rPr>
            <w:webHidden/>
          </w:rPr>
          <w:fldChar w:fldCharType="begin"/>
        </w:r>
        <w:r w:rsidR="002D68BE">
          <w:rPr>
            <w:webHidden/>
          </w:rPr>
          <w:instrText xml:space="preserve"> PAGEREF _Toc507944711 \h </w:instrText>
        </w:r>
        <w:r w:rsidR="002D68BE">
          <w:rPr>
            <w:webHidden/>
          </w:rPr>
        </w:r>
        <w:r w:rsidR="002D68BE">
          <w:rPr>
            <w:webHidden/>
          </w:rPr>
          <w:fldChar w:fldCharType="separate"/>
        </w:r>
        <w:r w:rsidR="002D68BE">
          <w:rPr>
            <w:webHidden/>
          </w:rPr>
          <w:t>20</w:t>
        </w:r>
        <w:r w:rsidR="002D68BE">
          <w:rPr>
            <w:webHidden/>
          </w:rPr>
          <w:fldChar w:fldCharType="end"/>
        </w:r>
      </w:hyperlink>
    </w:p>
    <w:p w14:paraId="7DF6BA14"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2" w:history="1">
        <w:r w:rsidR="002D68BE" w:rsidRPr="00E27E14">
          <w:rPr>
            <w:rStyle w:val="Hyperlink"/>
          </w:rPr>
          <w:t>Figure 4 – GET with wildcard and SHOW response</w:t>
        </w:r>
        <w:r w:rsidR="002D68BE">
          <w:rPr>
            <w:webHidden/>
          </w:rPr>
          <w:tab/>
        </w:r>
        <w:r w:rsidR="002D68BE">
          <w:rPr>
            <w:webHidden/>
          </w:rPr>
          <w:fldChar w:fldCharType="begin"/>
        </w:r>
        <w:r w:rsidR="002D68BE">
          <w:rPr>
            <w:webHidden/>
          </w:rPr>
          <w:instrText xml:space="preserve"> PAGEREF _Toc507944712 \h </w:instrText>
        </w:r>
        <w:r w:rsidR="002D68BE">
          <w:rPr>
            <w:webHidden/>
          </w:rPr>
        </w:r>
        <w:r w:rsidR="002D68BE">
          <w:rPr>
            <w:webHidden/>
          </w:rPr>
          <w:fldChar w:fldCharType="separate"/>
        </w:r>
        <w:r w:rsidR="002D68BE">
          <w:rPr>
            <w:webHidden/>
          </w:rPr>
          <w:t>22</w:t>
        </w:r>
        <w:r w:rsidR="002D68BE">
          <w:rPr>
            <w:webHidden/>
          </w:rPr>
          <w:fldChar w:fldCharType="end"/>
        </w:r>
      </w:hyperlink>
    </w:p>
    <w:p w14:paraId="7D4D8DA5"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3" w:history="1">
        <w:r w:rsidR="002D68BE" w:rsidRPr="00E27E14">
          <w:rPr>
            <w:rStyle w:val="Hyperlink"/>
          </w:rPr>
          <w:t>Figure 5 – GET and SHOW transaction</w:t>
        </w:r>
        <w:r w:rsidR="002D68BE">
          <w:rPr>
            <w:webHidden/>
          </w:rPr>
          <w:tab/>
        </w:r>
        <w:r w:rsidR="002D68BE">
          <w:rPr>
            <w:webHidden/>
          </w:rPr>
          <w:fldChar w:fldCharType="begin"/>
        </w:r>
        <w:r w:rsidR="002D68BE">
          <w:rPr>
            <w:webHidden/>
          </w:rPr>
          <w:instrText xml:space="preserve"> PAGEREF _Toc507944713 \h </w:instrText>
        </w:r>
        <w:r w:rsidR="002D68BE">
          <w:rPr>
            <w:webHidden/>
          </w:rPr>
        </w:r>
        <w:r w:rsidR="002D68BE">
          <w:rPr>
            <w:webHidden/>
          </w:rPr>
          <w:fldChar w:fldCharType="separate"/>
        </w:r>
        <w:r w:rsidR="002D68BE">
          <w:rPr>
            <w:webHidden/>
          </w:rPr>
          <w:t>25</w:t>
        </w:r>
        <w:r w:rsidR="002D68BE">
          <w:rPr>
            <w:webHidden/>
          </w:rPr>
          <w:fldChar w:fldCharType="end"/>
        </w:r>
      </w:hyperlink>
    </w:p>
    <w:p w14:paraId="233FE0DD"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4" w:history="1">
        <w:r w:rsidR="002D68BE" w:rsidRPr="00E27E14">
          <w:rPr>
            <w:rStyle w:val="Hyperlink"/>
          </w:rPr>
          <w:t>Figure 6 – PROCESS/ACKNOWLEDGE transaction with an acknowledge always option</w:t>
        </w:r>
        <w:r w:rsidR="002D68BE">
          <w:rPr>
            <w:webHidden/>
          </w:rPr>
          <w:tab/>
        </w:r>
        <w:r w:rsidR="002D68BE">
          <w:rPr>
            <w:webHidden/>
          </w:rPr>
          <w:fldChar w:fldCharType="begin"/>
        </w:r>
        <w:r w:rsidR="002D68BE">
          <w:rPr>
            <w:webHidden/>
          </w:rPr>
          <w:instrText xml:space="preserve"> PAGEREF _Toc507944714 \h </w:instrText>
        </w:r>
        <w:r w:rsidR="002D68BE">
          <w:rPr>
            <w:webHidden/>
          </w:rPr>
        </w:r>
        <w:r w:rsidR="002D68BE">
          <w:rPr>
            <w:webHidden/>
          </w:rPr>
          <w:fldChar w:fldCharType="separate"/>
        </w:r>
        <w:r w:rsidR="002D68BE">
          <w:rPr>
            <w:webHidden/>
          </w:rPr>
          <w:t>26</w:t>
        </w:r>
        <w:r w:rsidR="002D68BE">
          <w:rPr>
            <w:webHidden/>
          </w:rPr>
          <w:fldChar w:fldCharType="end"/>
        </w:r>
      </w:hyperlink>
    </w:p>
    <w:p w14:paraId="64A243BE"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5" w:history="1">
        <w:r w:rsidR="002D68BE" w:rsidRPr="00E27E14">
          <w:rPr>
            <w:rStyle w:val="Hyperlink"/>
          </w:rPr>
          <w:t>Figure 7 – Example of acknowledge to a process message</w:t>
        </w:r>
        <w:r w:rsidR="002D68BE">
          <w:rPr>
            <w:webHidden/>
          </w:rPr>
          <w:tab/>
        </w:r>
        <w:r w:rsidR="002D68BE">
          <w:rPr>
            <w:webHidden/>
          </w:rPr>
          <w:fldChar w:fldCharType="begin"/>
        </w:r>
        <w:r w:rsidR="002D68BE">
          <w:rPr>
            <w:webHidden/>
          </w:rPr>
          <w:instrText xml:space="preserve"> PAGEREF _Toc507944715 \h </w:instrText>
        </w:r>
        <w:r w:rsidR="002D68BE">
          <w:rPr>
            <w:webHidden/>
          </w:rPr>
        </w:r>
        <w:r w:rsidR="002D68BE">
          <w:rPr>
            <w:webHidden/>
          </w:rPr>
          <w:fldChar w:fldCharType="separate"/>
        </w:r>
        <w:r w:rsidR="002D68BE">
          <w:rPr>
            <w:webHidden/>
          </w:rPr>
          <w:t>27</w:t>
        </w:r>
        <w:r w:rsidR="002D68BE">
          <w:rPr>
            <w:webHidden/>
          </w:rPr>
          <w:fldChar w:fldCharType="end"/>
        </w:r>
      </w:hyperlink>
    </w:p>
    <w:p w14:paraId="400DB879"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6" w:history="1">
        <w:r w:rsidR="002D68BE" w:rsidRPr="00E27E14">
          <w:rPr>
            <w:rStyle w:val="Hyperlink"/>
          </w:rPr>
          <w:t>Figure 8 – CHANGE/RESPOND transaction with a respond always option</w:t>
        </w:r>
        <w:r w:rsidR="002D68BE">
          <w:rPr>
            <w:webHidden/>
          </w:rPr>
          <w:tab/>
        </w:r>
        <w:r w:rsidR="002D68BE">
          <w:rPr>
            <w:webHidden/>
          </w:rPr>
          <w:fldChar w:fldCharType="begin"/>
        </w:r>
        <w:r w:rsidR="002D68BE">
          <w:rPr>
            <w:webHidden/>
          </w:rPr>
          <w:instrText xml:space="preserve"> PAGEREF _Toc507944716 \h </w:instrText>
        </w:r>
        <w:r w:rsidR="002D68BE">
          <w:rPr>
            <w:webHidden/>
          </w:rPr>
        </w:r>
        <w:r w:rsidR="002D68BE">
          <w:rPr>
            <w:webHidden/>
          </w:rPr>
          <w:fldChar w:fldCharType="separate"/>
        </w:r>
        <w:r w:rsidR="002D68BE">
          <w:rPr>
            <w:webHidden/>
          </w:rPr>
          <w:t>27</w:t>
        </w:r>
        <w:r w:rsidR="002D68BE">
          <w:rPr>
            <w:webHidden/>
          </w:rPr>
          <w:fldChar w:fldCharType="end"/>
        </w:r>
      </w:hyperlink>
    </w:p>
    <w:p w14:paraId="696ADBBC"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7" w:history="1">
        <w:r w:rsidR="002D68BE" w:rsidRPr="00E27E14">
          <w:rPr>
            <w:rStyle w:val="Hyperlink"/>
          </w:rPr>
          <w:t>Figure 9 – GET and SHOW transaction with a CONFIRM always</w:t>
        </w:r>
        <w:r w:rsidR="002D68BE">
          <w:rPr>
            <w:webHidden/>
          </w:rPr>
          <w:tab/>
        </w:r>
        <w:r w:rsidR="002D68BE">
          <w:rPr>
            <w:webHidden/>
          </w:rPr>
          <w:fldChar w:fldCharType="begin"/>
        </w:r>
        <w:r w:rsidR="002D68BE">
          <w:rPr>
            <w:webHidden/>
          </w:rPr>
          <w:instrText xml:space="preserve"> PAGEREF _Toc507944717 \h </w:instrText>
        </w:r>
        <w:r w:rsidR="002D68BE">
          <w:rPr>
            <w:webHidden/>
          </w:rPr>
        </w:r>
        <w:r w:rsidR="002D68BE">
          <w:rPr>
            <w:webHidden/>
          </w:rPr>
          <w:fldChar w:fldCharType="separate"/>
        </w:r>
        <w:r w:rsidR="002D68BE">
          <w:rPr>
            <w:webHidden/>
          </w:rPr>
          <w:t>28</w:t>
        </w:r>
        <w:r w:rsidR="002D68BE">
          <w:rPr>
            <w:webHidden/>
          </w:rPr>
          <w:fldChar w:fldCharType="end"/>
        </w:r>
      </w:hyperlink>
    </w:p>
    <w:p w14:paraId="437CBD13"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8" w:history="1">
        <w:r w:rsidR="002D68BE" w:rsidRPr="00E27E14">
          <w:rPr>
            <w:rStyle w:val="Hyperlink"/>
          </w:rPr>
          <w:t>Figure 10 – Example of a GET message with Confirm OnError</w:t>
        </w:r>
        <w:r w:rsidR="002D68BE">
          <w:rPr>
            <w:webHidden/>
          </w:rPr>
          <w:tab/>
        </w:r>
        <w:r w:rsidR="002D68BE">
          <w:rPr>
            <w:webHidden/>
          </w:rPr>
          <w:fldChar w:fldCharType="begin"/>
        </w:r>
        <w:r w:rsidR="002D68BE">
          <w:rPr>
            <w:webHidden/>
          </w:rPr>
          <w:instrText xml:space="preserve"> PAGEREF _Toc507944718 \h </w:instrText>
        </w:r>
        <w:r w:rsidR="002D68BE">
          <w:rPr>
            <w:webHidden/>
          </w:rPr>
        </w:r>
        <w:r w:rsidR="002D68BE">
          <w:rPr>
            <w:webHidden/>
          </w:rPr>
          <w:fldChar w:fldCharType="separate"/>
        </w:r>
        <w:r w:rsidR="002D68BE">
          <w:rPr>
            <w:webHidden/>
          </w:rPr>
          <w:t>28</w:t>
        </w:r>
        <w:r w:rsidR="002D68BE">
          <w:rPr>
            <w:webHidden/>
          </w:rPr>
          <w:fldChar w:fldCharType="end"/>
        </w:r>
      </w:hyperlink>
    </w:p>
    <w:p w14:paraId="236E4C75"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19" w:history="1">
        <w:r w:rsidR="002D68BE" w:rsidRPr="00E27E14">
          <w:rPr>
            <w:rStyle w:val="Hyperlink"/>
          </w:rPr>
          <w:t>Figure 11 – Confirm Message</w:t>
        </w:r>
        <w:r w:rsidR="002D68BE">
          <w:rPr>
            <w:webHidden/>
          </w:rPr>
          <w:tab/>
        </w:r>
        <w:r w:rsidR="002D68BE">
          <w:rPr>
            <w:webHidden/>
          </w:rPr>
          <w:fldChar w:fldCharType="begin"/>
        </w:r>
        <w:r w:rsidR="002D68BE">
          <w:rPr>
            <w:webHidden/>
          </w:rPr>
          <w:instrText xml:space="preserve"> PAGEREF _Toc507944719 \h </w:instrText>
        </w:r>
        <w:r w:rsidR="002D68BE">
          <w:rPr>
            <w:webHidden/>
          </w:rPr>
        </w:r>
        <w:r w:rsidR="002D68BE">
          <w:rPr>
            <w:webHidden/>
          </w:rPr>
          <w:fldChar w:fldCharType="separate"/>
        </w:r>
        <w:r w:rsidR="002D68BE">
          <w:rPr>
            <w:webHidden/>
          </w:rPr>
          <w:t>29</w:t>
        </w:r>
        <w:r w:rsidR="002D68BE">
          <w:rPr>
            <w:webHidden/>
          </w:rPr>
          <w:fldChar w:fldCharType="end"/>
        </w:r>
      </w:hyperlink>
    </w:p>
    <w:p w14:paraId="5977F414"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0" w:history="1">
        <w:r w:rsidR="002D68BE" w:rsidRPr="00E27E14">
          <w:rPr>
            <w:rStyle w:val="Hyperlink"/>
          </w:rPr>
          <w:t>Figure 12 – SYNC ADD transaction with confirmation</w:t>
        </w:r>
        <w:r w:rsidR="002D68BE">
          <w:rPr>
            <w:webHidden/>
          </w:rPr>
          <w:tab/>
        </w:r>
        <w:r w:rsidR="002D68BE">
          <w:rPr>
            <w:webHidden/>
          </w:rPr>
          <w:fldChar w:fldCharType="begin"/>
        </w:r>
        <w:r w:rsidR="002D68BE">
          <w:rPr>
            <w:webHidden/>
          </w:rPr>
          <w:instrText xml:space="preserve"> PAGEREF _Toc507944720 \h </w:instrText>
        </w:r>
        <w:r w:rsidR="002D68BE">
          <w:rPr>
            <w:webHidden/>
          </w:rPr>
        </w:r>
        <w:r w:rsidR="002D68BE">
          <w:rPr>
            <w:webHidden/>
          </w:rPr>
          <w:fldChar w:fldCharType="separate"/>
        </w:r>
        <w:r w:rsidR="002D68BE">
          <w:rPr>
            <w:webHidden/>
          </w:rPr>
          <w:t>30</w:t>
        </w:r>
        <w:r w:rsidR="002D68BE">
          <w:rPr>
            <w:webHidden/>
          </w:rPr>
          <w:fldChar w:fldCharType="end"/>
        </w:r>
      </w:hyperlink>
    </w:p>
    <w:p w14:paraId="69DB795B"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1" w:history="1">
        <w:r w:rsidR="002D68BE" w:rsidRPr="00E27E14">
          <w:rPr>
            <w:rStyle w:val="Hyperlink"/>
          </w:rPr>
          <w:t>Figure 13 – SYNC DELETE transaction with no confirmation</w:t>
        </w:r>
        <w:r w:rsidR="002D68BE">
          <w:rPr>
            <w:webHidden/>
          </w:rPr>
          <w:tab/>
        </w:r>
        <w:r w:rsidR="002D68BE">
          <w:rPr>
            <w:webHidden/>
          </w:rPr>
          <w:fldChar w:fldCharType="begin"/>
        </w:r>
        <w:r w:rsidR="002D68BE">
          <w:rPr>
            <w:webHidden/>
          </w:rPr>
          <w:instrText xml:space="preserve"> PAGEREF _Toc507944721 \h </w:instrText>
        </w:r>
        <w:r w:rsidR="002D68BE">
          <w:rPr>
            <w:webHidden/>
          </w:rPr>
        </w:r>
        <w:r w:rsidR="002D68BE">
          <w:rPr>
            <w:webHidden/>
          </w:rPr>
          <w:fldChar w:fldCharType="separate"/>
        </w:r>
        <w:r w:rsidR="002D68BE">
          <w:rPr>
            <w:webHidden/>
          </w:rPr>
          <w:t>31</w:t>
        </w:r>
        <w:r w:rsidR="002D68BE">
          <w:rPr>
            <w:webHidden/>
          </w:rPr>
          <w:fldChar w:fldCharType="end"/>
        </w:r>
      </w:hyperlink>
    </w:p>
    <w:p w14:paraId="23CB8CF3"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2" w:history="1">
        <w:r w:rsidR="002D68BE" w:rsidRPr="00E27E14">
          <w:rPr>
            <w:rStyle w:val="Hyperlink"/>
          </w:rPr>
          <w:t>Figure 14 - NOTIFY transaction</w:t>
        </w:r>
        <w:r w:rsidR="002D68BE">
          <w:rPr>
            <w:webHidden/>
          </w:rPr>
          <w:tab/>
        </w:r>
        <w:r w:rsidR="002D68BE">
          <w:rPr>
            <w:webHidden/>
          </w:rPr>
          <w:fldChar w:fldCharType="begin"/>
        </w:r>
        <w:r w:rsidR="002D68BE">
          <w:rPr>
            <w:webHidden/>
          </w:rPr>
          <w:instrText xml:space="preserve"> PAGEREF _Toc507944722 \h </w:instrText>
        </w:r>
        <w:r w:rsidR="002D68BE">
          <w:rPr>
            <w:webHidden/>
          </w:rPr>
        </w:r>
        <w:r w:rsidR="002D68BE">
          <w:rPr>
            <w:webHidden/>
          </w:rPr>
          <w:fldChar w:fldCharType="separate"/>
        </w:r>
        <w:r w:rsidR="002D68BE">
          <w:rPr>
            <w:webHidden/>
          </w:rPr>
          <w:t>31</w:t>
        </w:r>
        <w:r w:rsidR="002D68BE">
          <w:rPr>
            <w:webHidden/>
          </w:rPr>
          <w:fldChar w:fldCharType="end"/>
        </w:r>
      </w:hyperlink>
    </w:p>
    <w:p w14:paraId="52EB078A"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3" w:history="1">
        <w:r w:rsidR="002D68BE" w:rsidRPr="00E27E14">
          <w:rPr>
            <w:rStyle w:val="Hyperlink"/>
          </w:rPr>
          <w:t>Figure 18 - Object grouping for hierarchy scope model</w:t>
        </w:r>
        <w:r w:rsidR="002D68BE">
          <w:rPr>
            <w:webHidden/>
          </w:rPr>
          <w:tab/>
        </w:r>
        <w:r w:rsidR="002D68BE">
          <w:rPr>
            <w:webHidden/>
          </w:rPr>
          <w:fldChar w:fldCharType="begin"/>
        </w:r>
        <w:r w:rsidR="002D68BE">
          <w:rPr>
            <w:webHidden/>
          </w:rPr>
          <w:instrText xml:space="preserve"> PAGEREF _Toc507944723 \h </w:instrText>
        </w:r>
        <w:r w:rsidR="002D68BE">
          <w:rPr>
            <w:webHidden/>
          </w:rPr>
        </w:r>
        <w:r w:rsidR="002D68BE">
          <w:rPr>
            <w:webHidden/>
          </w:rPr>
          <w:fldChar w:fldCharType="separate"/>
        </w:r>
        <w:r w:rsidR="002D68BE">
          <w:rPr>
            <w:webHidden/>
          </w:rPr>
          <w:t>40</w:t>
        </w:r>
        <w:r w:rsidR="002D68BE">
          <w:rPr>
            <w:webHidden/>
          </w:rPr>
          <w:fldChar w:fldCharType="end"/>
        </w:r>
      </w:hyperlink>
    </w:p>
    <w:p w14:paraId="1D8D1AFE"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4" w:history="1">
        <w:r w:rsidR="002D68BE" w:rsidRPr="00E27E14">
          <w:rPr>
            <w:rStyle w:val="Hyperlink"/>
          </w:rPr>
          <w:t>Figure 19 – Object grouping for the personnel model</w:t>
        </w:r>
        <w:r w:rsidR="002D68BE">
          <w:rPr>
            <w:webHidden/>
          </w:rPr>
          <w:tab/>
        </w:r>
        <w:r w:rsidR="002D68BE">
          <w:rPr>
            <w:webHidden/>
          </w:rPr>
          <w:fldChar w:fldCharType="begin"/>
        </w:r>
        <w:r w:rsidR="002D68BE">
          <w:rPr>
            <w:webHidden/>
          </w:rPr>
          <w:instrText xml:space="preserve"> PAGEREF _Toc507944724 \h </w:instrText>
        </w:r>
        <w:r w:rsidR="002D68BE">
          <w:rPr>
            <w:webHidden/>
          </w:rPr>
        </w:r>
        <w:r w:rsidR="002D68BE">
          <w:rPr>
            <w:webHidden/>
          </w:rPr>
          <w:fldChar w:fldCharType="separate"/>
        </w:r>
        <w:r w:rsidR="002D68BE">
          <w:rPr>
            <w:webHidden/>
          </w:rPr>
          <w:t>42</w:t>
        </w:r>
        <w:r w:rsidR="002D68BE">
          <w:rPr>
            <w:webHidden/>
          </w:rPr>
          <w:fldChar w:fldCharType="end"/>
        </w:r>
      </w:hyperlink>
    </w:p>
    <w:p w14:paraId="49513E4A"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5" w:history="1">
        <w:r w:rsidR="002D68BE" w:rsidRPr="00E27E14">
          <w:rPr>
            <w:rStyle w:val="Hyperlink"/>
          </w:rPr>
          <w:t>Figure 20 – Object grouping for the role based equipment model</w:t>
        </w:r>
        <w:r w:rsidR="002D68BE">
          <w:rPr>
            <w:webHidden/>
          </w:rPr>
          <w:tab/>
        </w:r>
        <w:r w:rsidR="002D68BE">
          <w:rPr>
            <w:webHidden/>
          </w:rPr>
          <w:fldChar w:fldCharType="begin"/>
        </w:r>
        <w:r w:rsidR="002D68BE">
          <w:rPr>
            <w:webHidden/>
          </w:rPr>
          <w:instrText xml:space="preserve"> PAGEREF _Toc507944725 \h </w:instrText>
        </w:r>
        <w:r w:rsidR="002D68BE">
          <w:rPr>
            <w:webHidden/>
          </w:rPr>
        </w:r>
        <w:r w:rsidR="002D68BE">
          <w:rPr>
            <w:webHidden/>
          </w:rPr>
          <w:fldChar w:fldCharType="separate"/>
        </w:r>
        <w:r w:rsidR="002D68BE">
          <w:rPr>
            <w:webHidden/>
          </w:rPr>
          <w:t>48</w:t>
        </w:r>
        <w:r w:rsidR="002D68BE">
          <w:rPr>
            <w:webHidden/>
          </w:rPr>
          <w:fldChar w:fldCharType="end"/>
        </w:r>
      </w:hyperlink>
    </w:p>
    <w:p w14:paraId="4CCF89AE"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6" w:history="1">
        <w:r w:rsidR="002D68BE" w:rsidRPr="00E27E14">
          <w:rPr>
            <w:rStyle w:val="Hyperlink"/>
          </w:rPr>
          <w:t>Figure 21 – Object grouping for the physical asset model</w:t>
        </w:r>
        <w:r w:rsidR="002D68BE">
          <w:rPr>
            <w:webHidden/>
          </w:rPr>
          <w:tab/>
        </w:r>
        <w:r w:rsidR="002D68BE">
          <w:rPr>
            <w:webHidden/>
          </w:rPr>
          <w:fldChar w:fldCharType="begin"/>
        </w:r>
        <w:r w:rsidR="002D68BE">
          <w:rPr>
            <w:webHidden/>
          </w:rPr>
          <w:instrText xml:space="preserve"> PAGEREF _Toc507944726 \h </w:instrText>
        </w:r>
        <w:r w:rsidR="002D68BE">
          <w:rPr>
            <w:webHidden/>
          </w:rPr>
        </w:r>
        <w:r w:rsidR="002D68BE">
          <w:rPr>
            <w:webHidden/>
          </w:rPr>
          <w:fldChar w:fldCharType="separate"/>
        </w:r>
        <w:r w:rsidR="002D68BE">
          <w:rPr>
            <w:webHidden/>
          </w:rPr>
          <w:t>54</w:t>
        </w:r>
        <w:r w:rsidR="002D68BE">
          <w:rPr>
            <w:webHidden/>
          </w:rPr>
          <w:fldChar w:fldCharType="end"/>
        </w:r>
      </w:hyperlink>
    </w:p>
    <w:p w14:paraId="50E1A829"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7" w:history="1">
        <w:r w:rsidR="002D68BE" w:rsidRPr="00E27E14">
          <w:rPr>
            <w:rStyle w:val="Hyperlink"/>
          </w:rPr>
          <w:t>Figure 22 – Object grouping for the material model</w:t>
        </w:r>
        <w:r w:rsidR="002D68BE">
          <w:rPr>
            <w:webHidden/>
          </w:rPr>
          <w:tab/>
        </w:r>
        <w:r w:rsidR="002D68BE">
          <w:rPr>
            <w:webHidden/>
          </w:rPr>
          <w:fldChar w:fldCharType="begin"/>
        </w:r>
        <w:r w:rsidR="002D68BE">
          <w:rPr>
            <w:webHidden/>
          </w:rPr>
          <w:instrText xml:space="preserve"> PAGEREF _Toc507944727 \h </w:instrText>
        </w:r>
        <w:r w:rsidR="002D68BE">
          <w:rPr>
            <w:webHidden/>
          </w:rPr>
        </w:r>
        <w:r w:rsidR="002D68BE">
          <w:rPr>
            <w:webHidden/>
          </w:rPr>
          <w:fldChar w:fldCharType="separate"/>
        </w:r>
        <w:r w:rsidR="002D68BE">
          <w:rPr>
            <w:webHidden/>
          </w:rPr>
          <w:t>60</w:t>
        </w:r>
        <w:r w:rsidR="002D68BE">
          <w:rPr>
            <w:webHidden/>
          </w:rPr>
          <w:fldChar w:fldCharType="end"/>
        </w:r>
      </w:hyperlink>
    </w:p>
    <w:p w14:paraId="7BFCFF76"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8" w:history="1">
        <w:r w:rsidR="002D68BE" w:rsidRPr="00E27E14">
          <w:rPr>
            <w:rStyle w:val="Hyperlink"/>
          </w:rPr>
          <w:t>Figure 23 - Object grouping for the operational location model</w:t>
        </w:r>
        <w:r w:rsidR="002D68BE">
          <w:rPr>
            <w:webHidden/>
          </w:rPr>
          <w:tab/>
        </w:r>
        <w:r w:rsidR="002D68BE">
          <w:rPr>
            <w:webHidden/>
          </w:rPr>
          <w:fldChar w:fldCharType="begin"/>
        </w:r>
        <w:r w:rsidR="002D68BE">
          <w:rPr>
            <w:webHidden/>
          </w:rPr>
          <w:instrText xml:space="preserve"> PAGEREF _Toc507944728 \h </w:instrText>
        </w:r>
        <w:r w:rsidR="002D68BE">
          <w:rPr>
            <w:webHidden/>
          </w:rPr>
        </w:r>
        <w:r w:rsidR="002D68BE">
          <w:rPr>
            <w:webHidden/>
          </w:rPr>
          <w:fldChar w:fldCharType="separate"/>
        </w:r>
        <w:r w:rsidR="002D68BE">
          <w:rPr>
            <w:webHidden/>
          </w:rPr>
          <w:t>70</w:t>
        </w:r>
        <w:r w:rsidR="002D68BE">
          <w:rPr>
            <w:webHidden/>
          </w:rPr>
          <w:fldChar w:fldCharType="end"/>
        </w:r>
      </w:hyperlink>
    </w:p>
    <w:p w14:paraId="33E15884"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29" w:history="1">
        <w:r w:rsidR="002D68BE" w:rsidRPr="00E27E14">
          <w:rPr>
            <w:rStyle w:val="Hyperlink"/>
          </w:rPr>
          <w:t>Figure 24 – Object grouping for the process segment model</w:t>
        </w:r>
        <w:r w:rsidR="002D68BE">
          <w:rPr>
            <w:webHidden/>
          </w:rPr>
          <w:tab/>
        </w:r>
        <w:r w:rsidR="002D68BE">
          <w:rPr>
            <w:webHidden/>
          </w:rPr>
          <w:fldChar w:fldCharType="begin"/>
        </w:r>
        <w:r w:rsidR="002D68BE">
          <w:rPr>
            <w:webHidden/>
          </w:rPr>
          <w:instrText xml:space="preserve"> PAGEREF _Toc507944729 \h </w:instrText>
        </w:r>
        <w:r w:rsidR="002D68BE">
          <w:rPr>
            <w:webHidden/>
          </w:rPr>
        </w:r>
        <w:r w:rsidR="002D68BE">
          <w:rPr>
            <w:webHidden/>
          </w:rPr>
          <w:fldChar w:fldCharType="separate"/>
        </w:r>
        <w:r w:rsidR="002D68BE">
          <w:rPr>
            <w:webHidden/>
          </w:rPr>
          <w:t>75</w:t>
        </w:r>
        <w:r w:rsidR="002D68BE">
          <w:rPr>
            <w:webHidden/>
          </w:rPr>
          <w:fldChar w:fldCharType="end"/>
        </w:r>
      </w:hyperlink>
    </w:p>
    <w:p w14:paraId="670D8329"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0" w:history="1">
        <w:r w:rsidR="002D68BE" w:rsidRPr="00E27E14">
          <w:rPr>
            <w:rStyle w:val="Hyperlink"/>
          </w:rPr>
          <w:t>Figure 25 - Object grouping for the operations event model</w:t>
        </w:r>
        <w:r w:rsidR="002D68BE">
          <w:rPr>
            <w:webHidden/>
          </w:rPr>
          <w:tab/>
        </w:r>
        <w:r w:rsidR="002D68BE">
          <w:rPr>
            <w:webHidden/>
          </w:rPr>
          <w:fldChar w:fldCharType="begin"/>
        </w:r>
        <w:r w:rsidR="002D68BE">
          <w:rPr>
            <w:webHidden/>
          </w:rPr>
          <w:instrText xml:space="preserve"> PAGEREF _Toc507944730 \h </w:instrText>
        </w:r>
        <w:r w:rsidR="002D68BE">
          <w:rPr>
            <w:webHidden/>
          </w:rPr>
        </w:r>
        <w:r w:rsidR="002D68BE">
          <w:rPr>
            <w:webHidden/>
          </w:rPr>
          <w:fldChar w:fldCharType="separate"/>
        </w:r>
        <w:r w:rsidR="002D68BE">
          <w:rPr>
            <w:webHidden/>
          </w:rPr>
          <w:t>77</w:t>
        </w:r>
        <w:r w:rsidR="002D68BE">
          <w:rPr>
            <w:webHidden/>
          </w:rPr>
          <w:fldChar w:fldCharType="end"/>
        </w:r>
      </w:hyperlink>
    </w:p>
    <w:p w14:paraId="0C6DB97A"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1" w:history="1">
        <w:r w:rsidR="002D68BE" w:rsidRPr="00E27E14">
          <w:rPr>
            <w:rStyle w:val="Hyperlink"/>
          </w:rPr>
          <w:t>Figure 26 – Object grouping for the Operations capability model</w:t>
        </w:r>
        <w:r w:rsidR="002D68BE">
          <w:rPr>
            <w:webHidden/>
          </w:rPr>
          <w:tab/>
        </w:r>
        <w:r w:rsidR="002D68BE">
          <w:rPr>
            <w:webHidden/>
          </w:rPr>
          <w:fldChar w:fldCharType="begin"/>
        </w:r>
        <w:r w:rsidR="002D68BE">
          <w:rPr>
            <w:webHidden/>
          </w:rPr>
          <w:instrText xml:space="preserve"> PAGEREF _Toc507944731 \h </w:instrText>
        </w:r>
        <w:r w:rsidR="002D68BE">
          <w:rPr>
            <w:webHidden/>
          </w:rPr>
        </w:r>
        <w:r w:rsidR="002D68BE">
          <w:rPr>
            <w:webHidden/>
          </w:rPr>
          <w:fldChar w:fldCharType="separate"/>
        </w:r>
        <w:r w:rsidR="002D68BE">
          <w:rPr>
            <w:webHidden/>
          </w:rPr>
          <w:t>79</w:t>
        </w:r>
        <w:r w:rsidR="002D68BE">
          <w:rPr>
            <w:webHidden/>
          </w:rPr>
          <w:fldChar w:fldCharType="end"/>
        </w:r>
      </w:hyperlink>
    </w:p>
    <w:p w14:paraId="68714147"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2" w:history="1">
        <w:r w:rsidR="002D68BE" w:rsidRPr="00E27E14">
          <w:rPr>
            <w:rStyle w:val="Hyperlink"/>
          </w:rPr>
          <w:t>Figure 27 – Object grouping for the operations definition model</w:t>
        </w:r>
        <w:r w:rsidR="002D68BE">
          <w:rPr>
            <w:webHidden/>
          </w:rPr>
          <w:tab/>
        </w:r>
        <w:r w:rsidR="002D68BE">
          <w:rPr>
            <w:webHidden/>
          </w:rPr>
          <w:fldChar w:fldCharType="begin"/>
        </w:r>
        <w:r w:rsidR="002D68BE">
          <w:rPr>
            <w:webHidden/>
          </w:rPr>
          <w:instrText xml:space="preserve"> PAGEREF _Toc507944732 \h </w:instrText>
        </w:r>
        <w:r w:rsidR="002D68BE">
          <w:rPr>
            <w:webHidden/>
          </w:rPr>
        </w:r>
        <w:r w:rsidR="002D68BE">
          <w:rPr>
            <w:webHidden/>
          </w:rPr>
          <w:fldChar w:fldCharType="separate"/>
        </w:r>
        <w:r w:rsidR="002D68BE">
          <w:rPr>
            <w:webHidden/>
          </w:rPr>
          <w:t>83</w:t>
        </w:r>
        <w:r w:rsidR="002D68BE">
          <w:rPr>
            <w:webHidden/>
          </w:rPr>
          <w:fldChar w:fldCharType="end"/>
        </w:r>
      </w:hyperlink>
    </w:p>
    <w:p w14:paraId="5BE23754"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3" w:history="1">
        <w:r w:rsidR="002D68BE" w:rsidRPr="00E27E14">
          <w:rPr>
            <w:rStyle w:val="Hyperlink"/>
          </w:rPr>
          <w:t>Figure 28 – Object grouping for the operations schedule model</w:t>
        </w:r>
        <w:r w:rsidR="002D68BE">
          <w:rPr>
            <w:webHidden/>
          </w:rPr>
          <w:tab/>
        </w:r>
        <w:r w:rsidR="002D68BE">
          <w:rPr>
            <w:webHidden/>
          </w:rPr>
          <w:fldChar w:fldCharType="begin"/>
        </w:r>
        <w:r w:rsidR="002D68BE">
          <w:rPr>
            <w:webHidden/>
          </w:rPr>
          <w:instrText xml:space="preserve"> PAGEREF _Toc507944733 \h </w:instrText>
        </w:r>
        <w:r w:rsidR="002D68BE">
          <w:rPr>
            <w:webHidden/>
          </w:rPr>
        </w:r>
        <w:r w:rsidR="002D68BE">
          <w:rPr>
            <w:webHidden/>
          </w:rPr>
          <w:fldChar w:fldCharType="separate"/>
        </w:r>
        <w:r w:rsidR="002D68BE">
          <w:rPr>
            <w:webHidden/>
          </w:rPr>
          <w:t>85</w:t>
        </w:r>
        <w:r w:rsidR="002D68BE">
          <w:rPr>
            <w:webHidden/>
          </w:rPr>
          <w:fldChar w:fldCharType="end"/>
        </w:r>
      </w:hyperlink>
    </w:p>
    <w:p w14:paraId="107178FF"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4" w:history="1">
        <w:r w:rsidR="002D68BE" w:rsidRPr="00E27E14">
          <w:rPr>
            <w:rStyle w:val="Hyperlink"/>
          </w:rPr>
          <w:t>Figure 29 – Object grouping for the operations performance model</w:t>
        </w:r>
        <w:r w:rsidR="002D68BE">
          <w:rPr>
            <w:webHidden/>
          </w:rPr>
          <w:tab/>
        </w:r>
        <w:r w:rsidR="002D68BE">
          <w:rPr>
            <w:webHidden/>
          </w:rPr>
          <w:fldChar w:fldCharType="begin"/>
        </w:r>
        <w:r w:rsidR="002D68BE">
          <w:rPr>
            <w:webHidden/>
          </w:rPr>
          <w:instrText xml:space="preserve"> PAGEREF _Toc507944734 \h </w:instrText>
        </w:r>
        <w:r w:rsidR="002D68BE">
          <w:rPr>
            <w:webHidden/>
          </w:rPr>
        </w:r>
        <w:r w:rsidR="002D68BE">
          <w:rPr>
            <w:webHidden/>
          </w:rPr>
          <w:fldChar w:fldCharType="separate"/>
        </w:r>
        <w:r w:rsidR="002D68BE">
          <w:rPr>
            <w:webHidden/>
          </w:rPr>
          <w:t>88</w:t>
        </w:r>
        <w:r w:rsidR="002D68BE">
          <w:rPr>
            <w:webHidden/>
          </w:rPr>
          <w:fldChar w:fldCharType="end"/>
        </w:r>
      </w:hyperlink>
    </w:p>
    <w:p w14:paraId="6C3B7C31"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5" w:history="1">
        <w:r w:rsidR="002D68BE" w:rsidRPr="00E27E14">
          <w:rPr>
            <w:rStyle w:val="Hyperlink"/>
          </w:rPr>
          <w:t>Figure 30 – Object grouping for the resource relationship network model</w:t>
        </w:r>
        <w:r w:rsidR="002D68BE">
          <w:rPr>
            <w:webHidden/>
          </w:rPr>
          <w:tab/>
        </w:r>
        <w:r w:rsidR="002D68BE">
          <w:rPr>
            <w:webHidden/>
          </w:rPr>
          <w:fldChar w:fldCharType="begin"/>
        </w:r>
        <w:r w:rsidR="002D68BE">
          <w:rPr>
            <w:webHidden/>
          </w:rPr>
          <w:instrText xml:space="preserve"> PAGEREF _Toc507944735 \h </w:instrText>
        </w:r>
        <w:r w:rsidR="002D68BE">
          <w:rPr>
            <w:webHidden/>
          </w:rPr>
        </w:r>
        <w:r w:rsidR="002D68BE">
          <w:rPr>
            <w:webHidden/>
          </w:rPr>
          <w:fldChar w:fldCharType="separate"/>
        </w:r>
        <w:r w:rsidR="002D68BE">
          <w:rPr>
            <w:webHidden/>
          </w:rPr>
          <w:t>91</w:t>
        </w:r>
        <w:r w:rsidR="002D68BE">
          <w:rPr>
            <w:webHidden/>
          </w:rPr>
          <w:fldChar w:fldCharType="end"/>
        </w:r>
      </w:hyperlink>
    </w:p>
    <w:p w14:paraId="41184E6D"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6" w:history="1">
        <w:r w:rsidR="002D68BE" w:rsidRPr="00E27E14">
          <w:rPr>
            <w:rStyle w:val="Hyperlink"/>
          </w:rPr>
          <w:t>Figure 31 – Object grouping for the work alert model</w:t>
        </w:r>
        <w:r w:rsidR="002D68BE">
          <w:rPr>
            <w:webHidden/>
          </w:rPr>
          <w:tab/>
        </w:r>
        <w:r w:rsidR="002D68BE">
          <w:rPr>
            <w:webHidden/>
          </w:rPr>
          <w:fldChar w:fldCharType="begin"/>
        </w:r>
        <w:r w:rsidR="002D68BE">
          <w:rPr>
            <w:webHidden/>
          </w:rPr>
          <w:instrText xml:space="preserve"> PAGEREF _Toc507944736 \h </w:instrText>
        </w:r>
        <w:r w:rsidR="002D68BE">
          <w:rPr>
            <w:webHidden/>
          </w:rPr>
        </w:r>
        <w:r w:rsidR="002D68BE">
          <w:rPr>
            <w:webHidden/>
          </w:rPr>
          <w:fldChar w:fldCharType="separate"/>
        </w:r>
        <w:r w:rsidR="002D68BE">
          <w:rPr>
            <w:webHidden/>
          </w:rPr>
          <w:t>94</w:t>
        </w:r>
        <w:r w:rsidR="002D68BE">
          <w:rPr>
            <w:webHidden/>
          </w:rPr>
          <w:fldChar w:fldCharType="end"/>
        </w:r>
      </w:hyperlink>
    </w:p>
    <w:p w14:paraId="5C85715B"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7" w:history="1">
        <w:r w:rsidR="002D68BE" w:rsidRPr="00E27E14">
          <w:rPr>
            <w:rStyle w:val="Hyperlink"/>
          </w:rPr>
          <w:t>Figure 32 – Object grouping for the work calendar model</w:t>
        </w:r>
        <w:r w:rsidR="002D68BE">
          <w:rPr>
            <w:webHidden/>
          </w:rPr>
          <w:tab/>
        </w:r>
        <w:r w:rsidR="002D68BE">
          <w:rPr>
            <w:webHidden/>
          </w:rPr>
          <w:fldChar w:fldCharType="begin"/>
        </w:r>
        <w:r w:rsidR="002D68BE">
          <w:rPr>
            <w:webHidden/>
          </w:rPr>
          <w:instrText xml:space="preserve"> PAGEREF _Toc507944737 \h </w:instrText>
        </w:r>
        <w:r w:rsidR="002D68BE">
          <w:rPr>
            <w:webHidden/>
          </w:rPr>
        </w:r>
        <w:r w:rsidR="002D68BE">
          <w:rPr>
            <w:webHidden/>
          </w:rPr>
          <w:fldChar w:fldCharType="separate"/>
        </w:r>
        <w:r w:rsidR="002D68BE">
          <w:rPr>
            <w:webHidden/>
          </w:rPr>
          <w:t>98</w:t>
        </w:r>
        <w:r w:rsidR="002D68BE">
          <w:rPr>
            <w:webHidden/>
          </w:rPr>
          <w:fldChar w:fldCharType="end"/>
        </w:r>
      </w:hyperlink>
    </w:p>
    <w:p w14:paraId="065A8E06"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8" w:history="1">
        <w:r w:rsidR="002D68BE" w:rsidRPr="00E27E14">
          <w:rPr>
            <w:rStyle w:val="Hyperlink"/>
          </w:rPr>
          <w:t>Figure 33 – Object grouping for the work capability model</w:t>
        </w:r>
        <w:r w:rsidR="002D68BE">
          <w:rPr>
            <w:webHidden/>
          </w:rPr>
          <w:tab/>
        </w:r>
        <w:r w:rsidR="002D68BE">
          <w:rPr>
            <w:webHidden/>
          </w:rPr>
          <w:fldChar w:fldCharType="begin"/>
        </w:r>
        <w:r w:rsidR="002D68BE">
          <w:rPr>
            <w:webHidden/>
          </w:rPr>
          <w:instrText xml:space="preserve"> PAGEREF _Toc507944738 \h </w:instrText>
        </w:r>
        <w:r w:rsidR="002D68BE">
          <w:rPr>
            <w:webHidden/>
          </w:rPr>
        </w:r>
        <w:r w:rsidR="002D68BE">
          <w:rPr>
            <w:webHidden/>
          </w:rPr>
          <w:fldChar w:fldCharType="separate"/>
        </w:r>
        <w:r w:rsidR="002D68BE">
          <w:rPr>
            <w:webHidden/>
          </w:rPr>
          <w:t>100</w:t>
        </w:r>
        <w:r w:rsidR="002D68BE">
          <w:rPr>
            <w:webHidden/>
          </w:rPr>
          <w:fldChar w:fldCharType="end"/>
        </w:r>
      </w:hyperlink>
    </w:p>
    <w:p w14:paraId="5B07271D"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39" w:history="1">
        <w:r w:rsidR="002D68BE" w:rsidRPr="00E27E14">
          <w:rPr>
            <w:rStyle w:val="Hyperlink"/>
          </w:rPr>
          <w:t>Figure 34 – Object grouping for the work definition model</w:t>
        </w:r>
        <w:r w:rsidR="002D68BE">
          <w:rPr>
            <w:webHidden/>
          </w:rPr>
          <w:tab/>
        </w:r>
        <w:r w:rsidR="002D68BE">
          <w:rPr>
            <w:webHidden/>
          </w:rPr>
          <w:fldChar w:fldCharType="begin"/>
        </w:r>
        <w:r w:rsidR="002D68BE">
          <w:rPr>
            <w:webHidden/>
          </w:rPr>
          <w:instrText xml:space="preserve"> PAGEREF _Toc507944739 \h </w:instrText>
        </w:r>
        <w:r w:rsidR="002D68BE">
          <w:rPr>
            <w:webHidden/>
          </w:rPr>
        </w:r>
        <w:r w:rsidR="002D68BE">
          <w:rPr>
            <w:webHidden/>
          </w:rPr>
          <w:fldChar w:fldCharType="separate"/>
        </w:r>
        <w:r w:rsidR="002D68BE">
          <w:rPr>
            <w:webHidden/>
          </w:rPr>
          <w:t>103</w:t>
        </w:r>
        <w:r w:rsidR="002D68BE">
          <w:rPr>
            <w:webHidden/>
          </w:rPr>
          <w:fldChar w:fldCharType="end"/>
        </w:r>
      </w:hyperlink>
    </w:p>
    <w:p w14:paraId="3C746072"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0" w:history="1">
        <w:r w:rsidR="002D68BE" w:rsidRPr="00E27E14">
          <w:rPr>
            <w:rStyle w:val="Hyperlink"/>
          </w:rPr>
          <w:t>Figure 35 – Object grouping for the work record model</w:t>
        </w:r>
        <w:r w:rsidR="002D68BE">
          <w:rPr>
            <w:webHidden/>
          </w:rPr>
          <w:tab/>
        </w:r>
        <w:r w:rsidR="002D68BE">
          <w:rPr>
            <w:webHidden/>
          </w:rPr>
          <w:fldChar w:fldCharType="begin"/>
        </w:r>
        <w:r w:rsidR="002D68BE">
          <w:rPr>
            <w:webHidden/>
          </w:rPr>
          <w:instrText xml:space="preserve"> PAGEREF _Toc507944740 \h </w:instrText>
        </w:r>
        <w:r w:rsidR="002D68BE">
          <w:rPr>
            <w:webHidden/>
          </w:rPr>
        </w:r>
        <w:r w:rsidR="002D68BE">
          <w:rPr>
            <w:webHidden/>
          </w:rPr>
          <w:fldChar w:fldCharType="separate"/>
        </w:r>
        <w:r w:rsidR="002D68BE">
          <w:rPr>
            <w:webHidden/>
          </w:rPr>
          <w:t>106</w:t>
        </w:r>
        <w:r w:rsidR="002D68BE">
          <w:rPr>
            <w:webHidden/>
          </w:rPr>
          <w:fldChar w:fldCharType="end"/>
        </w:r>
      </w:hyperlink>
    </w:p>
    <w:p w14:paraId="57A4D83E"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1" w:history="1">
        <w:r w:rsidR="002D68BE" w:rsidRPr="00E27E14">
          <w:rPr>
            <w:rStyle w:val="Hyperlink"/>
          </w:rPr>
          <w:t>Figure 36 – Object grouping for the work schedule model</w:t>
        </w:r>
        <w:r w:rsidR="002D68BE">
          <w:rPr>
            <w:webHidden/>
          </w:rPr>
          <w:tab/>
        </w:r>
        <w:r w:rsidR="002D68BE">
          <w:rPr>
            <w:webHidden/>
          </w:rPr>
          <w:fldChar w:fldCharType="begin"/>
        </w:r>
        <w:r w:rsidR="002D68BE">
          <w:rPr>
            <w:webHidden/>
          </w:rPr>
          <w:instrText xml:space="preserve"> PAGEREF _Toc507944741 \h </w:instrText>
        </w:r>
        <w:r w:rsidR="002D68BE">
          <w:rPr>
            <w:webHidden/>
          </w:rPr>
        </w:r>
        <w:r w:rsidR="002D68BE">
          <w:rPr>
            <w:webHidden/>
          </w:rPr>
          <w:fldChar w:fldCharType="separate"/>
        </w:r>
        <w:r w:rsidR="002D68BE">
          <w:rPr>
            <w:webHidden/>
          </w:rPr>
          <w:t>107</w:t>
        </w:r>
        <w:r w:rsidR="002D68BE">
          <w:rPr>
            <w:webHidden/>
          </w:rPr>
          <w:fldChar w:fldCharType="end"/>
        </w:r>
      </w:hyperlink>
    </w:p>
    <w:p w14:paraId="6A08B2C4"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2" w:history="1">
        <w:r w:rsidR="002D68BE" w:rsidRPr="00E27E14">
          <w:rPr>
            <w:rStyle w:val="Hyperlink"/>
          </w:rPr>
          <w:t>Figure 37 – Object grouping for the work performance model</w:t>
        </w:r>
        <w:r w:rsidR="002D68BE">
          <w:rPr>
            <w:webHidden/>
          </w:rPr>
          <w:tab/>
        </w:r>
        <w:r w:rsidR="002D68BE">
          <w:rPr>
            <w:webHidden/>
          </w:rPr>
          <w:fldChar w:fldCharType="begin"/>
        </w:r>
        <w:r w:rsidR="002D68BE">
          <w:rPr>
            <w:webHidden/>
          </w:rPr>
          <w:instrText xml:space="preserve"> PAGEREF _Toc507944742 \h </w:instrText>
        </w:r>
        <w:r w:rsidR="002D68BE">
          <w:rPr>
            <w:webHidden/>
          </w:rPr>
        </w:r>
        <w:r w:rsidR="002D68BE">
          <w:rPr>
            <w:webHidden/>
          </w:rPr>
          <w:fldChar w:fldCharType="separate"/>
        </w:r>
        <w:r w:rsidR="002D68BE">
          <w:rPr>
            <w:webHidden/>
          </w:rPr>
          <w:t>110</w:t>
        </w:r>
        <w:r w:rsidR="002D68BE">
          <w:rPr>
            <w:webHidden/>
          </w:rPr>
          <w:fldChar w:fldCharType="end"/>
        </w:r>
      </w:hyperlink>
    </w:p>
    <w:p w14:paraId="6ABEE6C9"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3" w:history="1">
        <w:r w:rsidR="002D68BE" w:rsidRPr="00E27E14">
          <w:rPr>
            <w:rStyle w:val="Hyperlink"/>
          </w:rPr>
          <w:t>Figure 38 – Object grouping for the workflow specification model</w:t>
        </w:r>
        <w:r w:rsidR="002D68BE">
          <w:rPr>
            <w:webHidden/>
          </w:rPr>
          <w:tab/>
        </w:r>
        <w:r w:rsidR="002D68BE">
          <w:rPr>
            <w:webHidden/>
          </w:rPr>
          <w:fldChar w:fldCharType="begin"/>
        </w:r>
        <w:r w:rsidR="002D68BE">
          <w:rPr>
            <w:webHidden/>
          </w:rPr>
          <w:instrText xml:space="preserve"> PAGEREF _Toc507944743 \h </w:instrText>
        </w:r>
        <w:r w:rsidR="002D68BE">
          <w:rPr>
            <w:webHidden/>
          </w:rPr>
        </w:r>
        <w:r w:rsidR="002D68BE">
          <w:rPr>
            <w:webHidden/>
          </w:rPr>
          <w:fldChar w:fldCharType="separate"/>
        </w:r>
        <w:r w:rsidR="002D68BE">
          <w:rPr>
            <w:webHidden/>
          </w:rPr>
          <w:t>114</w:t>
        </w:r>
        <w:r w:rsidR="002D68BE">
          <w:rPr>
            <w:webHidden/>
          </w:rPr>
          <w:fldChar w:fldCharType="end"/>
        </w:r>
      </w:hyperlink>
    </w:p>
    <w:p w14:paraId="38A8A834"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4" w:history="1">
        <w:r w:rsidR="002D68BE" w:rsidRPr="00E27E14">
          <w:rPr>
            <w:rStyle w:val="Hyperlink"/>
          </w:rPr>
          <w:t>Figure 39 – Transaction profile model</w:t>
        </w:r>
        <w:r w:rsidR="002D68BE">
          <w:rPr>
            <w:webHidden/>
          </w:rPr>
          <w:tab/>
        </w:r>
        <w:r w:rsidR="002D68BE">
          <w:rPr>
            <w:webHidden/>
          </w:rPr>
          <w:fldChar w:fldCharType="begin"/>
        </w:r>
        <w:r w:rsidR="002D68BE">
          <w:rPr>
            <w:webHidden/>
          </w:rPr>
          <w:instrText xml:space="preserve"> PAGEREF _Toc507944744 \h </w:instrText>
        </w:r>
        <w:r w:rsidR="002D68BE">
          <w:rPr>
            <w:webHidden/>
          </w:rPr>
        </w:r>
        <w:r w:rsidR="002D68BE">
          <w:rPr>
            <w:webHidden/>
          </w:rPr>
          <w:fldChar w:fldCharType="separate"/>
        </w:r>
        <w:r w:rsidR="002D68BE">
          <w:rPr>
            <w:webHidden/>
          </w:rPr>
          <w:t>117</w:t>
        </w:r>
        <w:r w:rsidR="002D68BE">
          <w:rPr>
            <w:webHidden/>
          </w:rPr>
          <w:fldChar w:fldCharType="end"/>
        </w:r>
      </w:hyperlink>
    </w:p>
    <w:p w14:paraId="39499E0B"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5" w:history="1">
        <w:r w:rsidR="002D68BE" w:rsidRPr="00E27E14">
          <w:rPr>
            <w:rStyle w:val="Hyperlink"/>
          </w:rPr>
          <w:t>Figure 40 – Coordinating planning and operations processes</w:t>
        </w:r>
        <w:r w:rsidR="002D68BE">
          <w:rPr>
            <w:webHidden/>
          </w:rPr>
          <w:tab/>
        </w:r>
        <w:r w:rsidR="002D68BE">
          <w:rPr>
            <w:webHidden/>
          </w:rPr>
          <w:fldChar w:fldCharType="begin"/>
        </w:r>
        <w:r w:rsidR="002D68BE">
          <w:rPr>
            <w:webHidden/>
          </w:rPr>
          <w:instrText xml:space="preserve"> PAGEREF _Toc507944745 \h </w:instrText>
        </w:r>
        <w:r w:rsidR="002D68BE">
          <w:rPr>
            <w:webHidden/>
          </w:rPr>
        </w:r>
        <w:r w:rsidR="002D68BE">
          <w:rPr>
            <w:webHidden/>
          </w:rPr>
          <w:fldChar w:fldCharType="separate"/>
        </w:r>
        <w:r w:rsidR="002D68BE">
          <w:rPr>
            <w:webHidden/>
          </w:rPr>
          <w:t>122</w:t>
        </w:r>
        <w:r w:rsidR="002D68BE">
          <w:rPr>
            <w:webHidden/>
          </w:rPr>
          <w:fldChar w:fldCharType="end"/>
        </w:r>
      </w:hyperlink>
    </w:p>
    <w:p w14:paraId="5840ECF4"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6" w:history="1">
        <w:r w:rsidR="002D68BE" w:rsidRPr="00E27E14">
          <w:rPr>
            <w:rStyle w:val="Hyperlink"/>
          </w:rPr>
          <w:t>Figure 41 – Push model; operations schedule and operations performance</w:t>
        </w:r>
        <w:r w:rsidR="002D68BE">
          <w:rPr>
            <w:webHidden/>
          </w:rPr>
          <w:tab/>
        </w:r>
        <w:r w:rsidR="002D68BE">
          <w:rPr>
            <w:webHidden/>
          </w:rPr>
          <w:fldChar w:fldCharType="begin"/>
        </w:r>
        <w:r w:rsidR="002D68BE">
          <w:rPr>
            <w:webHidden/>
          </w:rPr>
          <w:instrText xml:space="preserve"> PAGEREF _Toc507944746 \h </w:instrText>
        </w:r>
        <w:r w:rsidR="002D68BE">
          <w:rPr>
            <w:webHidden/>
          </w:rPr>
        </w:r>
        <w:r w:rsidR="002D68BE">
          <w:rPr>
            <w:webHidden/>
          </w:rPr>
          <w:fldChar w:fldCharType="separate"/>
        </w:r>
        <w:r w:rsidR="002D68BE">
          <w:rPr>
            <w:webHidden/>
          </w:rPr>
          <w:t>123</w:t>
        </w:r>
        <w:r w:rsidR="002D68BE">
          <w:rPr>
            <w:webHidden/>
          </w:rPr>
          <w:fldChar w:fldCharType="end"/>
        </w:r>
      </w:hyperlink>
    </w:p>
    <w:p w14:paraId="4DCF2821"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7" w:history="1">
        <w:r w:rsidR="002D68BE" w:rsidRPr="00E27E14">
          <w:rPr>
            <w:rStyle w:val="Hyperlink"/>
          </w:rPr>
          <w:t>Figure 42 – Pull model; operations schedule and operations performance</w:t>
        </w:r>
        <w:r w:rsidR="002D68BE">
          <w:rPr>
            <w:webHidden/>
          </w:rPr>
          <w:tab/>
        </w:r>
        <w:r w:rsidR="002D68BE">
          <w:rPr>
            <w:webHidden/>
          </w:rPr>
          <w:fldChar w:fldCharType="begin"/>
        </w:r>
        <w:r w:rsidR="002D68BE">
          <w:rPr>
            <w:webHidden/>
          </w:rPr>
          <w:instrText xml:space="preserve"> PAGEREF _Toc507944747 \h </w:instrText>
        </w:r>
        <w:r w:rsidR="002D68BE">
          <w:rPr>
            <w:webHidden/>
          </w:rPr>
        </w:r>
        <w:r w:rsidR="002D68BE">
          <w:rPr>
            <w:webHidden/>
          </w:rPr>
          <w:fldChar w:fldCharType="separate"/>
        </w:r>
        <w:r w:rsidR="002D68BE">
          <w:rPr>
            <w:webHidden/>
          </w:rPr>
          <w:t>123</w:t>
        </w:r>
        <w:r w:rsidR="002D68BE">
          <w:rPr>
            <w:webHidden/>
          </w:rPr>
          <w:fldChar w:fldCharType="end"/>
        </w:r>
      </w:hyperlink>
    </w:p>
    <w:p w14:paraId="1F434B83"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8" w:history="1">
        <w:r w:rsidR="002D68BE" w:rsidRPr="00E27E14">
          <w:rPr>
            <w:rStyle w:val="Hyperlink"/>
          </w:rPr>
          <w:t>Figure 40 – Publish Model; operations schedule and operations performance</w:t>
        </w:r>
        <w:r w:rsidR="002D68BE">
          <w:rPr>
            <w:webHidden/>
          </w:rPr>
          <w:tab/>
        </w:r>
        <w:r w:rsidR="002D68BE">
          <w:rPr>
            <w:webHidden/>
          </w:rPr>
          <w:fldChar w:fldCharType="begin"/>
        </w:r>
        <w:r w:rsidR="002D68BE">
          <w:rPr>
            <w:webHidden/>
          </w:rPr>
          <w:instrText xml:space="preserve"> PAGEREF _Toc507944748 \h </w:instrText>
        </w:r>
        <w:r w:rsidR="002D68BE">
          <w:rPr>
            <w:webHidden/>
          </w:rPr>
        </w:r>
        <w:r w:rsidR="002D68BE">
          <w:rPr>
            <w:webHidden/>
          </w:rPr>
          <w:fldChar w:fldCharType="separate"/>
        </w:r>
        <w:r w:rsidR="002D68BE">
          <w:rPr>
            <w:webHidden/>
          </w:rPr>
          <w:t>124</w:t>
        </w:r>
        <w:r w:rsidR="002D68BE">
          <w:rPr>
            <w:webHidden/>
          </w:rPr>
          <w:fldChar w:fldCharType="end"/>
        </w:r>
      </w:hyperlink>
    </w:p>
    <w:p w14:paraId="73B4AC0A"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49" w:history="1">
        <w:r w:rsidR="002D68BE" w:rsidRPr="00E27E14">
          <w:rPr>
            <w:rStyle w:val="Hyperlink"/>
          </w:rPr>
          <w:t xml:space="preserve">Figure 43 - </w:t>
        </w:r>
        <w:r w:rsidR="002D68BE" w:rsidRPr="00E27E14">
          <w:rPr>
            <w:rStyle w:val="Hyperlink"/>
            <w:lang w:val="en-US"/>
          </w:rPr>
          <w:t>Publish notifications of Work Scheduling Operations Events</w:t>
        </w:r>
        <w:r w:rsidR="002D68BE">
          <w:rPr>
            <w:webHidden/>
          </w:rPr>
          <w:tab/>
        </w:r>
        <w:r w:rsidR="002D68BE">
          <w:rPr>
            <w:webHidden/>
          </w:rPr>
          <w:fldChar w:fldCharType="begin"/>
        </w:r>
        <w:r w:rsidR="002D68BE">
          <w:rPr>
            <w:webHidden/>
          </w:rPr>
          <w:instrText xml:space="preserve"> PAGEREF _Toc507944749 \h </w:instrText>
        </w:r>
        <w:r w:rsidR="002D68BE">
          <w:rPr>
            <w:webHidden/>
          </w:rPr>
        </w:r>
        <w:r w:rsidR="002D68BE">
          <w:rPr>
            <w:webHidden/>
          </w:rPr>
          <w:fldChar w:fldCharType="separate"/>
        </w:r>
        <w:r w:rsidR="002D68BE">
          <w:rPr>
            <w:webHidden/>
          </w:rPr>
          <w:t>125</w:t>
        </w:r>
        <w:r w:rsidR="002D68BE">
          <w:rPr>
            <w:webHidden/>
          </w:rPr>
          <w:fldChar w:fldCharType="end"/>
        </w:r>
      </w:hyperlink>
    </w:p>
    <w:p w14:paraId="7538F876"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0" w:history="1">
        <w:r w:rsidR="002D68BE" w:rsidRPr="00E27E14">
          <w:rPr>
            <w:rStyle w:val="Hyperlink"/>
          </w:rPr>
          <w:t>Figure 42 – Push Model; Operations schedule changes</w:t>
        </w:r>
        <w:r w:rsidR="002D68BE">
          <w:rPr>
            <w:webHidden/>
          </w:rPr>
          <w:tab/>
        </w:r>
        <w:r w:rsidR="002D68BE">
          <w:rPr>
            <w:webHidden/>
          </w:rPr>
          <w:fldChar w:fldCharType="begin"/>
        </w:r>
        <w:r w:rsidR="002D68BE">
          <w:rPr>
            <w:webHidden/>
          </w:rPr>
          <w:instrText xml:space="preserve"> PAGEREF _Toc507944750 \h </w:instrText>
        </w:r>
        <w:r w:rsidR="002D68BE">
          <w:rPr>
            <w:webHidden/>
          </w:rPr>
        </w:r>
        <w:r w:rsidR="002D68BE">
          <w:rPr>
            <w:webHidden/>
          </w:rPr>
          <w:fldChar w:fldCharType="separate"/>
        </w:r>
        <w:r w:rsidR="002D68BE">
          <w:rPr>
            <w:webHidden/>
          </w:rPr>
          <w:t>125</w:t>
        </w:r>
        <w:r w:rsidR="002D68BE">
          <w:rPr>
            <w:webHidden/>
          </w:rPr>
          <w:fldChar w:fldCharType="end"/>
        </w:r>
      </w:hyperlink>
    </w:p>
    <w:p w14:paraId="25A0B863"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1" w:history="1">
        <w:r w:rsidR="002D68BE" w:rsidRPr="00E27E14">
          <w:rPr>
            <w:rStyle w:val="Hyperlink"/>
          </w:rPr>
          <w:t>Figure 46 – Publish model: v schedule changes</w:t>
        </w:r>
        <w:r w:rsidR="002D68BE">
          <w:rPr>
            <w:webHidden/>
          </w:rPr>
          <w:tab/>
        </w:r>
        <w:r w:rsidR="002D68BE">
          <w:rPr>
            <w:webHidden/>
          </w:rPr>
          <w:fldChar w:fldCharType="begin"/>
        </w:r>
        <w:r w:rsidR="002D68BE">
          <w:rPr>
            <w:webHidden/>
          </w:rPr>
          <w:instrText xml:space="preserve"> PAGEREF _Toc507944751 \h </w:instrText>
        </w:r>
        <w:r w:rsidR="002D68BE">
          <w:rPr>
            <w:webHidden/>
          </w:rPr>
        </w:r>
        <w:r w:rsidR="002D68BE">
          <w:rPr>
            <w:webHidden/>
          </w:rPr>
          <w:fldChar w:fldCharType="separate"/>
        </w:r>
        <w:r w:rsidR="002D68BE">
          <w:rPr>
            <w:webHidden/>
          </w:rPr>
          <w:t>126</w:t>
        </w:r>
        <w:r w:rsidR="002D68BE">
          <w:rPr>
            <w:webHidden/>
          </w:rPr>
          <w:fldChar w:fldCharType="end"/>
        </w:r>
      </w:hyperlink>
    </w:p>
    <w:p w14:paraId="21CE68A3"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2" w:history="1">
        <w:r w:rsidR="002D68BE" w:rsidRPr="00E27E14">
          <w:rPr>
            <w:rStyle w:val="Hyperlink"/>
          </w:rPr>
          <w:t>Figure 47 – Push model; operations schedule cancelled</w:t>
        </w:r>
        <w:r w:rsidR="002D68BE">
          <w:rPr>
            <w:webHidden/>
          </w:rPr>
          <w:tab/>
        </w:r>
        <w:r w:rsidR="002D68BE">
          <w:rPr>
            <w:webHidden/>
          </w:rPr>
          <w:fldChar w:fldCharType="begin"/>
        </w:r>
        <w:r w:rsidR="002D68BE">
          <w:rPr>
            <w:webHidden/>
          </w:rPr>
          <w:instrText xml:space="preserve"> PAGEREF _Toc507944752 \h </w:instrText>
        </w:r>
        <w:r w:rsidR="002D68BE">
          <w:rPr>
            <w:webHidden/>
          </w:rPr>
        </w:r>
        <w:r w:rsidR="002D68BE">
          <w:rPr>
            <w:webHidden/>
          </w:rPr>
          <w:fldChar w:fldCharType="separate"/>
        </w:r>
        <w:r w:rsidR="002D68BE">
          <w:rPr>
            <w:webHidden/>
          </w:rPr>
          <w:t>126</w:t>
        </w:r>
        <w:r w:rsidR="002D68BE">
          <w:rPr>
            <w:webHidden/>
          </w:rPr>
          <w:fldChar w:fldCharType="end"/>
        </w:r>
      </w:hyperlink>
    </w:p>
    <w:p w14:paraId="0690F150"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3" w:history="1">
        <w:r w:rsidR="002D68BE" w:rsidRPr="00E27E14">
          <w:rPr>
            <w:rStyle w:val="Hyperlink"/>
          </w:rPr>
          <w:t>Figure 48 – Push and pull model; schedule cancelled</w:t>
        </w:r>
        <w:r w:rsidR="002D68BE">
          <w:rPr>
            <w:webHidden/>
          </w:rPr>
          <w:tab/>
        </w:r>
        <w:r w:rsidR="002D68BE">
          <w:rPr>
            <w:webHidden/>
          </w:rPr>
          <w:fldChar w:fldCharType="begin"/>
        </w:r>
        <w:r w:rsidR="002D68BE">
          <w:rPr>
            <w:webHidden/>
          </w:rPr>
          <w:instrText xml:space="preserve"> PAGEREF _Toc507944753 \h </w:instrText>
        </w:r>
        <w:r w:rsidR="002D68BE">
          <w:rPr>
            <w:webHidden/>
          </w:rPr>
        </w:r>
        <w:r w:rsidR="002D68BE">
          <w:rPr>
            <w:webHidden/>
          </w:rPr>
          <w:fldChar w:fldCharType="separate"/>
        </w:r>
        <w:r w:rsidR="002D68BE">
          <w:rPr>
            <w:webHidden/>
          </w:rPr>
          <w:t>127</w:t>
        </w:r>
        <w:r w:rsidR="002D68BE">
          <w:rPr>
            <w:webHidden/>
          </w:rPr>
          <w:fldChar w:fldCharType="end"/>
        </w:r>
      </w:hyperlink>
    </w:p>
    <w:p w14:paraId="0186311B"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4" w:history="1">
        <w:r w:rsidR="002D68BE" w:rsidRPr="00E27E14">
          <w:rPr>
            <w:rStyle w:val="Hyperlink"/>
          </w:rPr>
          <w:t>Figure 49 – Push model; daily operations performance</w:t>
        </w:r>
        <w:r w:rsidR="002D68BE">
          <w:rPr>
            <w:webHidden/>
          </w:rPr>
          <w:tab/>
        </w:r>
        <w:r w:rsidR="002D68BE">
          <w:rPr>
            <w:webHidden/>
          </w:rPr>
          <w:fldChar w:fldCharType="begin"/>
        </w:r>
        <w:r w:rsidR="002D68BE">
          <w:rPr>
            <w:webHidden/>
          </w:rPr>
          <w:instrText xml:space="preserve"> PAGEREF _Toc507944754 \h </w:instrText>
        </w:r>
        <w:r w:rsidR="002D68BE">
          <w:rPr>
            <w:webHidden/>
          </w:rPr>
        </w:r>
        <w:r w:rsidR="002D68BE">
          <w:rPr>
            <w:webHidden/>
          </w:rPr>
          <w:fldChar w:fldCharType="separate"/>
        </w:r>
        <w:r w:rsidR="002D68BE">
          <w:rPr>
            <w:webHidden/>
          </w:rPr>
          <w:t>127</w:t>
        </w:r>
        <w:r w:rsidR="002D68BE">
          <w:rPr>
            <w:webHidden/>
          </w:rPr>
          <w:fldChar w:fldCharType="end"/>
        </w:r>
      </w:hyperlink>
    </w:p>
    <w:p w14:paraId="14167E47"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5" w:history="1">
        <w:r w:rsidR="002D68BE" w:rsidRPr="00E27E14">
          <w:rPr>
            <w:rStyle w:val="Hyperlink"/>
          </w:rPr>
          <w:t>Figure 50 – Pull model; daily operations performance</w:t>
        </w:r>
        <w:r w:rsidR="002D68BE">
          <w:rPr>
            <w:webHidden/>
          </w:rPr>
          <w:tab/>
        </w:r>
        <w:r w:rsidR="002D68BE">
          <w:rPr>
            <w:webHidden/>
          </w:rPr>
          <w:fldChar w:fldCharType="begin"/>
        </w:r>
        <w:r w:rsidR="002D68BE">
          <w:rPr>
            <w:webHidden/>
          </w:rPr>
          <w:instrText xml:space="preserve"> PAGEREF _Toc507944755 \h </w:instrText>
        </w:r>
        <w:r w:rsidR="002D68BE">
          <w:rPr>
            <w:webHidden/>
          </w:rPr>
        </w:r>
        <w:r w:rsidR="002D68BE">
          <w:rPr>
            <w:webHidden/>
          </w:rPr>
          <w:fldChar w:fldCharType="separate"/>
        </w:r>
        <w:r w:rsidR="002D68BE">
          <w:rPr>
            <w:webHidden/>
          </w:rPr>
          <w:t>128</w:t>
        </w:r>
        <w:r w:rsidR="002D68BE">
          <w:rPr>
            <w:webHidden/>
          </w:rPr>
          <w:fldChar w:fldCharType="end"/>
        </w:r>
      </w:hyperlink>
    </w:p>
    <w:p w14:paraId="3DF71660"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6" w:history="1">
        <w:r w:rsidR="002D68BE" w:rsidRPr="00E27E14">
          <w:rPr>
            <w:rStyle w:val="Hyperlink"/>
          </w:rPr>
          <w:t>Figure 51 – Publish model; daily operations schedule</w:t>
        </w:r>
        <w:r w:rsidR="002D68BE">
          <w:rPr>
            <w:webHidden/>
          </w:rPr>
          <w:tab/>
        </w:r>
        <w:r w:rsidR="002D68BE">
          <w:rPr>
            <w:webHidden/>
          </w:rPr>
          <w:fldChar w:fldCharType="begin"/>
        </w:r>
        <w:r w:rsidR="002D68BE">
          <w:rPr>
            <w:webHidden/>
          </w:rPr>
          <w:instrText xml:space="preserve"> PAGEREF _Toc507944756 \h </w:instrText>
        </w:r>
        <w:r w:rsidR="002D68BE">
          <w:rPr>
            <w:webHidden/>
          </w:rPr>
        </w:r>
        <w:r w:rsidR="002D68BE">
          <w:rPr>
            <w:webHidden/>
          </w:rPr>
          <w:fldChar w:fldCharType="separate"/>
        </w:r>
        <w:r w:rsidR="002D68BE">
          <w:rPr>
            <w:webHidden/>
          </w:rPr>
          <w:t>128</w:t>
        </w:r>
        <w:r w:rsidR="002D68BE">
          <w:rPr>
            <w:webHidden/>
          </w:rPr>
          <w:fldChar w:fldCharType="end"/>
        </w:r>
      </w:hyperlink>
    </w:p>
    <w:p w14:paraId="4B224923"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7" w:history="1">
        <w:r w:rsidR="002D68BE" w:rsidRPr="00E27E14">
          <w:rPr>
            <w:rStyle w:val="Hyperlink"/>
          </w:rPr>
          <w:t>Figure 52 – Pull and push model; operations capability and operations schedule</w:t>
        </w:r>
        <w:r w:rsidR="002D68BE">
          <w:rPr>
            <w:webHidden/>
          </w:rPr>
          <w:tab/>
        </w:r>
        <w:r w:rsidR="002D68BE">
          <w:rPr>
            <w:webHidden/>
          </w:rPr>
          <w:fldChar w:fldCharType="begin"/>
        </w:r>
        <w:r w:rsidR="002D68BE">
          <w:rPr>
            <w:webHidden/>
          </w:rPr>
          <w:instrText xml:space="preserve"> PAGEREF _Toc507944757 \h </w:instrText>
        </w:r>
        <w:r w:rsidR="002D68BE">
          <w:rPr>
            <w:webHidden/>
          </w:rPr>
        </w:r>
        <w:r w:rsidR="002D68BE">
          <w:rPr>
            <w:webHidden/>
          </w:rPr>
          <w:fldChar w:fldCharType="separate"/>
        </w:r>
        <w:r w:rsidR="002D68BE">
          <w:rPr>
            <w:webHidden/>
          </w:rPr>
          <w:t>129</w:t>
        </w:r>
        <w:r w:rsidR="002D68BE">
          <w:rPr>
            <w:webHidden/>
          </w:rPr>
          <w:fldChar w:fldCharType="end"/>
        </w:r>
      </w:hyperlink>
    </w:p>
    <w:p w14:paraId="7D5CA737"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8" w:history="1">
        <w:r w:rsidR="002D68BE" w:rsidRPr="00E27E14">
          <w:rPr>
            <w:rStyle w:val="Hyperlink"/>
          </w:rPr>
          <w:t>Figure 53 – Publish and push model; operations capability and operations schedule</w:t>
        </w:r>
        <w:r w:rsidR="002D68BE">
          <w:rPr>
            <w:webHidden/>
          </w:rPr>
          <w:tab/>
        </w:r>
        <w:r w:rsidR="002D68BE">
          <w:rPr>
            <w:webHidden/>
          </w:rPr>
          <w:fldChar w:fldCharType="begin"/>
        </w:r>
        <w:r w:rsidR="002D68BE">
          <w:rPr>
            <w:webHidden/>
          </w:rPr>
          <w:instrText xml:space="preserve"> PAGEREF _Toc507944758 \h </w:instrText>
        </w:r>
        <w:r w:rsidR="002D68BE">
          <w:rPr>
            <w:webHidden/>
          </w:rPr>
        </w:r>
        <w:r w:rsidR="002D68BE">
          <w:rPr>
            <w:webHidden/>
          </w:rPr>
          <w:fldChar w:fldCharType="separate"/>
        </w:r>
        <w:r w:rsidR="002D68BE">
          <w:rPr>
            <w:webHidden/>
          </w:rPr>
          <w:t>129</w:t>
        </w:r>
        <w:r w:rsidR="002D68BE">
          <w:rPr>
            <w:webHidden/>
          </w:rPr>
          <w:fldChar w:fldCharType="end"/>
        </w:r>
      </w:hyperlink>
    </w:p>
    <w:p w14:paraId="6687F193"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59" w:history="1">
        <w:r w:rsidR="002D68BE" w:rsidRPr="00E27E14">
          <w:rPr>
            <w:rStyle w:val="Hyperlink"/>
          </w:rPr>
          <w:t>Figure 54 – Push and pull model; schedule changes</w:t>
        </w:r>
        <w:r w:rsidR="002D68BE">
          <w:rPr>
            <w:webHidden/>
          </w:rPr>
          <w:tab/>
        </w:r>
        <w:r w:rsidR="002D68BE">
          <w:rPr>
            <w:webHidden/>
          </w:rPr>
          <w:fldChar w:fldCharType="begin"/>
        </w:r>
        <w:r w:rsidR="002D68BE">
          <w:rPr>
            <w:webHidden/>
          </w:rPr>
          <w:instrText xml:space="preserve"> PAGEREF _Toc507944759 \h </w:instrText>
        </w:r>
        <w:r w:rsidR="002D68BE">
          <w:rPr>
            <w:webHidden/>
          </w:rPr>
        </w:r>
        <w:r w:rsidR="002D68BE">
          <w:rPr>
            <w:webHidden/>
          </w:rPr>
          <w:fldChar w:fldCharType="separate"/>
        </w:r>
        <w:r w:rsidR="002D68BE">
          <w:rPr>
            <w:webHidden/>
          </w:rPr>
          <w:t>130</w:t>
        </w:r>
        <w:r w:rsidR="002D68BE">
          <w:rPr>
            <w:webHidden/>
          </w:rPr>
          <w:fldChar w:fldCharType="end"/>
        </w:r>
      </w:hyperlink>
    </w:p>
    <w:p w14:paraId="084B7357"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60" w:history="1">
        <w:r w:rsidR="002D68BE" w:rsidRPr="00E27E14">
          <w:rPr>
            <w:rStyle w:val="Hyperlink"/>
          </w:rPr>
          <w:t>Figure 55 – Publish model; schedule changes after capability changes</w:t>
        </w:r>
        <w:r w:rsidR="002D68BE">
          <w:rPr>
            <w:webHidden/>
          </w:rPr>
          <w:tab/>
        </w:r>
        <w:r w:rsidR="002D68BE">
          <w:rPr>
            <w:webHidden/>
          </w:rPr>
          <w:fldChar w:fldCharType="begin"/>
        </w:r>
        <w:r w:rsidR="002D68BE">
          <w:rPr>
            <w:webHidden/>
          </w:rPr>
          <w:instrText xml:space="preserve"> PAGEREF _Toc507944760 \h </w:instrText>
        </w:r>
        <w:r w:rsidR="002D68BE">
          <w:rPr>
            <w:webHidden/>
          </w:rPr>
        </w:r>
        <w:r w:rsidR="002D68BE">
          <w:rPr>
            <w:webHidden/>
          </w:rPr>
          <w:fldChar w:fldCharType="separate"/>
        </w:r>
        <w:r w:rsidR="002D68BE">
          <w:rPr>
            <w:webHidden/>
          </w:rPr>
          <w:t>131</w:t>
        </w:r>
        <w:r w:rsidR="002D68BE">
          <w:rPr>
            <w:webHidden/>
          </w:rPr>
          <w:fldChar w:fldCharType="end"/>
        </w:r>
      </w:hyperlink>
    </w:p>
    <w:p w14:paraId="51948966"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61" w:history="1">
        <w:r w:rsidR="002D68BE" w:rsidRPr="00E27E14">
          <w:rPr>
            <w:rStyle w:val="Hyperlink"/>
          </w:rPr>
          <w:t>Figure 56 – Push model; material lot added, material lot quantity changed</w:t>
        </w:r>
        <w:r w:rsidR="002D68BE">
          <w:rPr>
            <w:webHidden/>
          </w:rPr>
          <w:tab/>
        </w:r>
        <w:r w:rsidR="002D68BE">
          <w:rPr>
            <w:webHidden/>
          </w:rPr>
          <w:fldChar w:fldCharType="begin"/>
        </w:r>
        <w:r w:rsidR="002D68BE">
          <w:rPr>
            <w:webHidden/>
          </w:rPr>
          <w:instrText xml:space="preserve"> PAGEREF _Toc507944761 \h </w:instrText>
        </w:r>
        <w:r w:rsidR="002D68BE">
          <w:rPr>
            <w:webHidden/>
          </w:rPr>
        </w:r>
        <w:r w:rsidR="002D68BE">
          <w:rPr>
            <w:webHidden/>
          </w:rPr>
          <w:fldChar w:fldCharType="separate"/>
        </w:r>
        <w:r w:rsidR="002D68BE">
          <w:rPr>
            <w:webHidden/>
          </w:rPr>
          <w:t>131</w:t>
        </w:r>
        <w:r w:rsidR="002D68BE">
          <w:rPr>
            <w:webHidden/>
          </w:rPr>
          <w:fldChar w:fldCharType="end"/>
        </w:r>
      </w:hyperlink>
    </w:p>
    <w:p w14:paraId="4A68021E"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62" w:history="1">
        <w:r w:rsidR="002D68BE" w:rsidRPr="00E27E14">
          <w:rPr>
            <w:rStyle w:val="Hyperlink"/>
          </w:rPr>
          <w:t>Figure 57 – Publish and push model; material quantity changes</w:t>
        </w:r>
        <w:r w:rsidR="002D68BE">
          <w:rPr>
            <w:webHidden/>
          </w:rPr>
          <w:tab/>
        </w:r>
        <w:r w:rsidR="002D68BE">
          <w:rPr>
            <w:webHidden/>
          </w:rPr>
          <w:fldChar w:fldCharType="begin"/>
        </w:r>
        <w:r w:rsidR="002D68BE">
          <w:rPr>
            <w:webHidden/>
          </w:rPr>
          <w:instrText xml:space="preserve"> PAGEREF _Toc507944762 \h </w:instrText>
        </w:r>
        <w:r w:rsidR="002D68BE">
          <w:rPr>
            <w:webHidden/>
          </w:rPr>
        </w:r>
        <w:r w:rsidR="002D68BE">
          <w:rPr>
            <w:webHidden/>
          </w:rPr>
          <w:fldChar w:fldCharType="separate"/>
        </w:r>
        <w:r w:rsidR="002D68BE">
          <w:rPr>
            <w:webHidden/>
          </w:rPr>
          <w:t>132</w:t>
        </w:r>
        <w:r w:rsidR="002D68BE">
          <w:rPr>
            <w:webHidden/>
          </w:rPr>
          <w:fldChar w:fldCharType="end"/>
        </w:r>
      </w:hyperlink>
    </w:p>
    <w:p w14:paraId="1326209A"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63" w:history="1">
        <w:r w:rsidR="002D68BE" w:rsidRPr="00E27E14">
          <w:rPr>
            <w:rStyle w:val="Hyperlink"/>
          </w:rPr>
          <w:t>Figure 58 – Push and pull model; material quantity changes</w:t>
        </w:r>
        <w:r w:rsidR="002D68BE">
          <w:rPr>
            <w:webHidden/>
          </w:rPr>
          <w:tab/>
        </w:r>
        <w:r w:rsidR="002D68BE">
          <w:rPr>
            <w:webHidden/>
          </w:rPr>
          <w:fldChar w:fldCharType="begin"/>
        </w:r>
        <w:r w:rsidR="002D68BE">
          <w:rPr>
            <w:webHidden/>
          </w:rPr>
          <w:instrText xml:space="preserve"> PAGEREF _Toc507944763 \h </w:instrText>
        </w:r>
        <w:r w:rsidR="002D68BE">
          <w:rPr>
            <w:webHidden/>
          </w:rPr>
        </w:r>
        <w:r w:rsidR="002D68BE">
          <w:rPr>
            <w:webHidden/>
          </w:rPr>
          <w:fldChar w:fldCharType="separate"/>
        </w:r>
        <w:r w:rsidR="002D68BE">
          <w:rPr>
            <w:webHidden/>
          </w:rPr>
          <w:t>132</w:t>
        </w:r>
        <w:r w:rsidR="002D68BE">
          <w:rPr>
            <w:webHidden/>
          </w:rPr>
          <w:fldChar w:fldCharType="end"/>
        </w:r>
      </w:hyperlink>
    </w:p>
    <w:p w14:paraId="38BD7668"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64" w:history="1">
        <w:r w:rsidR="002D68BE" w:rsidRPr="00E27E14">
          <w:rPr>
            <w:rStyle w:val="Hyperlink"/>
          </w:rPr>
          <w:t>Figure 56 - Implementation of Notify transactions that requires a response</w:t>
        </w:r>
        <w:r w:rsidR="002D68BE">
          <w:rPr>
            <w:webHidden/>
          </w:rPr>
          <w:tab/>
        </w:r>
        <w:r w:rsidR="002D68BE">
          <w:rPr>
            <w:webHidden/>
          </w:rPr>
          <w:fldChar w:fldCharType="begin"/>
        </w:r>
        <w:r w:rsidR="002D68BE">
          <w:rPr>
            <w:webHidden/>
          </w:rPr>
          <w:instrText xml:space="preserve"> PAGEREF _Toc507944764 \h </w:instrText>
        </w:r>
        <w:r w:rsidR="002D68BE">
          <w:rPr>
            <w:webHidden/>
          </w:rPr>
        </w:r>
        <w:r w:rsidR="002D68BE">
          <w:rPr>
            <w:webHidden/>
          </w:rPr>
          <w:fldChar w:fldCharType="separate"/>
        </w:r>
        <w:r w:rsidR="002D68BE">
          <w:rPr>
            <w:webHidden/>
          </w:rPr>
          <w:t>135</w:t>
        </w:r>
        <w:r w:rsidR="002D68BE">
          <w:rPr>
            <w:webHidden/>
          </w:rPr>
          <w:fldChar w:fldCharType="end"/>
        </w:r>
      </w:hyperlink>
    </w:p>
    <w:p w14:paraId="5774520A"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65" w:history="1">
        <w:r w:rsidR="002D68BE" w:rsidRPr="00E27E14">
          <w:rPr>
            <w:rStyle w:val="Hyperlink"/>
          </w:rPr>
          <w:t>Figure 59 – Object model with composite relationships</w:t>
        </w:r>
        <w:r w:rsidR="002D68BE">
          <w:rPr>
            <w:webHidden/>
          </w:rPr>
          <w:tab/>
        </w:r>
        <w:r w:rsidR="002D68BE">
          <w:rPr>
            <w:webHidden/>
          </w:rPr>
          <w:fldChar w:fldCharType="begin"/>
        </w:r>
        <w:r w:rsidR="002D68BE">
          <w:rPr>
            <w:webHidden/>
          </w:rPr>
          <w:instrText xml:space="preserve"> PAGEREF _Toc507944765 \h </w:instrText>
        </w:r>
        <w:r w:rsidR="002D68BE">
          <w:rPr>
            <w:webHidden/>
          </w:rPr>
        </w:r>
        <w:r w:rsidR="002D68BE">
          <w:rPr>
            <w:webHidden/>
          </w:rPr>
          <w:fldChar w:fldCharType="separate"/>
        </w:r>
        <w:r w:rsidR="002D68BE">
          <w:rPr>
            <w:webHidden/>
          </w:rPr>
          <w:t>143</w:t>
        </w:r>
        <w:r w:rsidR="002D68BE">
          <w:rPr>
            <w:webHidden/>
          </w:rPr>
          <w:fldChar w:fldCharType="end"/>
        </w:r>
      </w:hyperlink>
    </w:p>
    <w:p w14:paraId="247C36CE" w14:textId="77777777" w:rsidR="002D68BE" w:rsidRDefault="00E44D0F">
      <w:pPr>
        <w:pStyle w:val="TableofFigures"/>
        <w:rPr>
          <w:rFonts w:asciiTheme="minorHAnsi" w:eastAsiaTheme="minorEastAsia" w:hAnsiTheme="minorHAnsi" w:cstheme="minorBidi"/>
          <w:spacing w:val="0"/>
          <w:sz w:val="22"/>
          <w:szCs w:val="22"/>
          <w:lang w:val="en-US" w:eastAsia="en-US"/>
        </w:rPr>
      </w:pPr>
      <w:hyperlink w:anchor="_Toc507944766" w:history="1">
        <w:r w:rsidR="002D68BE" w:rsidRPr="00E27E14">
          <w:rPr>
            <w:rStyle w:val="Hyperlink"/>
          </w:rPr>
          <w:t>Figure 60 – Example of multiple composite objects</w:t>
        </w:r>
        <w:r w:rsidR="002D68BE">
          <w:rPr>
            <w:webHidden/>
          </w:rPr>
          <w:tab/>
        </w:r>
        <w:r w:rsidR="002D68BE">
          <w:rPr>
            <w:webHidden/>
          </w:rPr>
          <w:fldChar w:fldCharType="begin"/>
        </w:r>
        <w:r w:rsidR="002D68BE">
          <w:rPr>
            <w:webHidden/>
          </w:rPr>
          <w:instrText xml:space="preserve"> PAGEREF _Toc507944766 \h </w:instrText>
        </w:r>
        <w:r w:rsidR="002D68BE">
          <w:rPr>
            <w:webHidden/>
          </w:rPr>
        </w:r>
        <w:r w:rsidR="002D68BE">
          <w:rPr>
            <w:webHidden/>
          </w:rPr>
          <w:fldChar w:fldCharType="separate"/>
        </w:r>
        <w:r w:rsidR="002D68BE">
          <w:rPr>
            <w:webHidden/>
          </w:rPr>
          <w:t>144</w:t>
        </w:r>
        <w:r w:rsidR="002D68BE">
          <w:rPr>
            <w:webHidden/>
          </w:rPr>
          <w:fldChar w:fldCharType="end"/>
        </w:r>
      </w:hyperlink>
    </w:p>
    <w:p w14:paraId="0EC53741" w14:textId="1C48A908" w:rsidR="001F137E" w:rsidRPr="000615A5" w:rsidRDefault="001F137E" w:rsidP="004345FE">
      <w:pPr>
        <w:pStyle w:val="TOCHeading"/>
        <w:outlineLvl w:val="0"/>
      </w:pPr>
      <w:r w:rsidRPr="000615A5">
        <w:rPr>
          <w:caps/>
          <w:smallCaps/>
        </w:rPr>
        <w:fldChar w:fldCharType="end"/>
      </w:r>
      <w:r w:rsidRPr="000615A5">
        <w:t>Tables</w:t>
      </w:r>
    </w:p>
    <w:p w14:paraId="4B8ECB10" w14:textId="2B6B84C3" w:rsidR="00036893" w:rsidRDefault="001F137E">
      <w:pPr>
        <w:pStyle w:val="TableofFigures"/>
        <w:rPr>
          <w:rFonts w:asciiTheme="minorHAnsi" w:eastAsiaTheme="minorEastAsia" w:hAnsiTheme="minorHAnsi" w:cstheme="minorBidi"/>
          <w:spacing w:val="0"/>
          <w:sz w:val="22"/>
          <w:szCs w:val="22"/>
          <w:lang w:val="en-AU" w:eastAsia="en-AU"/>
        </w:rPr>
      </w:pPr>
      <w:r w:rsidRPr="000615A5">
        <w:rPr>
          <w:b/>
          <w:caps/>
          <w:smallCaps/>
          <w:noProof w:val="0"/>
        </w:rPr>
        <w:fldChar w:fldCharType="begin"/>
      </w:r>
      <w:r w:rsidRPr="000615A5">
        <w:rPr>
          <w:b/>
          <w:caps/>
          <w:smallCaps/>
          <w:noProof w:val="0"/>
        </w:rPr>
        <w:instrText xml:space="preserve"> TOC \h \z \c "Table" </w:instrText>
      </w:r>
      <w:r w:rsidRPr="000615A5">
        <w:rPr>
          <w:b/>
          <w:caps/>
          <w:smallCaps/>
          <w:noProof w:val="0"/>
        </w:rPr>
        <w:fldChar w:fldCharType="separate"/>
      </w:r>
      <w:hyperlink w:anchor="_Toc483857354" w:history="1">
        <w:r w:rsidR="00036893" w:rsidRPr="00946166">
          <w:rPr>
            <w:rStyle w:val="Hyperlink"/>
          </w:rPr>
          <w:t>Table 1 - Defined verbs</w:t>
        </w:r>
        <w:r w:rsidR="00036893">
          <w:rPr>
            <w:webHidden/>
          </w:rPr>
          <w:tab/>
        </w:r>
        <w:r w:rsidR="00036893">
          <w:rPr>
            <w:webHidden/>
          </w:rPr>
          <w:fldChar w:fldCharType="begin"/>
        </w:r>
        <w:r w:rsidR="00036893">
          <w:rPr>
            <w:webHidden/>
          </w:rPr>
          <w:instrText xml:space="preserve"> PAGEREF _Toc483857354 \h </w:instrText>
        </w:r>
        <w:r w:rsidR="00036893">
          <w:rPr>
            <w:webHidden/>
          </w:rPr>
        </w:r>
        <w:r w:rsidR="00036893">
          <w:rPr>
            <w:webHidden/>
          </w:rPr>
          <w:fldChar w:fldCharType="separate"/>
        </w:r>
        <w:r w:rsidR="00036893">
          <w:rPr>
            <w:webHidden/>
          </w:rPr>
          <w:t>23</w:t>
        </w:r>
        <w:r w:rsidR="00036893">
          <w:rPr>
            <w:webHidden/>
          </w:rPr>
          <w:fldChar w:fldCharType="end"/>
        </w:r>
      </w:hyperlink>
    </w:p>
    <w:p w14:paraId="4010FD61" w14:textId="0F06BFC8"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55" w:history="1">
        <w:r w:rsidR="00036893" w:rsidRPr="00946166">
          <w:rPr>
            <w:rStyle w:val="Hyperlink"/>
          </w:rPr>
          <w:t>Table 2 – Acknowledge request options</w:t>
        </w:r>
        <w:r w:rsidR="00036893">
          <w:rPr>
            <w:webHidden/>
          </w:rPr>
          <w:tab/>
        </w:r>
        <w:r w:rsidR="00036893">
          <w:rPr>
            <w:webHidden/>
          </w:rPr>
          <w:fldChar w:fldCharType="begin"/>
        </w:r>
        <w:r w:rsidR="00036893">
          <w:rPr>
            <w:webHidden/>
          </w:rPr>
          <w:instrText xml:space="preserve"> PAGEREF _Toc483857355 \h </w:instrText>
        </w:r>
        <w:r w:rsidR="00036893">
          <w:rPr>
            <w:webHidden/>
          </w:rPr>
        </w:r>
        <w:r w:rsidR="00036893">
          <w:rPr>
            <w:webHidden/>
          </w:rPr>
          <w:fldChar w:fldCharType="separate"/>
        </w:r>
        <w:r w:rsidR="00036893">
          <w:rPr>
            <w:webHidden/>
          </w:rPr>
          <w:t>27</w:t>
        </w:r>
        <w:r w:rsidR="00036893">
          <w:rPr>
            <w:webHidden/>
          </w:rPr>
          <w:fldChar w:fldCharType="end"/>
        </w:r>
      </w:hyperlink>
    </w:p>
    <w:p w14:paraId="66D54089" w14:textId="22547B9B"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56" w:history="1">
        <w:r w:rsidR="00036893" w:rsidRPr="00946166">
          <w:rPr>
            <w:rStyle w:val="Hyperlink"/>
          </w:rPr>
          <w:t>Table 3 – Acknowledge element</w:t>
        </w:r>
        <w:r w:rsidR="00036893">
          <w:rPr>
            <w:webHidden/>
          </w:rPr>
          <w:tab/>
        </w:r>
        <w:r w:rsidR="00036893">
          <w:rPr>
            <w:webHidden/>
          </w:rPr>
          <w:fldChar w:fldCharType="begin"/>
        </w:r>
        <w:r w:rsidR="00036893">
          <w:rPr>
            <w:webHidden/>
          </w:rPr>
          <w:instrText xml:space="preserve"> PAGEREF _Toc483857356 \h </w:instrText>
        </w:r>
        <w:r w:rsidR="00036893">
          <w:rPr>
            <w:webHidden/>
          </w:rPr>
        </w:r>
        <w:r w:rsidR="00036893">
          <w:rPr>
            <w:webHidden/>
          </w:rPr>
          <w:fldChar w:fldCharType="separate"/>
        </w:r>
        <w:r w:rsidR="00036893">
          <w:rPr>
            <w:webHidden/>
          </w:rPr>
          <w:t>27</w:t>
        </w:r>
        <w:r w:rsidR="00036893">
          <w:rPr>
            <w:webHidden/>
          </w:rPr>
          <w:fldChar w:fldCharType="end"/>
        </w:r>
      </w:hyperlink>
    </w:p>
    <w:p w14:paraId="1E19C0DB" w14:textId="3175A4EF"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57" w:history="1">
        <w:r w:rsidR="00036893" w:rsidRPr="00946166">
          <w:rPr>
            <w:rStyle w:val="Hyperlink"/>
          </w:rPr>
          <w:t>Table 4 – Respond options</w:t>
        </w:r>
        <w:r w:rsidR="00036893">
          <w:rPr>
            <w:webHidden/>
          </w:rPr>
          <w:tab/>
        </w:r>
        <w:r w:rsidR="00036893">
          <w:rPr>
            <w:webHidden/>
          </w:rPr>
          <w:fldChar w:fldCharType="begin"/>
        </w:r>
        <w:r w:rsidR="00036893">
          <w:rPr>
            <w:webHidden/>
          </w:rPr>
          <w:instrText xml:space="preserve"> PAGEREF _Toc483857357 \h </w:instrText>
        </w:r>
        <w:r w:rsidR="00036893">
          <w:rPr>
            <w:webHidden/>
          </w:rPr>
        </w:r>
        <w:r w:rsidR="00036893">
          <w:rPr>
            <w:webHidden/>
          </w:rPr>
          <w:fldChar w:fldCharType="separate"/>
        </w:r>
        <w:r w:rsidR="00036893">
          <w:rPr>
            <w:webHidden/>
          </w:rPr>
          <w:t>28</w:t>
        </w:r>
        <w:r w:rsidR="00036893">
          <w:rPr>
            <w:webHidden/>
          </w:rPr>
          <w:fldChar w:fldCharType="end"/>
        </w:r>
      </w:hyperlink>
    </w:p>
    <w:p w14:paraId="5D08596A" w14:textId="7818233D"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58" w:history="1">
        <w:r w:rsidR="00036893" w:rsidRPr="00946166">
          <w:rPr>
            <w:rStyle w:val="Hyperlink"/>
          </w:rPr>
          <w:t>Table 5 – Confirmation request options</w:t>
        </w:r>
        <w:r w:rsidR="00036893">
          <w:rPr>
            <w:webHidden/>
          </w:rPr>
          <w:tab/>
        </w:r>
        <w:r w:rsidR="00036893">
          <w:rPr>
            <w:webHidden/>
          </w:rPr>
          <w:fldChar w:fldCharType="begin"/>
        </w:r>
        <w:r w:rsidR="00036893">
          <w:rPr>
            <w:webHidden/>
          </w:rPr>
          <w:instrText xml:space="preserve"> PAGEREF _Toc483857358 \h </w:instrText>
        </w:r>
        <w:r w:rsidR="00036893">
          <w:rPr>
            <w:webHidden/>
          </w:rPr>
        </w:r>
        <w:r w:rsidR="00036893">
          <w:rPr>
            <w:webHidden/>
          </w:rPr>
          <w:fldChar w:fldCharType="separate"/>
        </w:r>
        <w:r w:rsidR="00036893">
          <w:rPr>
            <w:webHidden/>
          </w:rPr>
          <w:t>29</w:t>
        </w:r>
        <w:r w:rsidR="00036893">
          <w:rPr>
            <w:webHidden/>
          </w:rPr>
          <w:fldChar w:fldCharType="end"/>
        </w:r>
      </w:hyperlink>
    </w:p>
    <w:p w14:paraId="245B18C4" w14:textId="5F444CB1"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59" w:history="1">
        <w:r w:rsidR="00036893" w:rsidRPr="00946166">
          <w:rPr>
            <w:rStyle w:val="Hyperlink"/>
          </w:rPr>
          <w:t>Table 6 – Respond element</w:t>
        </w:r>
        <w:r w:rsidR="00036893">
          <w:rPr>
            <w:webHidden/>
          </w:rPr>
          <w:tab/>
        </w:r>
        <w:r w:rsidR="00036893">
          <w:rPr>
            <w:webHidden/>
          </w:rPr>
          <w:fldChar w:fldCharType="begin"/>
        </w:r>
        <w:r w:rsidR="00036893">
          <w:rPr>
            <w:webHidden/>
          </w:rPr>
          <w:instrText xml:space="preserve"> PAGEREF _Toc483857359 \h </w:instrText>
        </w:r>
        <w:r w:rsidR="00036893">
          <w:rPr>
            <w:webHidden/>
          </w:rPr>
        </w:r>
        <w:r w:rsidR="00036893">
          <w:rPr>
            <w:webHidden/>
          </w:rPr>
          <w:fldChar w:fldCharType="separate"/>
        </w:r>
        <w:r w:rsidR="00036893">
          <w:rPr>
            <w:webHidden/>
          </w:rPr>
          <w:t>31</w:t>
        </w:r>
        <w:r w:rsidR="00036893">
          <w:rPr>
            <w:webHidden/>
          </w:rPr>
          <w:fldChar w:fldCharType="end"/>
        </w:r>
      </w:hyperlink>
    </w:p>
    <w:p w14:paraId="55D1E833" w14:textId="1115B9C4"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0" w:history="1">
        <w:r w:rsidR="00036893" w:rsidRPr="00946166">
          <w:rPr>
            <w:rStyle w:val="Hyperlink"/>
          </w:rPr>
          <w:t>Table 7 - Hierarchy scope verb actions</w:t>
        </w:r>
        <w:r w:rsidR="00036893">
          <w:rPr>
            <w:webHidden/>
          </w:rPr>
          <w:tab/>
        </w:r>
        <w:r w:rsidR="00036893">
          <w:rPr>
            <w:webHidden/>
          </w:rPr>
          <w:fldChar w:fldCharType="begin"/>
        </w:r>
        <w:r w:rsidR="00036893">
          <w:rPr>
            <w:webHidden/>
          </w:rPr>
          <w:instrText xml:space="preserve"> PAGEREF _Toc483857360 \h </w:instrText>
        </w:r>
        <w:r w:rsidR="00036893">
          <w:rPr>
            <w:webHidden/>
          </w:rPr>
        </w:r>
        <w:r w:rsidR="00036893">
          <w:rPr>
            <w:webHidden/>
          </w:rPr>
          <w:fldChar w:fldCharType="separate"/>
        </w:r>
        <w:r w:rsidR="00036893">
          <w:rPr>
            <w:webHidden/>
          </w:rPr>
          <w:t>42</w:t>
        </w:r>
        <w:r w:rsidR="00036893">
          <w:rPr>
            <w:webHidden/>
          </w:rPr>
          <w:fldChar w:fldCharType="end"/>
        </w:r>
      </w:hyperlink>
    </w:p>
    <w:p w14:paraId="70C5D3ED" w14:textId="10332ED3"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1" w:history="1">
        <w:r w:rsidR="00036893" w:rsidRPr="00946166">
          <w:rPr>
            <w:rStyle w:val="Hyperlink"/>
          </w:rPr>
          <w:t>Table 8 – Personnel class verb actions</w:t>
        </w:r>
        <w:r w:rsidR="00036893">
          <w:rPr>
            <w:webHidden/>
          </w:rPr>
          <w:tab/>
        </w:r>
        <w:r w:rsidR="00036893">
          <w:rPr>
            <w:webHidden/>
          </w:rPr>
          <w:fldChar w:fldCharType="begin"/>
        </w:r>
        <w:r w:rsidR="00036893">
          <w:rPr>
            <w:webHidden/>
          </w:rPr>
          <w:instrText xml:space="preserve"> PAGEREF _Toc483857361 \h </w:instrText>
        </w:r>
        <w:r w:rsidR="00036893">
          <w:rPr>
            <w:webHidden/>
          </w:rPr>
        </w:r>
        <w:r w:rsidR="00036893">
          <w:rPr>
            <w:webHidden/>
          </w:rPr>
          <w:fldChar w:fldCharType="separate"/>
        </w:r>
        <w:r w:rsidR="00036893">
          <w:rPr>
            <w:webHidden/>
          </w:rPr>
          <w:t>44</w:t>
        </w:r>
        <w:r w:rsidR="00036893">
          <w:rPr>
            <w:webHidden/>
          </w:rPr>
          <w:fldChar w:fldCharType="end"/>
        </w:r>
      </w:hyperlink>
    </w:p>
    <w:p w14:paraId="70601E69" w14:textId="4E35A2A6"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2" w:history="1">
        <w:r w:rsidR="00036893" w:rsidRPr="00946166">
          <w:rPr>
            <w:rStyle w:val="Hyperlink"/>
          </w:rPr>
          <w:t>Table 9 – Person verb actions</w:t>
        </w:r>
        <w:r w:rsidR="00036893">
          <w:rPr>
            <w:webHidden/>
          </w:rPr>
          <w:tab/>
        </w:r>
        <w:r w:rsidR="00036893">
          <w:rPr>
            <w:webHidden/>
          </w:rPr>
          <w:fldChar w:fldCharType="begin"/>
        </w:r>
        <w:r w:rsidR="00036893">
          <w:rPr>
            <w:webHidden/>
          </w:rPr>
          <w:instrText xml:space="preserve"> PAGEREF _Toc483857362 \h </w:instrText>
        </w:r>
        <w:r w:rsidR="00036893">
          <w:rPr>
            <w:webHidden/>
          </w:rPr>
        </w:r>
        <w:r w:rsidR="00036893">
          <w:rPr>
            <w:webHidden/>
          </w:rPr>
          <w:fldChar w:fldCharType="separate"/>
        </w:r>
        <w:r w:rsidR="00036893">
          <w:rPr>
            <w:webHidden/>
          </w:rPr>
          <w:t>46</w:t>
        </w:r>
        <w:r w:rsidR="00036893">
          <w:rPr>
            <w:webHidden/>
          </w:rPr>
          <w:fldChar w:fldCharType="end"/>
        </w:r>
      </w:hyperlink>
    </w:p>
    <w:p w14:paraId="327B90F7" w14:textId="36B5C02A"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3" w:history="1">
        <w:r w:rsidR="00036893" w:rsidRPr="00946166">
          <w:rPr>
            <w:rStyle w:val="Hyperlink"/>
          </w:rPr>
          <w:t>Table 10 – Qualification test specification verb actions</w:t>
        </w:r>
        <w:r w:rsidR="00036893">
          <w:rPr>
            <w:webHidden/>
          </w:rPr>
          <w:tab/>
        </w:r>
        <w:r w:rsidR="00036893">
          <w:rPr>
            <w:webHidden/>
          </w:rPr>
          <w:fldChar w:fldCharType="begin"/>
        </w:r>
        <w:r w:rsidR="00036893">
          <w:rPr>
            <w:webHidden/>
          </w:rPr>
          <w:instrText xml:space="preserve"> PAGEREF _Toc483857363 \h </w:instrText>
        </w:r>
        <w:r w:rsidR="00036893">
          <w:rPr>
            <w:webHidden/>
          </w:rPr>
        </w:r>
        <w:r w:rsidR="00036893">
          <w:rPr>
            <w:webHidden/>
          </w:rPr>
          <w:fldChar w:fldCharType="separate"/>
        </w:r>
        <w:r w:rsidR="00036893">
          <w:rPr>
            <w:webHidden/>
          </w:rPr>
          <w:t>48</w:t>
        </w:r>
        <w:r w:rsidR="00036893">
          <w:rPr>
            <w:webHidden/>
          </w:rPr>
          <w:fldChar w:fldCharType="end"/>
        </w:r>
      </w:hyperlink>
    </w:p>
    <w:p w14:paraId="49752015" w14:textId="790E109F"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4" w:history="1">
        <w:r w:rsidR="00036893" w:rsidRPr="00946166">
          <w:rPr>
            <w:rStyle w:val="Hyperlink"/>
          </w:rPr>
          <w:t>Table 11 – Equipment class verb actions</w:t>
        </w:r>
        <w:r w:rsidR="00036893">
          <w:rPr>
            <w:webHidden/>
          </w:rPr>
          <w:tab/>
        </w:r>
        <w:r w:rsidR="00036893">
          <w:rPr>
            <w:webHidden/>
          </w:rPr>
          <w:fldChar w:fldCharType="begin"/>
        </w:r>
        <w:r w:rsidR="00036893">
          <w:rPr>
            <w:webHidden/>
          </w:rPr>
          <w:instrText xml:space="preserve"> PAGEREF _Toc483857364 \h </w:instrText>
        </w:r>
        <w:r w:rsidR="00036893">
          <w:rPr>
            <w:webHidden/>
          </w:rPr>
        </w:r>
        <w:r w:rsidR="00036893">
          <w:rPr>
            <w:webHidden/>
          </w:rPr>
          <w:fldChar w:fldCharType="separate"/>
        </w:r>
        <w:r w:rsidR="00036893">
          <w:rPr>
            <w:webHidden/>
          </w:rPr>
          <w:t>50</w:t>
        </w:r>
        <w:r w:rsidR="00036893">
          <w:rPr>
            <w:webHidden/>
          </w:rPr>
          <w:fldChar w:fldCharType="end"/>
        </w:r>
      </w:hyperlink>
    </w:p>
    <w:p w14:paraId="2D5CA2FE" w14:textId="07B0361E"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5" w:history="1">
        <w:r w:rsidR="00036893" w:rsidRPr="00946166">
          <w:rPr>
            <w:rStyle w:val="Hyperlink"/>
          </w:rPr>
          <w:t>Table 12 – Equipment verb actions</w:t>
        </w:r>
        <w:r w:rsidR="00036893">
          <w:rPr>
            <w:webHidden/>
          </w:rPr>
          <w:tab/>
        </w:r>
        <w:r w:rsidR="00036893">
          <w:rPr>
            <w:webHidden/>
          </w:rPr>
          <w:fldChar w:fldCharType="begin"/>
        </w:r>
        <w:r w:rsidR="00036893">
          <w:rPr>
            <w:webHidden/>
          </w:rPr>
          <w:instrText xml:space="preserve"> PAGEREF _Toc483857365 \h </w:instrText>
        </w:r>
        <w:r w:rsidR="00036893">
          <w:rPr>
            <w:webHidden/>
          </w:rPr>
        </w:r>
        <w:r w:rsidR="00036893">
          <w:rPr>
            <w:webHidden/>
          </w:rPr>
          <w:fldChar w:fldCharType="separate"/>
        </w:r>
        <w:r w:rsidR="00036893">
          <w:rPr>
            <w:webHidden/>
          </w:rPr>
          <w:t>52</w:t>
        </w:r>
        <w:r w:rsidR="00036893">
          <w:rPr>
            <w:webHidden/>
          </w:rPr>
          <w:fldChar w:fldCharType="end"/>
        </w:r>
      </w:hyperlink>
    </w:p>
    <w:p w14:paraId="55E5AA30" w14:textId="05708A77"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6" w:history="1">
        <w:r w:rsidR="00036893" w:rsidRPr="00946166">
          <w:rPr>
            <w:rStyle w:val="Hyperlink"/>
          </w:rPr>
          <w:t>Table 13 – Equipment capability test specification verb actions</w:t>
        </w:r>
        <w:r w:rsidR="00036893">
          <w:rPr>
            <w:webHidden/>
          </w:rPr>
          <w:tab/>
        </w:r>
        <w:r w:rsidR="00036893">
          <w:rPr>
            <w:webHidden/>
          </w:rPr>
          <w:fldChar w:fldCharType="begin"/>
        </w:r>
        <w:r w:rsidR="00036893">
          <w:rPr>
            <w:webHidden/>
          </w:rPr>
          <w:instrText xml:space="preserve"> PAGEREF _Toc483857366 \h </w:instrText>
        </w:r>
        <w:r w:rsidR="00036893">
          <w:rPr>
            <w:webHidden/>
          </w:rPr>
        </w:r>
        <w:r w:rsidR="00036893">
          <w:rPr>
            <w:webHidden/>
          </w:rPr>
          <w:fldChar w:fldCharType="separate"/>
        </w:r>
        <w:r w:rsidR="00036893">
          <w:rPr>
            <w:webHidden/>
          </w:rPr>
          <w:t>54</w:t>
        </w:r>
        <w:r w:rsidR="00036893">
          <w:rPr>
            <w:webHidden/>
          </w:rPr>
          <w:fldChar w:fldCharType="end"/>
        </w:r>
      </w:hyperlink>
    </w:p>
    <w:p w14:paraId="66BECAF4" w14:textId="2D02DD31"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7" w:history="1">
        <w:r w:rsidR="00036893" w:rsidRPr="00946166">
          <w:rPr>
            <w:rStyle w:val="Hyperlink"/>
          </w:rPr>
          <w:t>Table 14 – Physical asset class verb actions</w:t>
        </w:r>
        <w:r w:rsidR="00036893">
          <w:rPr>
            <w:webHidden/>
          </w:rPr>
          <w:tab/>
        </w:r>
        <w:r w:rsidR="00036893">
          <w:rPr>
            <w:webHidden/>
          </w:rPr>
          <w:fldChar w:fldCharType="begin"/>
        </w:r>
        <w:r w:rsidR="00036893">
          <w:rPr>
            <w:webHidden/>
          </w:rPr>
          <w:instrText xml:space="preserve"> PAGEREF _Toc483857367 \h </w:instrText>
        </w:r>
        <w:r w:rsidR="00036893">
          <w:rPr>
            <w:webHidden/>
          </w:rPr>
        </w:r>
        <w:r w:rsidR="00036893">
          <w:rPr>
            <w:webHidden/>
          </w:rPr>
          <w:fldChar w:fldCharType="separate"/>
        </w:r>
        <w:r w:rsidR="00036893">
          <w:rPr>
            <w:webHidden/>
          </w:rPr>
          <w:t>56</w:t>
        </w:r>
        <w:r w:rsidR="00036893">
          <w:rPr>
            <w:webHidden/>
          </w:rPr>
          <w:fldChar w:fldCharType="end"/>
        </w:r>
      </w:hyperlink>
    </w:p>
    <w:p w14:paraId="407CD279" w14:textId="2266AAE9"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8" w:history="1">
        <w:r w:rsidR="00036893" w:rsidRPr="00946166">
          <w:rPr>
            <w:rStyle w:val="Hyperlink"/>
          </w:rPr>
          <w:t>Table 15 – Physical Asset verb actions</w:t>
        </w:r>
        <w:r w:rsidR="00036893">
          <w:rPr>
            <w:webHidden/>
          </w:rPr>
          <w:tab/>
        </w:r>
        <w:r w:rsidR="00036893">
          <w:rPr>
            <w:webHidden/>
          </w:rPr>
          <w:fldChar w:fldCharType="begin"/>
        </w:r>
        <w:r w:rsidR="00036893">
          <w:rPr>
            <w:webHidden/>
          </w:rPr>
          <w:instrText xml:space="preserve"> PAGEREF _Toc483857368 \h </w:instrText>
        </w:r>
        <w:r w:rsidR="00036893">
          <w:rPr>
            <w:webHidden/>
          </w:rPr>
        </w:r>
        <w:r w:rsidR="00036893">
          <w:rPr>
            <w:webHidden/>
          </w:rPr>
          <w:fldChar w:fldCharType="separate"/>
        </w:r>
        <w:r w:rsidR="00036893">
          <w:rPr>
            <w:webHidden/>
          </w:rPr>
          <w:t>58</w:t>
        </w:r>
        <w:r w:rsidR="00036893">
          <w:rPr>
            <w:webHidden/>
          </w:rPr>
          <w:fldChar w:fldCharType="end"/>
        </w:r>
      </w:hyperlink>
    </w:p>
    <w:p w14:paraId="0FA35203" w14:textId="43404180"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69" w:history="1">
        <w:r w:rsidR="00036893" w:rsidRPr="00946166">
          <w:rPr>
            <w:rStyle w:val="Hyperlink"/>
          </w:rPr>
          <w:t>Table 16 – Physical asset capability test specification verb actions</w:t>
        </w:r>
        <w:r w:rsidR="00036893">
          <w:rPr>
            <w:webHidden/>
          </w:rPr>
          <w:tab/>
        </w:r>
        <w:r w:rsidR="00036893">
          <w:rPr>
            <w:webHidden/>
          </w:rPr>
          <w:fldChar w:fldCharType="begin"/>
        </w:r>
        <w:r w:rsidR="00036893">
          <w:rPr>
            <w:webHidden/>
          </w:rPr>
          <w:instrText xml:space="preserve"> PAGEREF _Toc483857369 \h </w:instrText>
        </w:r>
        <w:r w:rsidR="00036893">
          <w:rPr>
            <w:webHidden/>
          </w:rPr>
        </w:r>
        <w:r w:rsidR="00036893">
          <w:rPr>
            <w:webHidden/>
          </w:rPr>
          <w:fldChar w:fldCharType="separate"/>
        </w:r>
        <w:r w:rsidR="00036893">
          <w:rPr>
            <w:webHidden/>
          </w:rPr>
          <w:t>60</w:t>
        </w:r>
        <w:r w:rsidR="00036893">
          <w:rPr>
            <w:webHidden/>
          </w:rPr>
          <w:fldChar w:fldCharType="end"/>
        </w:r>
      </w:hyperlink>
    </w:p>
    <w:p w14:paraId="078DFFB4" w14:textId="29840F75"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0" w:history="1">
        <w:r w:rsidR="00036893" w:rsidRPr="00946166">
          <w:rPr>
            <w:rStyle w:val="Hyperlink"/>
          </w:rPr>
          <w:t>Table 17 – Material Class verb actions</w:t>
        </w:r>
        <w:r w:rsidR="00036893">
          <w:rPr>
            <w:webHidden/>
          </w:rPr>
          <w:tab/>
        </w:r>
        <w:r w:rsidR="00036893">
          <w:rPr>
            <w:webHidden/>
          </w:rPr>
          <w:fldChar w:fldCharType="begin"/>
        </w:r>
        <w:r w:rsidR="00036893">
          <w:rPr>
            <w:webHidden/>
          </w:rPr>
          <w:instrText xml:space="preserve"> PAGEREF _Toc483857370 \h </w:instrText>
        </w:r>
        <w:r w:rsidR="00036893">
          <w:rPr>
            <w:webHidden/>
          </w:rPr>
        </w:r>
        <w:r w:rsidR="00036893">
          <w:rPr>
            <w:webHidden/>
          </w:rPr>
          <w:fldChar w:fldCharType="separate"/>
        </w:r>
        <w:r w:rsidR="00036893">
          <w:rPr>
            <w:webHidden/>
          </w:rPr>
          <w:t>61</w:t>
        </w:r>
        <w:r w:rsidR="00036893">
          <w:rPr>
            <w:webHidden/>
          </w:rPr>
          <w:fldChar w:fldCharType="end"/>
        </w:r>
      </w:hyperlink>
    </w:p>
    <w:p w14:paraId="6D976239" w14:textId="72DBBA2B"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1" w:history="1">
        <w:r w:rsidR="00036893" w:rsidRPr="00946166">
          <w:rPr>
            <w:rStyle w:val="Hyperlink"/>
          </w:rPr>
          <w:t>Table 18 – Material definition verb actions</w:t>
        </w:r>
        <w:r w:rsidR="00036893">
          <w:rPr>
            <w:webHidden/>
          </w:rPr>
          <w:tab/>
        </w:r>
        <w:r w:rsidR="00036893">
          <w:rPr>
            <w:webHidden/>
          </w:rPr>
          <w:fldChar w:fldCharType="begin"/>
        </w:r>
        <w:r w:rsidR="00036893">
          <w:rPr>
            <w:webHidden/>
          </w:rPr>
          <w:instrText xml:space="preserve"> PAGEREF _Toc483857371 \h </w:instrText>
        </w:r>
        <w:r w:rsidR="00036893">
          <w:rPr>
            <w:webHidden/>
          </w:rPr>
        </w:r>
        <w:r w:rsidR="00036893">
          <w:rPr>
            <w:webHidden/>
          </w:rPr>
          <w:fldChar w:fldCharType="separate"/>
        </w:r>
        <w:r w:rsidR="00036893">
          <w:rPr>
            <w:webHidden/>
          </w:rPr>
          <w:t>63</w:t>
        </w:r>
        <w:r w:rsidR="00036893">
          <w:rPr>
            <w:webHidden/>
          </w:rPr>
          <w:fldChar w:fldCharType="end"/>
        </w:r>
      </w:hyperlink>
    </w:p>
    <w:p w14:paraId="63A009A2" w14:textId="72FF816E"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2" w:history="1">
        <w:r w:rsidR="00036893" w:rsidRPr="00946166">
          <w:rPr>
            <w:rStyle w:val="Hyperlink"/>
          </w:rPr>
          <w:t>Table 19 – Material lot verb actions</w:t>
        </w:r>
        <w:r w:rsidR="00036893">
          <w:rPr>
            <w:webHidden/>
          </w:rPr>
          <w:tab/>
        </w:r>
        <w:r w:rsidR="00036893">
          <w:rPr>
            <w:webHidden/>
          </w:rPr>
          <w:fldChar w:fldCharType="begin"/>
        </w:r>
        <w:r w:rsidR="00036893">
          <w:rPr>
            <w:webHidden/>
          </w:rPr>
          <w:instrText xml:space="preserve"> PAGEREF _Toc483857372 \h </w:instrText>
        </w:r>
        <w:r w:rsidR="00036893">
          <w:rPr>
            <w:webHidden/>
          </w:rPr>
        </w:r>
        <w:r w:rsidR="00036893">
          <w:rPr>
            <w:webHidden/>
          </w:rPr>
          <w:fldChar w:fldCharType="separate"/>
        </w:r>
        <w:r w:rsidR="00036893">
          <w:rPr>
            <w:webHidden/>
          </w:rPr>
          <w:t>65</w:t>
        </w:r>
        <w:r w:rsidR="00036893">
          <w:rPr>
            <w:webHidden/>
          </w:rPr>
          <w:fldChar w:fldCharType="end"/>
        </w:r>
      </w:hyperlink>
    </w:p>
    <w:p w14:paraId="0D9E7F78" w14:textId="2F36C0ED"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3" w:history="1">
        <w:r w:rsidR="00036893" w:rsidRPr="00946166">
          <w:rPr>
            <w:rStyle w:val="Hyperlink"/>
          </w:rPr>
          <w:t>Table 20 – Material sublot verb actions</w:t>
        </w:r>
        <w:r w:rsidR="00036893">
          <w:rPr>
            <w:webHidden/>
          </w:rPr>
          <w:tab/>
        </w:r>
        <w:r w:rsidR="00036893">
          <w:rPr>
            <w:webHidden/>
          </w:rPr>
          <w:fldChar w:fldCharType="begin"/>
        </w:r>
        <w:r w:rsidR="00036893">
          <w:rPr>
            <w:webHidden/>
          </w:rPr>
          <w:instrText xml:space="preserve"> PAGEREF _Toc483857373 \h </w:instrText>
        </w:r>
        <w:r w:rsidR="00036893">
          <w:rPr>
            <w:webHidden/>
          </w:rPr>
        </w:r>
        <w:r w:rsidR="00036893">
          <w:rPr>
            <w:webHidden/>
          </w:rPr>
          <w:fldChar w:fldCharType="separate"/>
        </w:r>
        <w:r w:rsidR="00036893">
          <w:rPr>
            <w:webHidden/>
          </w:rPr>
          <w:t>67</w:t>
        </w:r>
        <w:r w:rsidR="00036893">
          <w:rPr>
            <w:webHidden/>
          </w:rPr>
          <w:fldChar w:fldCharType="end"/>
        </w:r>
      </w:hyperlink>
    </w:p>
    <w:p w14:paraId="148CDC7D" w14:textId="7D9FA124"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4" w:history="1">
        <w:r w:rsidR="00036893" w:rsidRPr="00946166">
          <w:rPr>
            <w:rStyle w:val="Hyperlink"/>
          </w:rPr>
          <w:t>Table 21 – Material test verb actions</w:t>
        </w:r>
        <w:r w:rsidR="00036893">
          <w:rPr>
            <w:webHidden/>
          </w:rPr>
          <w:tab/>
        </w:r>
        <w:r w:rsidR="00036893">
          <w:rPr>
            <w:webHidden/>
          </w:rPr>
          <w:fldChar w:fldCharType="begin"/>
        </w:r>
        <w:r w:rsidR="00036893">
          <w:rPr>
            <w:webHidden/>
          </w:rPr>
          <w:instrText xml:space="preserve"> PAGEREF _Toc483857374 \h </w:instrText>
        </w:r>
        <w:r w:rsidR="00036893">
          <w:rPr>
            <w:webHidden/>
          </w:rPr>
        </w:r>
        <w:r w:rsidR="00036893">
          <w:rPr>
            <w:webHidden/>
          </w:rPr>
          <w:fldChar w:fldCharType="separate"/>
        </w:r>
        <w:r w:rsidR="00036893">
          <w:rPr>
            <w:webHidden/>
          </w:rPr>
          <w:t>69</w:t>
        </w:r>
        <w:r w:rsidR="00036893">
          <w:rPr>
            <w:webHidden/>
          </w:rPr>
          <w:fldChar w:fldCharType="end"/>
        </w:r>
      </w:hyperlink>
    </w:p>
    <w:p w14:paraId="7AF35C3B" w14:textId="6C79E61B"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5" w:history="1">
        <w:r w:rsidR="00036893" w:rsidRPr="00946166">
          <w:rPr>
            <w:rStyle w:val="Hyperlink"/>
          </w:rPr>
          <w:t>Table 22 – Operational location class verb actions</w:t>
        </w:r>
        <w:r w:rsidR="00036893">
          <w:rPr>
            <w:webHidden/>
          </w:rPr>
          <w:tab/>
        </w:r>
        <w:r w:rsidR="00036893">
          <w:rPr>
            <w:webHidden/>
          </w:rPr>
          <w:fldChar w:fldCharType="begin"/>
        </w:r>
        <w:r w:rsidR="00036893">
          <w:rPr>
            <w:webHidden/>
          </w:rPr>
          <w:instrText xml:space="preserve"> PAGEREF _Toc483857375 \h </w:instrText>
        </w:r>
        <w:r w:rsidR="00036893">
          <w:rPr>
            <w:webHidden/>
          </w:rPr>
        </w:r>
        <w:r w:rsidR="00036893">
          <w:rPr>
            <w:webHidden/>
          </w:rPr>
          <w:fldChar w:fldCharType="separate"/>
        </w:r>
        <w:r w:rsidR="00036893">
          <w:rPr>
            <w:webHidden/>
          </w:rPr>
          <w:t>72</w:t>
        </w:r>
        <w:r w:rsidR="00036893">
          <w:rPr>
            <w:webHidden/>
          </w:rPr>
          <w:fldChar w:fldCharType="end"/>
        </w:r>
      </w:hyperlink>
    </w:p>
    <w:p w14:paraId="652645CF" w14:textId="527F2C58"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6" w:history="1">
        <w:r w:rsidR="00036893" w:rsidRPr="00946166">
          <w:rPr>
            <w:rStyle w:val="Hyperlink"/>
          </w:rPr>
          <w:t>Table 23 – Operational location verb actions</w:t>
        </w:r>
        <w:r w:rsidR="00036893">
          <w:rPr>
            <w:webHidden/>
          </w:rPr>
          <w:tab/>
        </w:r>
        <w:r w:rsidR="00036893">
          <w:rPr>
            <w:webHidden/>
          </w:rPr>
          <w:fldChar w:fldCharType="begin"/>
        </w:r>
        <w:r w:rsidR="00036893">
          <w:rPr>
            <w:webHidden/>
          </w:rPr>
          <w:instrText xml:space="preserve"> PAGEREF _Toc483857376 \h </w:instrText>
        </w:r>
        <w:r w:rsidR="00036893">
          <w:rPr>
            <w:webHidden/>
          </w:rPr>
        </w:r>
        <w:r w:rsidR="00036893">
          <w:rPr>
            <w:webHidden/>
          </w:rPr>
          <w:fldChar w:fldCharType="separate"/>
        </w:r>
        <w:r w:rsidR="00036893">
          <w:rPr>
            <w:webHidden/>
          </w:rPr>
          <w:t>74</w:t>
        </w:r>
        <w:r w:rsidR="00036893">
          <w:rPr>
            <w:webHidden/>
          </w:rPr>
          <w:fldChar w:fldCharType="end"/>
        </w:r>
      </w:hyperlink>
    </w:p>
    <w:p w14:paraId="0850F224" w14:textId="7598980B"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7" w:history="1">
        <w:r w:rsidR="00036893" w:rsidRPr="00946166">
          <w:rPr>
            <w:rStyle w:val="Hyperlink"/>
          </w:rPr>
          <w:t>Table 24 – Process segment verb actions</w:t>
        </w:r>
        <w:r w:rsidR="00036893">
          <w:rPr>
            <w:webHidden/>
          </w:rPr>
          <w:tab/>
        </w:r>
        <w:r w:rsidR="00036893">
          <w:rPr>
            <w:webHidden/>
          </w:rPr>
          <w:fldChar w:fldCharType="begin"/>
        </w:r>
        <w:r w:rsidR="00036893">
          <w:rPr>
            <w:webHidden/>
          </w:rPr>
          <w:instrText xml:space="preserve"> PAGEREF _Toc483857377 \h </w:instrText>
        </w:r>
        <w:r w:rsidR="00036893">
          <w:rPr>
            <w:webHidden/>
          </w:rPr>
        </w:r>
        <w:r w:rsidR="00036893">
          <w:rPr>
            <w:webHidden/>
          </w:rPr>
          <w:fldChar w:fldCharType="separate"/>
        </w:r>
        <w:r w:rsidR="00036893">
          <w:rPr>
            <w:webHidden/>
          </w:rPr>
          <w:t>76</w:t>
        </w:r>
        <w:r w:rsidR="00036893">
          <w:rPr>
            <w:webHidden/>
          </w:rPr>
          <w:fldChar w:fldCharType="end"/>
        </w:r>
      </w:hyperlink>
    </w:p>
    <w:p w14:paraId="2465FDAF" w14:textId="3D13A226"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8" w:history="1">
        <w:r w:rsidR="00036893" w:rsidRPr="00946166">
          <w:rPr>
            <w:rStyle w:val="Hyperlink"/>
          </w:rPr>
          <w:t>Table 25 – Operations event class verb actions</w:t>
        </w:r>
        <w:r w:rsidR="00036893">
          <w:rPr>
            <w:webHidden/>
          </w:rPr>
          <w:tab/>
        </w:r>
        <w:r w:rsidR="00036893">
          <w:rPr>
            <w:webHidden/>
          </w:rPr>
          <w:fldChar w:fldCharType="begin"/>
        </w:r>
        <w:r w:rsidR="00036893">
          <w:rPr>
            <w:webHidden/>
          </w:rPr>
          <w:instrText xml:space="preserve"> PAGEREF _Toc483857378 \h </w:instrText>
        </w:r>
        <w:r w:rsidR="00036893">
          <w:rPr>
            <w:webHidden/>
          </w:rPr>
        </w:r>
        <w:r w:rsidR="00036893">
          <w:rPr>
            <w:webHidden/>
          </w:rPr>
          <w:fldChar w:fldCharType="separate"/>
        </w:r>
        <w:r w:rsidR="00036893">
          <w:rPr>
            <w:webHidden/>
          </w:rPr>
          <w:t>78</w:t>
        </w:r>
        <w:r w:rsidR="00036893">
          <w:rPr>
            <w:webHidden/>
          </w:rPr>
          <w:fldChar w:fldCharType="end"/>
        </w:r>
      </w:hyperlink>
    </w:p>
    <w:p w14:paraId="77C1FBA9" w14:textId="52C9280A"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79" w:history="1">
        <w:r w:rsidR="00036893" w:rsidRPr="00946166">
          <w:rPr>
            <w:rStyle w:val="Hyperlink"/>
          </w:rPr>
          <w:t>Table 26 – Operations event definition verb actions</w:t>
        </w:r>
        <w:r w:rsidR="00036893">
          <w:rPr>
            <w:webHidden/>
          </w:rPr>
          <w:tab/>
        </w:r>
        <w:r w:rsidR="00036893">
          <w:rPr>
            <w:webHidden/>
          </w:rPr>
          <w:fldChar w:fldCharType="begin"/>
        </w:r>
        <w:r w:rsidR="00036893">
          <w:rPr>
            <w:webHidden/>
          </w:rPr>
          <w:instrText xml:space="preserve"> PAGEREF _Toc483857379 \h </w:instrText>
        </w:r>
        <w:r w:rsidR="00036893">
          <w:rPr>
            <w:webHidden/>
          </w:rPr>
        </w:r>
        <w:r w:rsidR="00036893">
          <w:rPr>
            <w:webHidden/>
          </w:rPr>
          <w:fldChar w:fldCharType="separate"/>
        </w:r>
        <w:r w:rsidR="00036893">
          <w:rPr>
            <w:webHidden/>
          </w:rPr>
          <w:t>79</w:t>
        </w:r>
        <w:r w:rsidR="00036893">
          <w:rPr>
            <w:webHidden/>
          </w:rPr>
          <w:fldChar w:fldCharType="end"/>
        </w:r>
      </w:hyperlink>
    </w:p>
    <w:p w14:paraId="67E08179" w14:textId="4F737EAB"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0" w:history="1">
        <w:r w:rsidR="00036893" w:rsidRPr="00946166">
          <w:rPr>
            <w:rStyle w:val="Hyperlink"/>
          </w:rPr>
          <w:t>Table 27 – Operations event verb actions</w:t>
        </w:r>
        <w:r w:rsidR="00036893">
          <w:rPr>
            <w:webHidden/>
          </w:rPr>
          <w:tab/>
        </w:r>
        <w:r w:rsidR="00036893">
          <w:rPr>
            <w:webHidden/>
          </w:rPr>
          <w:fldChar w:fldCharType="begin"/>
        </w:r>
        <w:r w:rsidR="00036893">
          <w:rPr>
            <w:webHidden/>
          </w:rPr>
          <w:instrText xml:space="preserve"> PAGEREF _Toc483857380 \h </w:instrText>
        </w:r>
        <w:r w:rsidR="00036893">
          <w:rPr>
            <w:webHidden/>
          </w:rPr>
        </w:r>
        <w:r w:rsidR="00036893">
          <w:rPr>
            <w:webHidden/>
          </w:rPr>
          <w:fldChar w:fldCharType="separate"/>
        </w:r>
        <w:r w:rsidR="00036893">
          <w:rPr>
            <w:webHidden/>
          </w:rPr>
          <w:t>80</w:t>
        </w:r>
        <w:r w:rsidR="00036893">
          <w:rPr>
            <w:webHidden/>
          </w:rPr>
          <w:fldChar w:fldCharType="end"/>
        </w:r>
      </w:hyperlink>
    </w:p>
    <w:p w14:paraId="2AD3DB32" w14:textId="09C37095"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1" w:history="1">
        <w:r w:rsidR="00036893" w:rsidRPr="00946166">
          <w:rPr>
            <w:rStyle w:val="Hyperlink"/>
          </w:rPr>
          <w:t>Table 28 – Operations capability verb actions</w:t>
        </w:r>
        <w:r w:rsidR="00036893">
          <w:rPr>
            <w:webHidden/>
          </w:rPr>
          <w:tab/>
        </w:r>
        <w:r w:rsidR="00036893">
          <w:rPr>
            <w:webHidden/>
          </w:rPr>
          <w:fldChar w:fldCharType="begin"/>
        </w:r>
        <w:r w:rsidR="00036893">
          <w:rPr>
            <w:webHidden/>
          </w:rPr>
          <w:instrText xml:space="preserve"> PAGEREF _Toc483857381 \h </w:instrText>
        </w:r>
        <w:r w:rsidR="00036893">
          <w:rPr>
            <w:webHidden/>
          </w:rPr>
        </w:r>
        <w:r w:rsidR="00036893">
          <w:rPr>
            <w:webHidden/>
          </w:rPr>
          <w:fldChar w:fldCharType="separate"/>
        </w:r>
        <w:r w:rsidR="00036893">
          <w:rPr>
            <w:webHidden/>
          </w:rPr>
          <w:t>81</w:t>
        </w:r>
        <w:r w:rsidR="00036893">
          <w:rPr>
            <w:webHidden/>
          </w:rPr>
          <w:fldChar w:fldCharType="end"/>
        </w:r>
      </w:hyperlink>
    </w:p>
    <w:p w14:paraId="1C8CD7A5" w14:textId="709D53EC"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2" w:history="1">
        <w:r w:rsidR="00036893" w:rsidRPr="00946166">
          <w:rPr>
            <w:rStyle w:val="Hyperlink"/>
          </w:rPr>
          <w:t>Table 29 – Operations capability element definitions for GET verb</w:t>
        </w:r>
        <w:r w:rsidR="00036893">
          <w:rPr>
            <w:webHidden/>
          </w:rPr>
          <w:tab/>
        </w:r>
        <w:r w:rsidR="00036893">
          <w:rPr>
            <w:webHidden/>
          </w:rPr>
          <w:fldChar w:fldCharType="begin"/>
        </w:r>
        <w:r w:rsidR="00036893">
          <w:rPr>
            <w:webHidden/>
          </w:rPr>
          <w:instrText xml:space="preserve"> PAGEREF _Toc483857382 \h </w:instrText>
        </w:r>
        <w:r w:rsidR="00036893">
          <w:rPr>
            <w:webHidden/>
          </w:rPr>
        </w:r>
        <w:r w:rsidR="00036893">
          <w:rPr>
            <w:webHidden/>
          </w:rPr>
          <w:fldChar w:fldCharType="separate"/>
        </w:r>
        <w:r w:rsidR="00036893">
          <w:rPr>
            <w:webHidden/>
          </w:rPr>
          <w:t>82</w:t>
        </w:r>
        <w:r w:rsidR="00036893">
          <w:rPr>
            <w:webHidden/>
          </w:rPr>
          <w:fldChar w:fldCharType="end"/>
        </w:r>
      </w:hyperlink>
    </w:p>
    <w:p w14:paraId="62399D8C" w14:textId="46920B59"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3" w:history="1">
        <w:r w:rsidR="00036893" w:rsidRPr="00946166">
          <w:rPr>
            <w:rStyle w:val="Hyperlink"/>
          </w:rPr>
          <w:t>Table 30 – Operations definition verb actions</w:t>
        </w:r>
        <w:r w:rsidR="00036893">
          <w:rPr>
            <w:webHidden/>
          </w:rPr>
          <w:tab/>
        </w:r>
        <w:r w:rsidR="00036893">
          <w:rPr>
            <w:webHidden/>
          </w:rPr>
          <w:fldChar w:fldCharType="begin"/>
        </w:r>
        <w:r w:rsidR="00036893">
          <w:rPr>
            <w:webHidden/>
          </w:rPr>
          <w:instrText xml:space="preserve"> PAGEREF _Toc483857383 \h </w:instrText>
        </w:r>
        <w:r w:rsidR="00036893">
          <w:rPr>
            <w:webHidden/>
          </w:rPr>
        </w:r>
        <w:r w:rsidR="00036893">
          <w:rPr>
            <w:webHidden/>
          </w:rPr>
          <w:fldChar w:fldCharType="separate"/>
        </w:r>
        <w:r w:rsidR="00036893">
          <w:rPr>
            <w:webHidden/>
          </w:rPr>
          <w:t>84</w:t>
        </w:r>
        <w:r w:rsidR="00036893">
          <w:rPr>
            <w:webHidden/>
          </w:rPr>
          <w:fldChar w:fldCharType="end"/>
        </w:r>
      </w:hyperlink>
    </w:p>
    <w:p w14:paraId="575DDE12" w14:textId="1631E7D4"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4" w:history="1">
        <w:r w:rsidR="00036893" w:rsidRPr="00946166">
          <w:rPr>
            <w:rStyle w:val="Hyperlink"/>
          </w:rPr>
          <w:t>Table 31 - Operations schedule verb actions</w:t>
        </w:r>
        <w:r w:rsidR="00036893">
          <w:rPr>
            <w:webHidden/>
          </w:rPr>
          <w:tab/>
        </w:r>
        <w:r w:rsidR="00036893">
          <w:rPr>
            <w:webHidden/>
          </w:rPr>
          <w:fldChar w:fldCharType="begin"/>
        </w:r>
        <w:r w:rsidR="00036893">
          <w:rPr>
            <w:webHidden/>
          </w:rPr>
          <w:instrText xml:space="preserve"> PAGEREF _Toc483857384 \h </w:instrText>
        </w:r>
        <w:r w:rsidR="00036893">
          <w:rPr>
            <w:webHidden/>
          </w:rPr>
        </w:r>
        <w:r w:rsidR="00036893">
          <w:rPr>
            <w:webHidden/>
          </w:rPr>
          <w:fldChar w:fldCharType="separate"/>
        </w:r>
        <w:r w:rsidR="00036893">
          <w:rPr>
            <w:webHidden/>
          </w:rPr>
          <w:t>86</w:t>
        </w:r>
        <w:r w:rsidR="00036893">
          <w:rPr>
            <w:webHidden/>
          </w:rPr>
          <w:fldChar w:fldCharType="end"/>
        </w:r>
      </w:hyperlink>
    </w:p>
    <w:p w14:paraId="471D4D0D" w14:textId="6F2277E1"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5" w:history="1">
        <w:r w:rsidR="00036893" w:rsidRPr="00946166">
          <w:rPr>
            <w:rStyle w:val="Hyperlink"/>
          </w:rPr>
          <w:t>Table 32 – Operations schedule element definitions for GET verb</w:t>
        </w:r>
        <w:r w:rsidR="00036893">
          <w:rPr>
            <w:webHidden/>
          </w:rPr>
          <w:tab/>
        </w:r>
        <w:r w:rsidR="00036893">
          <w:rPr>
            <w:webHidden/>
          </w:rPr>
          <w:fldChar w:fldCharType="begin"/>
        </w:r>
        <w:r w:rsidR="00036893">
          <w:rPr>
            <w:webHidden/>
          </w:rPr>
          <w:instrText xml:space="preserve"> PAGEREF _Toc483857385 \h </w:instrText>
        </w:r>
        <w:r w:rsidR="00036893">
          <w:rPr>
            <w:webHidden/>
          </w:rPr>
        </w:r>
        <w:r w:rsidR="00036893">
          <w:rPr>
            <w:webHidden/>
          </w:rPr>
          <w:fldChar w:fldCharType="separate"/>
        </w:r>
        <w:r w:rsidR="00036893">
          <w:rPr>
            <w:webHidden/>
          </w:rPr>
          <w:t>88</w:t>
        </w:r>
        <w:r w:rsidR="00036893">
          <w:rPr>
            <w:webHidden/>
          </w:rPr>
          <w:fldChar w:fldCharType="end"/>
        </w:r>
      </w:hyperlink>
    </w:p>
    <w:p w14:paraId="4A21D6DF" w14:textId="1F2C519E"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6" w:history="1">
        <w:r w:rsidR="00036893" w:rsidRPr="00946166">
          <w:rPr>
            <w:rStyle w:val="Hyperlink"/>
          </w:rPr>
          <w:t>Table 33 – Operations Performance verb actions</w:t>
        </w:r>
        <w:r w:rsidR="00036893">
          <w:rPr>
            <w:webHidden/>
          </w:rPr>
          <w:tab/>
        </w:r>
        <w:r w:rsidR="00036893">
          <w:rPr>
            <w:webHidden/>
          </w:rPr>
          <w:fldChar w:fldCharType="begin"/>
        </w:r>
        <w:r w:rsidR="00036893">
          <w:rPr>
            <w:webHidden/>
          </w:rPr>
          <w:instrText xml:space="preserve"> PAGEREF _Toc483857386 \h </w:instrText>
        </w:r>
        <w:r w:rsidR="00036893">
          <w:rPr>
            <w:webHidden/>
          </w:rPr>
        </w:r>
        <w:r w:rsidR="00036893">
          <w:rPr>
            <w:webHidden/>
          </w:rPr>
          <w:fldChar w:fldCharType="separate"/>
        </w:r>
        <w:r w:rsidR="00036893">
          <w:rPr>
            <w:webHidden/>
          </w:rPr>
          <w:t>89</w:t>
        </w:r>
        <w:r w:rsidR="00036893">
          <w:rPr>
            <w:webHidden/>
          </w:rPr>
          <w:fldChar w:fldCharType="end"/>
        </w:r>
      </w:hyperlink>
    </w:p>
    <w:p w14:paraId="0F3CF91D" w14:textId="5CC764E9"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7" w:history="1">
        <w:r w:rsidR="00036893" w:rsidRPr="00946166">
          <w:rPr>
            <w:rStyle w:val="Hyperlink"/>
          </w:rPr>
          <w:t>Table 34 – Operations Performance definitions for GET verb</w:t>
        </w:r>
        <w:r w:rsidR="00036893">
          <w:rPr>
            <w:webHidden/>
          </w:rPr>
          <w:tab/>
        </w:r>
        <w:r w:rsidR="00036893">
          <w:rPr>
            <w:webHidden/>
          </w:rPr>
          <w:fldChar w:fldCharType="begin"/>
        </w:r>
        <w:r w:rsidR="00036893">
          <w:rPr>
            <w:webHidden/>
          </w:rPr>
          <w:instrText xml:space="preserve"> PAGEREF _Toc483857387 \h </w:instrText>
        </w:r>
        <w:r w:rsidR="00036893">
          <w:rPr>
            <w:webHidden/>
          </w:rPr>
        </w:r>
        <w:r w:rsidR="00036893">
          <w:rPr>
            <w:webHidden/>
          </w:rPr>
          <w:fldChar w:fldCharType="separate"/>
        </w:r>
        <w:r w:rsidR="00036893">
          <w:rPr>
            <w:webHidden/>
          </w:rPr>
          <w:t>90</w:t>
        </w:r>
        <w:r w:rsidR="00036893">
          <w:rPr>
            <w:webHidden/>
          </w:rPr>
          <w:fldChar w:fldCharType="end"/>
        </w:r>
      </w:hyperlink>
    </w:p>
    <w:p w14:paraId="312D87AE" w14:textId="1884EB22"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8" w:history="1">
        <w:r w:rsidR="00036893" w:rsidRPr="00946166">
          <w:rPr>
            <w:rStyle w:val="Hyperlink"/>
          </w:rPr>
          <w:t>Table 35 – Resource Relationship Network verb actions</w:t>
        </w:r>
        <w:r w:rsidR="00036893">
          <w:rPr>
            <w:webHidden/>
          </w:rPr>
          <w:tab/>
        </w:r>
        <w:r w:rsidR="00036893">
          <w:rPr>
            <w:webHidden/>
          </w:rPr>
          <w:fldChar w:fldCharType="begin"/>
        </w:r>
        <w:r w:rsidR="00036893">
          <w:rPr>
            <w:webHidden/>
          </w:rPr>
          <w:instrText xml:space="preserve"> PAGEREF _Toc483857388 \h </w:instrText>
        </w:r>
        <w:r w:rsidR="00036893">
          <w:rPr>
            <w:webHidden/>
          </w:rPr>
        </w:r>
        <w:r w:rsidR="00036893">
          <w:rPr>
            <w:webHidden/>
          </w:rPr>
          <w:fldChar w:fldCharType="separate"/>
        </w:r>
        <w:r w:rsidR="00036893">
          <w:rPr>
            <w:webHidden/>
          </w:rPr>
          <w:t>91</w:t>
        </w:r>
        <w:r w:rsidR="00036893">
          <w:rPr>
            <w:webHidden/>
          </w:rPr>
          <w:fldChar w:fldCharType="end"/>
        </w:r>
      </w:hyperlink>
    </w:p>
    <w:p w14:paraId="3ABAF641" w14:textId="5F189EFA"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89" w:history="1">
        <w:r w:rsidR="00036893" w:rsidRPr="00946166">
          <w:rPr>
            <w:rStyle w:val="Hyperlink"/>
          </w:rPr>
          <w:t>Table 36 – Resource Relationship Connection Type verb actions</w:t>
        </w:r>
        <w:r w:rsidR="00036893">
          <w:rPr>
            <w:webHidden/>
          </w:rPr>
          <w:tab/>
        </w:r>
        <w:r w:rsidR="00036893">
          <w:rPr>
            <w:webHidden/>
          </w:rPr>
          <w:fldChar w:fldCharType="begin"/>
        </w:r>
        <w:r w:rsidR="00036893">
          <w:rPr>
            <w:webHidden/>
          </w:rPr>
          <w:instrText xml:space="preserve"> PAGEREF _Toc483857389 \h </w:instrText>
        </w:r>
        <w:r w:rsidR="00036893">
          <w:rPr>
            <w:webHidden/>
          </w:rPr>
        </w:r>
        <w:r w:rsidR="00036893">
          <w:rPr>
            <w:webHidden/>
          </w:rPr>
          <w:fldChar w:fldCharType="separate"/>
        </w:r>
        <w:r w:rsidR="00036893">
          <w:rPr>
            <w:webHidden/>
          </w:rPr>
          <w:t>92</w:t>
        </w:r>
        <w:r w:rsidR="00036893">
          <w:rPr>
            <w:webHidden/>
          </w:rPr>
          <w:fldChar w:fldCharType="end"/>
        </w:r>
      </w:hyperlink>
    </w:p>
    <w:p w14:paraId="3185DF80" w14:textId="310A30D9"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0" w:history="1">
        <w:r w:rsidR="00036893" w:rsidRPr="00946166">
          <w:rPr>
            <w:rStyle w:val="Hyperlink"/>
          </w:rPr>
          <w:t>Table 37 – Work alert definition additional attributes</w:t>
        </w:r>
        <w:r w:rsidR="00036893">
          <w:rPr>
            <w:webHidden/>
          </w:rPr>
          <w:tab/>
        </w:r>
        <w:r w:rsidR="00036893">
          <w:rPr>
            <w:webHidden/>
          </w:rPr>
          <w:fldChar w:fldCharType="begin"/>
        </w:r>
        <w:r w:rsidR="00036893">
          <w:rPr>
            <w:webHidden/>
          </w:rPr>
          <w:instrText xml:space="preserve"> PAGEREF _Toc483857390 \h </w:instrText>
        </w:r>
        <w:r w:rsidR="00036893">
          <w:rPr>
            <w:webHidden/>
          </w:rPr>
        </w:r>
        <w:r w:rsidR="00036893">
          <w:rPr>
            <w:webHidden/>
          </w:rPr>
          <w:fldChar w:fldCharType="separate"/>
        </w:r>
        <w:r w:rsidR="00036893">
          <w:rPr>
            <w:webHidden/>
          </w:rPr>
          <w:t>94</w:t>
        </w:r>
        <w:r w:rsidR="00036893">
          <w:rPr>
            <w:webHidden/>
          </w:rPr>
          <w:fldChar w:fldCharType="end"/>
        </w:r>
      </w:hyperlink>
    </w:p>
    <w:p w14:paraId="77DBFAB4" w14:textId="178C0CAB"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1" w:history="1">
        <w:r w:rsidR="00036893" w:rsidRPr="00946166">
          <w:rPr>
            <w:rStyle w:val="Hyperlink"/>
          </w:rPr>
          <w:t>Table 38 – Work alert definition verb actions</w:t>
        </w:r>
        <w:r w:rsidR="00036893">
          <w:rPr>
            <w:webHidden/>
          </w:rPr>
          <w:tab/>
        </w:r>
        <w:r w:rsidR="00036893">
          <w:rPr>
            <w:webHidden/>
          </w:rPr>
          <w:fldChar w:fldCharType="begin"/>
        </w:r>
        <w:r w:rsidR="00036893">
          <w:rPr>
            <w:webHidden/>
          </w:rPr>
          <w:instrText xml:space="preserve"> PAGEREF _Toc483857391 \h </w:instrText>
        </w:r>
        <w:r w:rsidR="00036893">
          <w:rPr>
            <w:webHidden/>
          </w:rPr>
        </w:r>
        <w:r w:rsidR="00036893">
          <w:rPr>
            <w:webHidden/>
          </w:rPr>
          <w:fldChar w:fldCharType="separate"/>
        </w:r>
        <w:r w:rsidR="00036893">
          <w:rPr>
            <w:webHidden/>
          </w:rPr>
          <w:t>94</w:t>
        </w:r>
        <w:r w:rsidR="00036893">
          <w:rPr>
            <w:webHidden/>
          </w:rPr>
          <w:fldChar w:fldCharType="end"/>
        </w:r>
      </w:hyperlink>
    </w:p>
    <w:p w14:paraId="4D2DB6FD" w14:textId="7D994AD3"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2" w:history="1">
        <w:r w:rsidR="00036893" w:rsidRPr="00946166">
          <w:rPr>
            <w:rStyle w:val="Hyperlink"/>
          </w:rPr>
          <w:t>Table 39 – Work alert definition element definitions for GET verb</w:t>
        </w:r>
        <w:r w:rsidR="00036893">
          <w:rPr>
            <w:webHidden/>
          </w:rPr>
          <w:tab/>
        </w:r>
        <w:r w:rsidR="00036893">
          <w:rPr>
            <w:webHidden/>
          </w:rPr>
          <w:fldChar w:fldCharType="begin"/>
        </w:r>
        <w:r w:rsidR="00036893">
          <w:rPr>
            <w:webHidden/>
          </w:rPr>
          <w:instrText xml:space="preserve"> PAGEREF _Toc483857392 \h </w:instrText>
        </w:r>
        <w:r w:rsidR="00036893">
          <w:rPr>
            <w:webHidden/>
          </w:rPr>
        </w:r>
        <w:r w:rsidR="00036893">
          <w:rPr>
            <w:webHidden/>
          </w:rPr>
          <w:fldChar w:fldCharType="separate"/>
        </w:r>
        <w:r w:rsidR="00036893">
          <w:rPr>
            <w:webHidden/>
          </w:rPr>
          <w:t>95</w:t>
        </w:r>
        <w:r w:rsidR="00036893">
          <w:rPr>
            <w:webHidden/>
          </w:rPr>
          <w:fldChar w:fldCharType="end"/>
        </w:r>
      </w:hyperlink>
    </w:p>
    <w:p w14:paraId="6DD1DB74" w14:textId="341133F1"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3" w:history="1">
        <w:r w:rsidR="00036893" w:rsidRPr="00946166">
          <w:rPr>
            <w:rStyle w:val="Hyperlink"/>
          </w:rPr>
          <w:t>Table 40 – Work alert definition additional attributes</w:t>
        </w:r>
        <w:r w:rsidR="00036893">
          <w:rPr>
            <w:webHidden/>
          </w:rPr>
          <w:tab/>
        </w:r>
        <w:r w:rsidR="00036893">
          <w:rPr>
            <w:webHidden/>
          </w:rPr>
          <w:fldChar w:fldCharType="begin"/>
        </w:r>
        <w:r w:rsidR="00036893">
          <w:rPr>
            <w:webHidden/>
          </w:rPr>
          <w:instrText xml:space="preserve"> PAGEREF _Toc483857393 \h </w:instrText>
        </w:r>
        <w:r w:rsidR="00036893">
          <w:rPr>
            <w:webHidden/>
          </w:rPr>
        </w:r>
        <w:r w:rsidR="00036893">
          <w:rPr>
            <w:webHidden/>
          </w:rPr>
          <w:fldChar w:fldCharType="separate"/>
        </w:r>
        <w:r w:rsidR="00036893">
          <w:rPr>
            <w:webHidden/>
          </w:rPr>
          <w:t>96</w:t>
        </w:r>
        <w:r w:rsidR="00036893">
          <w:rPr>
            <w:webHidden/>
          </w:rPr>
          <w:fldChar w:fldCharType="end"/>
        </w:r>
      </w:hyperlink>
    </w:p>
    <w:p w14:paraId="26DCDF49" w14:textId="7EF879C5"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4" w:history="1">
        <w:r w:rsidR="00036893" w:rsidRPr="00946166">
          <w:rPr>
            <w:rStyle w:val="Hyperlink"/>
          </w:rPr>
          <w:t>Table 41 – Work alert verb actions</w:t>
        </w:r>
        <w:r w:rsidR="00036893">
          <w:rPr>
            <w:webHidden/>
          </w:rPr>
          <w:tab/>
        </w:r>
        <w:r w:rsidR="00036893">
          <w:rPr>
            <w:webHidden/>
          </w:rPr>
          <w:fldChar w:fldCharType="begin"/>
        </w:r>
        <w:r w:rsidR="00036893">
          <w:rPr>
            <w:webHidden/>
          </w:rPr>
          <w:instrText xml:space="preserve"> PAGEREF _Toc483857394 \h </w:instrText>
        </w:r>
        <w:r w:rsidR="00036893">
          <w:rPr>
            <w:webHidden/>
          </w:rPr>
        </w:r>
        <w:r w:rsidR="00036893">
          <w:rPr>
            <w:webHidden/>
          </w:rPr>
          <w:fldChar w:fldCharType="separate"/>
        </w:r>
        <w:r w:rsidR="00036893">
          <w:rPr>
            <w:webHidden/>
          </w:rPr>
          <w:t>96</w:t>
        </w:r>
        <w:r w:rsidR="00036893">
          <w:rPr>
            <w:webHidden/>
          </w:rPr>
          <w:fldChar w:fldCharType="end"/>
        </w:r>
      </w:hyperlink>
    </w:p>
    <w:p w14:paraId="026ECDF6" w14:textId="1AF84532"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5" w:history="1">
        <w:r w:rsidR="00036893" w:rsidRPr="00946166">
          <w:rPr>
            <w:rStyle w:val="Hyperlink"/>
          </w:rPr>
          <w:t>Table 42 – Work alert element definitions for GET verb</w:t>
        </w:r>
        <w:r w:rsidR="00036893">
          <w:rPr>
            <w:webHidden/>
          </w:rPr>
          <w:tab/>
        </w:r>
        <w:r w:rsidR="00036893">
          <w:rPr>
            <w:webHidden/>
          </w:rPr>
          <w:fldChar w:fldCharType="begin"/>
        </w:r>
        <w:r w:rsidR="00036893">
          <w:rPr>
            <w:webHidden/>
          </w:rPr>
          <w:instrText xml:space="preserve"> PAGEREF _Toc483857395 \h </w:instrText>
        </w:r>
        <w:r w:rsidR="00036893">
          <w:rPr>
            <w:webHidden/>
          </w:rPr>
        </w:r>
        <w:r w:rsidR="00036893">
          <w:rPr>
            <w:webHidden/>
          </w:rPr>
          <w:fldChar w:fldCharType="separate"/>
        </w:r>
        <w:r w:rsidR="00036893">
          <w:rPr>
            <w:webHidden/>
          </w:rPr>
          <w:t>97</w:t>
        </w:r>
        <w:r w:rsidR="00036893">
          <w:rPr>
            <w:webHidden/>
          </w:rPr>
          <w:fldChar w:fldCharType="end"/>
        </w:r>
      </w:hyperlink>
    </w:p>
    <w:p w14:paraId="6FE0130E" w14:textId="58BB2083"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6" w:history="1">
        <w:r w:rsidR="00036893" w:rsidRPr="00946166">
          <w:rPr>
            <w:rStyle w:val="Hyperlink"/>
          </w:rPr>
          <w:t>Table 43 – Work calendar definition verb actions</w:t>
        </w:r>
        <w:r w:rsidR="00036893">
          <w:rPr>
            <w:webHidden/>
          </w:rPr>
          <w:tab/>
        </w:r>
        <w:r w:rsidR="00036893">
          <w:rPr>
            <w:webHidden/>
          </w:rPr>
          <w:fldChar w:fldCharType="begin"/>
        </w:r>
        <w:r w:rsidR="00036893">
          <w:rPr>
            <w:webHidden/>
          </w:rPr>
          <w:instrText xml:space="preserve"> PAGEREF _Toc483857396 \h </w:instrText>
        </w:r>
        <w:r w:rsidR="00036893">
          <w:rPr>
            <w:webHidden/>
          </w:rPr>
        </w:r>
        <w:r w:rsidR="00036893">
          <w:rPr>
            <w:webHidden/>
          </w:rPr>
          <w:fldChar w:fldCharType="separate"/>
        </w:r>
        <w:r w:rsidR="00036893">
          <w:rPr>
            <w:webHidden/>
          </w:rPr>
          <w:t>98</w:t>
        </w:r>
        <w:r w:rsidR="00036893">
          <w:rPr>
            <w:webHidden/>
          </w:rPr>
          <w:fldChar w:fldCharType="end"/>
        </w:r>
      </w:hyperlink>
    </w:p>
    <w:p w14:paraId="0248053D" w14:textId="0DD417AB"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7" w:history="1">
        <w:r w:rsidR="00036893" w:rsidRPr="00946166">
          <w:rPr>
            <w:rStyle w:val="Hyperlink"/>
          </w:rPr>
          <w:t>Table 44 – Work calendar verb actions</w:t>
        </w:r>
        <w:r w:rsidR="00036893">
          <w:rPr>
            <w:webHidden/>
          </w:rPr>
          <w:tab/>
        </w:r>
        <w:r w:rsidR="00036893">
          <w:rPr>
            <w:webHidden/>
          </w:rPr>
          <w:fldChar w:fldCharType="begin"/>
        </w:r>
        <w:r w:rsidR="00036893">
          <w:rPr>
            <w:webHidden/>
          </w:rPr>
          <w:instrText xml:space="preserve"> PAGEREF _Toc483857397 \h </w:instrText>
        </w:r>
        <w:r w:rsidR="00036893">
          <w:rPr>
            <w:webHidden/>
          </w:rPr>
        </w:r>
        <w:r w:rsidR="00036893">
          <w:rPr>
            <w:webHidden/>
          </w:rPr>
          <w:fldChar w:fldCharType="separate"/>
        </w:r>
        <w:r w:rsidR="00036893">
          <w:rPr>
            <w:webHidden/>
          </w:rPr>
          <w:t>98</w:t>
        </w:r>
        <w:r w:rsidR="00036893">
          <w:rPr>
            <w:webHidden/>
          </w:rPr>
          <w:fldChar w:fldCharType="end"/>
        </w:r>
      </w:hyperlink>
    </w:p>
    <w:p w14:paraId="1FFDB706" w14:textId="3D992C87"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8" w:history="1">
        <w:r w:rsidR="00036893" w:rsidRPr="00946166">
          <w:rPr>
            <w:rStyle w:val="Hyperlink"/>
          </w:rPr>
          <w:t>Table 45 – Work capability verb actions</w:t>
        </w:r>
        <w:r w:rsidR="00036893">
          <w:rPr>
            <w:webHidden/>
          </w:rPr>
          <w:tab/>
        </w:r>
        <w:r w:rsidR="00036893">
          <w:rPr>
            <w:webHidden/>
          </w:rPr>
          <w:fldChar w:fldCharType="begin"/>
        </w:r>
        <w:r w:rsidR="00036893">
          <w:rPr>
            <w:webHidden/>
          </w:rPr>
          <w:instrText xml:space="preserve"> PAGEREF _Toc483857398 \h </w:instrText>
        </w:r>
        <w:r w:rsidR="00036893">
          <w:rPr>
            <w:webHidden/>
          </w:rPr>
        </w:r>
        <w:r w:rsidR="00036893">
          <w:rPr>
            <w:webHidden/>
          </w:rPr>
          <w:fldChar w:fldCharType="separate"/>
        </w:r>
        <w:r w:rsidR="00036893">
          <w:rPr>
            <w:webHidden/>
          </w:rPr>
          <w:t>100</w:t>
        </w:r>
        <w:r w:rsidR="00036893">
          <w:rPr>
            <w:webHidden/>
          </w:rPr>
          <w:fldChar w:fldCharType="end"/>
        </w:r>
      </w:hyperlink>
    </w:p>
    <w:p w14:paraId="63632E0E" w14:textId="4B38BF00" w:rsidR="00036893" w:rsidRDefault="00E44D0F">
      <w:pPr>
        <w:pStyle w:val="TableofFigures"/>
        <w:rPr>
          <w:rFonts w:asciiTheme="minorHAnsi" w:eastAsiaTheme="minorEastAsia" w:hAnsiTheme="minorHAnsi" w:cstheme="minorBidi"/>
          <w:spacing w:val="0"/>
          <w:sz w:val="22"/>
          <w:szCs w:val="22"/>
          <w:lang w:val="en-AU" w:eastAsia="en-AU"/>
        </w:rPr>
      </w:pPr>
      <w:hyperlink w:anchor="_Toc483857399" w:history="1">
        <w:r w:rsidR="00036893" w:rsidRPr="00946166">
          <w:rPr>
            <w:rStyle w:val="Hyperlink"/>
          </w:rPr>
          <w:t>Table 46 – Work capability element definitions for GET verb</w:t>
        </w:r>
        <w:r w:rsidR="00036893">
          <w:rPr>
            <w:webHidden/>
          </w:rPr>
          <w:tab/>
        </w:r>
        <w:r w:rsidR="00036893">
          <w:rPr>
            <w:webHidden/>
          </w:rPr>
          <w:fldChar w:fldCharType="begin"/>
        </w:r>
        <w:r w:rsidR="00036893">
          <w:rPr>
            <w:webHidden/>
          </w:rPr>
          <w:instrText xml:space="preserve"> PAGEREF _Toc483857399 \h </w:instrText>
        </w:r>
        <w:r w:rsidR="00036893">
          <w:rPr>
            <w:webHidden/>
          </w:rPr>
        </w:r>
        <w:r w:rsidR="00036893">
          <w:rPr>
            <w:webHidden/>
          </w:rPr>
          <w:fldChar w:fldCharType="separate"/>
        </w:r>
        <w:r w:rsidR="00036893">
          <w:rPr>
            <w:webHidden/>
          </w:rPr>
          <w:t>101</w:t>
        </w:r>
        <w:r w:rsidR="00036893">
          <w:rPr>
            <w:webHidden/>
          </w:rPr>
          <w:fldChar w:fldCharType="end"/>
        </w:r>
      </w:hyperlink>
    </w:p>
    <w:p w14:paraId="6EEACDDD" w14:textId="09E9A75B"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0" w:history="1">
        <w:r w:rsidR="00036893" w:rsidRPr="00946166">
          <w:rPr>
            <w:rStyle w:val="Hyperlink"/>
          </w:rPr>
          <w:t>Table 47 – Work master verb actions</w:t>
        </w:r>
        <w:r w:rsidR="00036893">
          <w:rPr>
            <w:webHidden/>
          </w:rPr>
          <w:tab/>
        </w:r>
        <w:r w:rsidR="00036893">
          <w:rPr>
            <w:webHidden/>
          </w:rPr>
          <w:fldChar w:fldCharType="begin"/>
        </w:r>
        <w:r w:rsidR="00036893">
          <w:rPr>
            <w:webHidden/>
          </w:rPr>
          <w:instrText xml:space="preserve"> PAGEREF _Toc483857400 \h </w:instrText>
        </w:r>
        <w:r w:rsidR="00036893">
          <w:rPr>
            <w:webHidden/>
          </w:rPr>
        </w:r>
        <w:r w:rsidR="00036893">
          <w:rPr>
            <w:webHidden/>
          </w:rPr>
          <w:fldChar w:fldCharType="separate"/>
        </w:r>
        <w:r w:rsidR="00036893">
          <w:rPr>
            <w:webHidden/>
          </w:rPr>
          <w:t>103</w:t>
        </w:r>
        <w:r w:rsidR="00036893">
          <w:rPr>
            <w:webHidden/>
          </w:rPr>
          <w:fldChar w:fldCharType="end"/>
        </w:r>
      </w:hyperlink>
    </w:p>
    <w:p w14:paraId="40E87E03" w14:textId="4D72143F"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1" w:history="1">
        <w:r w:rsidR="00036893" w:rsidRPr="00946166">
          <w:rPr>
            <w:rStyle w:val="Hyperlink"/>
          </w:rPr>
          <w:t>Table 48 – Work directive verb actions</w:t>
        </w:r>
        <w:r w:rsidR="00036893">
          <w:rPr>
            <w:webHidden/>
          </w:rPr>
          <w:tab/>
        </w:r>
        <w:r w:rsidR="00036893">
          <w:rPr>
            <w:webHidden/>
          </w:rPr>
          <w:fldChar w:fldCharType="begin"/>
        </w:r>
        <w:r w:rsidR="00036893">
          <w:rPr>
            <w:webHidden/>
          </w:rPr>
          <w:instrText xml:space="preserve"> PAGEREF _Toc483857401 \h </w:instrText>
        </w:r>
        <w:r w:rsidR="00036893">
          <w:rPr>
            <w:webHidden/>
          </w:rPr>
        </w:r>
        <w:r w:rsidR="00036893">
          <w:rPr>
            <w:webHidden/>
          </w:rPr>
          <w:fldChar w:fldCharType="separate"/>
        </w:r>
        <w:r w:rsidR="00036893">
          <w:rPr>
            <w:webHidden/>
          </w:rPr>
          <w:t>104</w:t>
        </w:r>
        <w:r w:rsidR="00036893">
          <w:rPr>
            <w:webHidden/>
          </w:rPr>
          <w:fldChar w:fldCharType="end"/>
        </w:r>
      </w:hyperlink>
    </w:p>
    <w:p w14:paraId="32371421" w14:textId="3F3F965C"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2" w:history="1">
        <w:r w:rsidR="00036893" w:rsidRPr="00946166">
          <w:rPr>
            <w:rStyle w:val="Hyperlink"/>
          </w:rPr>
          <w:t>Table 49 – Work record verb actions</w:t>
        </w:r>
        <w:r w:rsidR="00036893">
          <w:rPr>
            <w:webHidden/>
          </w:rPr>
          <w:tab/>
        </w:r>
        <w:r w:rsidR="00036893">
          <w:rPr>
            <w:webHidden/>
          </w:rPr>
          <w:fldChar w:fldCharType="begin"/>
        </w:r>
        <w:r w:rsidR="00036893">
          <w:rPr>
            <w:webHidden/>
          </w:rPr>
          <w:instrText xml:space="preserve"> PAGEREF _Toc483857402 \h </w:instrText>
        </w:r>
        <w:r w:rsidR="00036893">
          <w:rPr>
            <w:webHidden/>
          </w:rPr>
        </w:r>
        <w:r w:rsidR="00036893">
          <w:rPr>
            <w:webHidden/>
          </w:rPr>
          <w:fldChar w:fldCharType="separate"/>
        </w:r>
        <w:r w:rsidR="00036893">
          <w:rPr>
            <w:webHidden/>
          </w:rPr>
          <w:t>105</w:t>
        </w:r>
        <w:r w:rsidR="00036893">
          <w:rPr>
            <w:webHidden/>
          </w:rPr>
          <w:fldChar w:fldCharType="end"/>
        </w:r>
      </w:hyperlink>
    </w:p>
    <w:p w14:paraId="060C0411" w14:textId="381D04B6"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3" w:history="1">
        <w:r w:rsidR="00036893" w:rsidRPr="00946166">
          <w:rPr>
            <w:rStyle w:val="Hyperlink"/>
          </w:rPr>
          <w:t>Table 50 – Work Schedule verb actions</w:t>
        </w:r>
        <w:r w:rsidR="00036893">
          <w:rPr>
            <w:webHidden/>
          </w:rPr>
          <w:tab/>
        </w:r>
        <w:r w:rsidR="00036893">
          <w:rPr>
            <w:webHidden/>
          </w:rPr>
          <w:fldChar w:fldCharType="begin"/>
        </w:r>
        <w:r w:rsidR="00036893">
          <w:rPr>
            <w:webHidden/>
          </w:rPr>
          <w:instrText xml:space="preserve"> PAGEREF _Toc483857403 \h </w:instrText>
        </w:r>
        <w:r w:rsidR="00036893">
          <w:rPr>
            <w:webHidden/>
          </w:rPr>
        </w:r>
        <w:r w:rsidR="00036893">
          <w:rPr>
            <w:webHidden/>
          </w:rPr>
          <w:fldChar w:fldCharType="separate"/>
        </w:r>
        <w:r w:rsidR="00036893">
          <w:rPr>
            <w:webHidden/>
          </w:rPr>
          <w:t>107</w:t>
        </w:r>
        <w:r w:rsidR="00036893">
          <w:rPr>
            <w:webHidden/>
          </w:rPr>
          <w:fldChar w:fldCharType="end"/>
        </w:r>
      </w:hyperlink>
    </w:p>
    <w:p w14:paraId="1604BDFF" w14:textId="1C63E8CE"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4" w:history="1">
        <w:r w:rsidR="00036893" w:rsidRPr="00946166">
          <w:rPr>
            <w:rStyle w:val="Hyperlink"/>
          </w:rPr>
          <w:t>Table 51 – Job List verb actions</w:t>
        </w:r>
        <w:r w:rsidR="00036893">
          <w:rPr>
            <w:webHidden/>
          </w:rPr>
          <w:tab/>
        </w:r>
        <w:r w:rsidR="00036893">
          <w:rPr>
            <w:webHidden/>
          </w:rPr>
          <w:fldChar w:fldCharType="begin"/>
        </w:r>
        <w:r w:rsidR="00036893">
          <w:rPr>
            <w:webHidden/>
          </w:rPr>
          <w:instrText xml:space="preserve"> PAGEREF _Toc483857404 \h </w:instrText>
        </w:r>
        <w:r w:rsidR="00036893">
          <w:rPr>
            <w:webHidden/>
          </w:rPr>
        </w:r>
        <w:r w:rsidR="00036893">
          <w:rPr>
            <w:webHidden/>
          </w:rPr>
          <w:fldChar w:fldCharType="separate"/>
        </w:r>
        <w:r w:rsidR="00036893">
          <w:rPr>
            <w:webHidden/>
          </w:rPr>
          <w:t>108</w:t>
        </w:r>
        <w:r w:rsidR="00036893">
          <w:rPr>
            <w:webHidden/>
          </w:rPr>
          <w:fldChar w:fldCharType="end"/>
        </w:r>
      </w:hyperlink>
    </w:p>
    <w:p w14:paraId="4EF98D7E" w14:textId="7E0DB9C3"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5" w:history="1">
        <w:r w:rsidR="00036893" w:rsidRPr="00946166">
          <w:rPr>
            <w:rStyle w:val="Hyperlink"/>
          </w:rPr>
          <w:t>Table 52 – Work Schedule and Job List element definitions for GET verb</w:t>
        </w:r>
        <w:r w:rsidR="00036893">
          <w:rPr>
            <w:webHidden/>
          </w:rPr>
          <w:tab/>
        </w:r>
        <w:r w:rsidR="00036893">
          <w:rPr>
            <w:webHidden/>
          </w:rPr>
          <w:fldChar w:fldCharType="begin"/>
        </w:r>
        <w:r w:rsidR="00036893">
          <w:rPr>
            <w:webHidden/>
          </w:rPr>
          <w:instrText xml:space="preserve"> PAGEREF _Toc483857405 \h </w:instrText>
        </w:r>
        <w:r w:rsidR="00036893">
          <w:rPr>
            <w:webHidden/>
          </w:rPr>
        </w:r>
        <w:r w:rsidR="00036893">
          <w:rPr>
            <w:webHidden/>
          </w:rPr>
          <w:fldChar w:fldCharType="separate"/>
        </w:r>
        <w:r w:rsidR="00036893">
          <w:rPr>
            <w:webHidden/>
          </w:rPr>
          <w:t>109</w:t>
        </w:r>
        <w:r w:rsidR="00036893">
          <w:rPr>
            <w:webHidden/>
          </w:rPr>
          <w:fldChar w:fldCharType="end"/>
        </w:r>
      </w:hyperlink>
    </w:p>
    <w:p w14:paraId="56B5FAE8" w14:textId="7F61D5E1"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6" w:history="1">
        <w:r w:rsidR="00036893" w:rsidRPr="00946166">
          <w:rPr>
            <w:rStyle w:val="Hyperlink"/>
          </w:rPr>
          <w:t>Table 53 – Work performance verb actions</w:t>
        </w:r>
        <w:r w:rsidR="00036893">
          <w:rPr>
            <w:webHidden/>
          </w:rPr>
          <w:tab/>
        </w:r>
        <w:r w:rsidR="00036893">
          <w:rPr>
            <w:webHidden/>
          </w:rPr>
          <w:fldChar w:fldCharType="begin"/>
        </w:r>
        <w:r w:rsidR="00036893">
          <w:rPr>
            <w:webHidden/>
          </w:rPr>
          <w:instrText xml:space="preserve"> PAGEREF _Toc483857406 \h </w:instrText>
        </w:r>
        <w:r w:rsidR="00036893">
          <w:rPr>
            <w:webHidden/>
          </w:rPr>
        </w:r>
        <w:r w:rsidR="00036893">
          <w:rPr>
            <w:webHidden/>
          </w:rPr>
          <w:fldChar w:fldCharType="separate"/>
        </w:r>
        <w:r w:rsidR="00036893">
          <w:rPr>
            <w:webHidden/>
          </w:rPr>
          <w:t>110</w:t>
        </w:r>
        <w:r w:rsidR="00036893">
          <w:rPr>
            <w:webHidden/>
          </w:rPr>
          <w:fldChar w:fldCharType="end"/>
        </w:r>
      </w:hyperlink>
    </w:p>
    <w:p w14:paraId="1E6771D9" w14:textId="27CF42EE"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7" w:history="1">
        <w:r w:rsidR="00036893" w:rsidRPr="00946166">
          <w:rPr>
            <w:rStyle w:val="Hyperlink"/>
          </w:rPr>
          <w:t>Table 54 – Work performance element definitions for GET verb</w:t>
        </w:r>
        <w:r w:rsidR="00036893">
          <w:rPr>
            <w:webHidden/>
          </w:rPr>
          <w:tab/>
        </w:r>
        <w:r w:rsidR="00036893">
          <w:rPr>
            <w:webHidden/>
          </w:rPr>
          <w:fldChar w:fldCharType="begin"/>
        </w:r>
        <w:r w:rsidR="00036893">
          <w:rPr>
            <w:webHidden/>
          </w:rPr>
          <w:instrText xml:space="preserve"> PAGEREF _Toc483857407 \h </w:instrText>
        </w:r>
        <w:r w:rsidR="00036893">
          <w:rPr>
            <w:webHidden/>
          </w:rPr>
        </w:r>
        <w:r w:rsidR="00036893">
          <w:rPr>
            <w:webHidden/>
          </w:rPr>
          <w:fldChar w:fldCharType="separate"/>
        </w:r>
        <w:r w:rsidR="00036893">
          <w:rPr>
            <w:webHidden/>
          </w:rPr>
          <w:t>111</w:t>
        </w:r>
        <w:r w:rsidR="00036893">
          <w:rPr>
            <w:webHidden/>
          </w:rPr>
          <w:fldChar w:fldCharType="end"/>
        </w:r>
      </w:hyperlink>
    </w:p>
    <w:p w14:paraId="018743F7" w14:textId="4ED79F65"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8" w:history="1">
        <w:r w:rsidR="00036893" w:rsidRPr="00946166">
          <w:rPr>
            <w:rStyle w:val="Hyperlink"/>
          </w:rPr>
          <w:t>Table 55 – Job response verb actions</w:t>
        </w:r>
        <w:r w:rsidR="00036893">
          <w:rPr>
            <w:webHidden/>
          </w:rPr>
          <w:tab/>
        </w:r>
        <w:r w:rsidR="00036893">
          <w:rPr>
            <w:webHidden/>
          </w:rPr>
          <w:fldChar w:fldCharType="begin"/>
        </w:r>
        <w:r w:rsidR="00036893">
          <w:rPr>
            <w:webHidden/>
          </w:rPr>
          <w:instrText xml:space="preserve"> PAGEREF _Toc483857408 \h </w:instrText>
        </w:r>
        <w:r w:rsidR="00036893">
          <w:rPr>
            <w:webHidden/>
          </w:rPr>
        </w:r>
        <w:r w:rsidR="00036893">
          <w:rPr>
            <w:webHidden/>
          </w:rPr>
          <w:fldChar w:fldCharType="separate"/>
        </w:r>
        <w:r w:rsidR="00036893">
          <w:rPr>
            <w:webHidden/>
          </w:rPr>
          <w:t>111</w:t>
        </w:r>
        <w:r w:rsidR="00036893">
          <w:rPr>
            <w:webHidden/>
          </w:rPr>
          <w:fldChar w:fldCharType="end"/>
        </w:r>
      </w:hyperlink>
    </w:p>
    <w:p w14:paraId="3D46FBB3" w14:textId="1B0E899F"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09" w:history="1">
        <w:r w:rsidR="00036893" w:rsidRPr="00946166">
          <w:rPr>
            <w:rStyle w:val="Hyperlink"/>
          </w:rPr>
          <w:t>Table 56 – Job response element definitions for GET verb</w:t>
        </w:r>
        <w:r w:rsidR="00036893">
          <w:rPr>
            <w:webHidden/>
          </w:rPr>
          <w:tab/>
        </w:r>
        <w:r w:rsidR="00036893">
          <w:rPr>
            <w:webHidden/>
          </w:rPr>
          <w:fldChar w:fldCharType="begin"/>
        </w:r>
        <w:r w:rsidR="00036893">
          <w:rPr>
            <w:webHidden/>
          </w:rPr>
          <w:instrText xml:space="preserve"> PAGEREF _Toc483857409 \h </w:instrText>
        </w:r>
        <w:r w:rsidR="00036893">
          <w:rPr>
            <w:webHidden/>
          </w:rPr>
        </w:r>
        <w:r w:rsidR="00036893">
          <w:rPr>
            <w:webHidden/>
          </w:rPr>
          <w:fldChar w:fldCharType="separate"/>
        </w:r>
        <w:r w:rsidR="00036893">
          <w:rPr>
            <w:webHidden/>
          </w:rPr>
          <w:t>112</w:t>
        </w:r>
        <w:r w:rsidR="00036893">
          <w:rPr>
            <w:webHidden/>
          </w:rPr>
          <w:fldChar w:fldCharType="end"/>
        </w:r>
      </w:hyperlink>
    </w:p>
    <w:p w14:paraId="6732D8DE" w14:textId="537A4C97"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0" w:history="1">
        <w:r w:rsidR="00036893" w:rsidRPr="00946166">
          <w:rPr>
            <w:rStyle w:val="Hyperlink"/>
          </w:rPr>
          <w:t>Table 57 – Job response list verb actions</w:t>
        </w:r>
        <w:r w:rsidR="00036893">
          <w:rPr>
            <w:webHidden/>
          </w:rPr>
          <w:tab/>
        </w:r>
        <w:r w:rsidR="00036893">
          <w:rPr>
            <w:webHidden/>
          </w:rPr>
          <w:fldChar w:fldCharType="begin"/>
        </w:r>
        <w:r w:rsidR="00036893">
          <w:rPr>
            <w:webHidden/>
          </w:rPr>
          <w:instrText xml:space="preserve"> PAGEREF _Toc483857410 \h </w:instrText>
        </w:r>
        <w:r w:rsidR="00036893">
          <w:rPr>
            <w:webHidden/>
          </w:rPr>
        </w:r>
        <w:r w:rsidR="00036893">
          <w:rPr>
            <w:webHidden/>
          </w:rPr>
          <w:fldChar w:fldCharType="separate"/>
        </w:r>
        <w:r w:rsidR="00036893">
          <w:rPr>
            <w:webHidden/>
          </w:rPr>
          <w:t>112</w:t>
        </w:r>
        <w:r w:rsidR="00036893">
          <w:rPr>
            <w:webHidden/>
          </w:rPr>
          <w:fldChar w:fldCharType="end"/>
        </w:r>
      </w:hyperlink>
    </w:p>
    <w:p w14:paraId="24B6B5F6" w14:textId="350316CA"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1" w:history="1">
        <w:r w:rsidR="00036893" w:rsidRPr="00946166">
          <w:rPr>
            <w:rStyle w:val="Hyperlink"/>
          </w:rPr>
          <w:t>Table 58 – Job response list element definitions for GET verb</w:t>
        </w:r>
        <w:r w:rsidR="00036893">
          <w:rPr>
            <w:webHidden/>
          </w:rPr>
          <w:tab/>
        </w:r>
        <w:r w:rsidR="00036893">
          <w:rPr>
            <w:webHidden/>
          </w:rPr>
          <w:fldChar w:fldCharType="begin"/>
        </w:r>
        <w:r w:rsidR="00036893">
          <w:rPr>
            <w:webHidden/>
          </w:rPr>
          <w:instrText xml:space="preserve"> PAGEREF _Toc483857411 \h </w:instrText>
        </w:r>
        <w:r w:rsidR="00036893">
          <w:rPr>
            <w:webHidden/>
          </w:rPr>
        </w:r>
        <w:r w:rsidR="00036893">
          <w:rPr>
            <w:webHidden/>
          </w:rPr>
          <w:fldChar w:fldCharType="separate"/>
        </w:r>
        <w:r w:rsidR="00036893">
          <w:rPr>
            <w:webHidden/>
          </w:rPr>
          <w:t>113</w:t>
        </w:r>
        <w:r w:rsidR="00036893">
          <w:rPr>
            <w:webHidden/>
          </w:rPr>
          <w:fldChar w:fldCharType="end"/>
        </w:r>
      </w:hyperlink>
    </w:p>
    <w:p w14:paraId="106F54C5" w14:textId="236639A4"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2" w:history="1">
        <w:r w:rsidR="00036893" w:rsidRPr="00946166">
          <w:rPr>
            <w:rStyle w:val="Hyperlink"/>
          </w:rPr>
          <w:t>Table 59 – Workflow Specification verb actions</w:t>
        </w:r>
        <w:r w:rsidR="00036893">
          <w:rPr>
            <w:webHidden/>
          </w:rPr>
          <w:tab/>
        </w:r>
        <w:r w:rsidR="00036893">
          <w:rPr>
            <w:webHidden/>
          </w:rPr>
          <w:fldChar w:fldCharType="begin"/>
        </w:r>
        <w:r w:rsidR="00036893">
          <w:rPr>
            <w:webHidden/>
          </w:rPr>
          <w:instrText xml:space="preserve"> PAGEREF _Toc483857412 \h </w:instrText>
        </w:r>
        <w:r w:rsidR="00036893">
          <w:rPr>
            <w:webHidden/>
          </w:rPr>
        </w:r>
        <w:r w:rsidR="00036893">
          <w:rPr>
            <w:webHidden/>
          </w:rPr>
          <w:fldChar w:fldCharType="separate"/>
        </w:r>
        <w:r w:rsidR="00036893">
          <w:rPr>
            <w:webHidden/>
          </w:rPr>
          <w:t>114</w:t>
        </w:r>
        <w:r w:rsidR="00036893">
          <w:rPr>
            <w:webHidden/>
          </w:rPr>
          <w:fldChar w:fldCharType="end"/>
        </w:r>
      </w:hyperlink>
    </w:p>
    <w:p w14:paraId="1A13B819" w14:textId="17BCAD26"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3" w:history="1">
        <w:r w:rsidR="00036893" w:rsidRPr="00946166">
          <w:rPr>
            <w:rStyle w:val="Hyperlink"/>
          </w:rPr>
          <w:t>Table 60 – Workflow Specification Type verb actions</w:t>
        </w:r>
        <w:r w:rsidR="00036893">
          <w:rPr>
            <w:webHidden/>
          </w:rPr>
          <w:tab/>
        </w:r>
        <w:r w:rsidR="00036893">
          <w:rPr>
            <w:webHidden/>
          </w:rPr>
          <w:fldChar w:fldCharType="begin"/>
        </w:r>
        <w:r w:rsidR="00036893">
          <w:rPr>
            <w:webHidden/>
          </w:rPr>
          <w:instrText xml:space="preserve"> PAGEREF _Toc483857413 \h </w:instrText>
        </w:r>
        <w:r w:rsidR="00036893">
          <w:rPr>
            <w:webHidden/>
          </w:rPr>
        </w:r>
        <w:r w:rsidR="00036893">
          <w:rPr>
            <w:webHidden/>
          </w:rPr>
          <w:fldChar w:fldCharType="separate"/>
        </w:r>
        <w:r w:rsidR="00036893">
          <w:rPr>
            <w:webHidden/>
          </w:rPr>
          <w:t>115</w:t>
        </w:r>
        <w:r w:rsidR="00036893">
          <w:rPr>
            <w:webHidden/>
          </w:rPr>
          <w:fldChar w:fldCharType="end"/>
        </w:r>
      </w:hyperlink>
    </w:p>
    <w:p w14:paraId="018A6935" w14:textId="34F2866A"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4" w:history="1">
        <w:r w:rsidR="00036893" w:rsidRPr="00946166">
          <w:rPr>
            <w:rStyle w:val="Hyperlink"/>
          </w:rPr>
          <w:t>Table 61 – Attributes of Transaction Profile</w:t>
        </w:r>
        <w:r w:rsidR="00036893">
          <w:rPr>
            <w:webHidden/>
          </w:rPr>
          <w:tab/>
        </w:r>
        <w:r w:rsidR="00036893">
          <w:rPr>
            <w:webHidden/>
          </w:rPr>
          <w:fldChar w:fldCharType="begin"/>
        </w:r>
        <w:r w:rsidR="00036893">
          <w:rPr>
            <w:webHidden/>
          </w:rPr>
          <w:instrText xml:space="preserve"> PAGEREF _Toc483857414 \h </w:instrText>
        </w:r>
        <w:r w:rsidR="00036893">
          <w:rPr>
            <w:webHidden/>
          </w:rPr>
        </w:r>
        <w:r w:rsidR="00036893">
          <w:rPr>
            <w:webHidden/>
          </w:rPr>
          <w:fldChar w:fldCharType="separate"/>
        </w:r>
        <w:r w:rsidR="00036893">
          <w:rPr>
            <w:webHidden/>
          </w:rPr>
          <w:t>116</w:t>
        </w:r>
        <w:r w:rsidR="00036893">
          <w:rPr>
            <w:webHidden/>
          </w:rPr>
          <w:fldChar w:fldCharType="end"/>
        </w:r>
      </w:hyperlink>
    </w:p>
    <w:p w14:paraId="35F2CCBA" w14:textId="6CEA18BD"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5" w:history="1">
        <w:r w:rsidR="00036893" w:rsidRPr="00946166">
          <w:rPr>
            <w:rStyle w:val="Hyperlink"/>
          </w:rPr>
          <w:t>Table 62 – Attributes of Supported Action</w:t>
        </w:r>
        <w:r w:rsidR="00036893">
          <w:rPr>
            <w:webHidden/>
          </w:rPr>
          <w:tab/>
        </w:r>
        <w:r w:rsidR="00036893">
          <w:rPr>
            <w:webHidden/>
          </w:rPr>
          <w:fldChar w:fldCharType="begin"/>
        </w:r>
        <w:r w:rsidR="00036893">
          <w:rPr>
            <w:webHidden/>
          </w:rPr>
          <w:instrText xml:space="preserve"> PAGEREF _Toc483857415 \h </w:instrText>
        </w:r>
        <w:r w:rsidR="00036893">
          <w:rPr>
            <w:webHidden/>
          </w:rPr>
        </w:r>
        <w:r w:rsidR="00036893">
          <w:rPr>
            <w:webHidden/>
          </w:rPr>
          <w:fldChar w:fldCharType="separate"/>
        </w:r>
        <w:r w:rsidR="00036893">
          <w:rPr>
            <w:webHidden/>
          </w:rPr>
          <w:t>117</w:t>
        </w:r>
        <w:r w:rsidR="00036893">
          <w:rPr>
            <w:webHidden/>
          </w:rPr>
          <w:fldChar w:fldCharType="end"/>
        </w:r>
      </w:hyperlink>
    </w:p>
    <w:p w14:paraId="3EA4D76F" w14:textId="24798D2C"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6" w:history="1">
        <w:r w:rsidR="00036893" w:rsidRPr="00946166">
          <w:rPr>
            <w:rStyle w:val="Hyperlink"/>
          </w:rPr>
          <w:t>Table 63 – Transaction Profile verb actions</w:t>
        </w:r>
        <w:r w:rsidR="00036893">
          <w:rPr>
            <w:webHidden/>
          </w:rPr>
          <w:tab/>
        </w:r>
        <w:r w:rsidR="00036893">
          <w:rPr>
            <w:webHidden/>
          </w:rPr>
          <w:fldChar w:fldCharType="begin"/>
        </w:r>
        <w:r w:rsidR="00036893">
          <w:rPr>
            <w:webHidden/>
          </w:rPr>
          <w:instrText xml:space="preserve"> PAGEREF _Toc483857416 \h </w:instrText>
        </w:r>
        <w:r w:rsidR="00036893">
          <w:rPr>
            <w:webHidden/>
          </w:rPr>
        </w:r>
        <w:r w:rsidR="00036893">
          <w:rPr>
            <w:webHidden/>
          </w:rPr>
          <w:fldChar w:fldCharType="separate"/>
        </w:r>
        <w:r w:rsidR="00036893">
          <w:rPr>
            <w:webHidden/>
          </w:rPr>
          <w:t>117</w:t>
        </w:r>
        <w:r w:rsidR="00036893">
          <w:rPr>
            <w:webHidden/>
          </w:rPr>
          <w:fldChar w:fldCharType="end"/>
        </w:r>
      </w:hyperlink>
    </w:p>
    <w:p w14:paraId="54E996CA" w14:textId="0E75A87C"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7" w:history="1">
        <w:r w:rsidR="00036893" w:rsidRPr="00946166">
          <w:rPr>
            <w:rStyle w:val="Hyperlink"/>
          </w:rPr>
          <w:t>Table 64 – Supported verb-noun actions</w:t>
        </w:r>
        <w:r w:rsidR="00036893">
          <w:rPr>
            <w:webHidden/>
          </w:rPr>
          <w:tab/>
        </w:r>
        <w:r w:rsidR="00036893">
          <w:rPr>
            <w:webHidden/>
          </w:rPr>
          <w:fldChar w:fldCharType="begin"/>
        </w:r>
        <w:r w:rsidR="00036893">
          <w:rPr>
            <w:webHidden/>
          </w:rPr>
          <w:instrText xml:space="preserve"> PAGEREF _Toc483857417 \h </w:instrText>
        </w:r>
        <w:r w:rsidR="00036893">
          <w:rPr>
            <w:webHidden/>
          </w:rPr>
        </w:r>
        <w:r w:rsidR="00036893">
          <w:rPr>
            <w:webHidden/>
          </w:rPr>
          <w:fldChar w:fldCharType="separate"/>
        </w:r>
        <w:r w:rsidR="00036893">
          <w:rPr>
            <w:webHidden/>
          </w:rPr>
          <w:t>119</w:t>
        </w:r>
        <w:r w:rsidR="00036893">
          <w:rPr>
            <w:webHidden/>
          </w:rPr>
          <w:fldChar w:fldCharType="end"/>
        </w:r>
      </w:hyperlink>
    </w:p>
    <w:p w14:paraId="204A9894" w14:textId="4BA91A13"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8" w:history="1">
        <w:r w:rsidR="00036893" w:rsidRPr="00946166">
          <w:rPr>
            <w:rStyle w:val="Hyperlink"/>
          </w:rPr>
          <w:t>Table 65 – Vendor conformance example</w:t>
        </w:r>
        <w:r w:rsidR="00036893">
          <w:rPr>
            <w:webHidden/>
          </w:rPr>
          <w:tab/>
        </w:r>
        <w:r w:rsidR="00036893">
          <w:rPr>
            <w:webHidden/>
          </w:rPr>
          <w:fldChar w:fldCharType="begin"/>
        </w:r>
        <w:r w:rsidR="00036893">
          <w:rPr>
            <w:webHidden/>
          </w:rPr>
          <w:instrText xml:space="preserve"> PAGEREF _Toc483857418 \h </w:instrText>
        </w:r>
        <w:r w:rsidR="00036893">
          <w:rPr>
            <w:webHidden/>
          </w:rPr>
        </w:r>
        <w:r w:rsidR="00036893">
          <w:rPr>
            <w:webHidden/>
          </w:rPr>
          <w:fldChar w:fldCharType="separate"/>
        </w:r>
        <w:r w:rsidR="00036893">
          <w:rPr>
            <w:webHidden/>
          </w:rPr>
          <w:t>120</w:t>
        </w:r>
        <w:r w:rsidR="00036893">
          <w:rPr>
            <w:webHidden/>
          </w:rPr>
          <w:fldChar w:fldCharType="end"/>
        </w:r>
      </w:hyperlink>
    </w:p>
    <w:p w14:paraId="68CC2D65" w14:textId="0904E3B8"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19" w:history="1">
        <w:r w:rsidR="00036893" w:rsidRPr="00946166">
          <w:rPr>
            <w:rStyle w:val="Hyperlink"/>
          </w:rPr>
          <w:t>Table 66 – GET message with object ID is specified</w:t>
        </w:r>
        <w:r w:rsidR="00036893">
          <w:rPr>
            <w:webHidden/>
          </w:rPr>
          <w:tab/>
        </w:r>
        <w:r w:rsidR="00036893">
          <w:rPr>
            <w:webHidden/>
          </w:rPr>
          <w:fldChar w:fldCharType="begin"/>
        </w:r>
        <w:r w:rsidR="00036893">
          <w:rPr>
            <w:webHidden/>
          </w:rPr>
          <w:instrText xml:space="preserve"> PAGEREF _Toc483857419 \h </w:instrText>
        </w:r>
        <w:r w:rsidR="00036893">
          <w:rPr>
            <w:webHidden/>
          </w:rPr>
        </w:r>
        <w:r w:rsidR="00036893">
          <w:rPr>
            <w:webHidden/>
          </w:rPr>
          <w:fldChar w:fldCharType="separate"/>
        </w:r>
        <w:r w:rsidR="00036893">
          <w:rPr>
            <w:webHidden/>
          </w:rPr>
          <w:t>137</w:t>
        </w:r>
        <w:r w:rsidR="00036893">
          <w:rPr>
            <w:webHidden/>
          </w:rPr>
          <w:fldChar w:fldCharType="end"/>
        </w:r>
      </w:hyperlink>
    </w:p>
    <w:p w14:paraId="7BF66E67" w14:textId="49CB9728"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0" w:history="1">
        <w:r w:rsidR="00036893" w:rsidRPr="00946166">
          <w:rPr>
            <w:rStyle w:val="Hyperlink"/>
          </w:rPr>
          <w:t>Table 67 – GET message with wildcard in object ID</w:t>
        </w:r>
        <w:r w:rsidR="00036893">
          <w:rPr>
            <w:webHidden/>
          </w:rPr>
          <w:tab/>
        </w:r>
        <w:r w:rsidR="00036893">
          <w:rPr>
            <w:webHidden/>
          </w:rPr>
          <w:fldChar w:fldCharType="begin"/>
        </w:r>
        <w:r w:rsidR="00036893">
          <w:rPr>
            <w:webHidden/>
          </w:rPr>
          <w:instrText xml:space="preserve"> PAGEREF _Toc483857420 \h </w:instrText>
        </w:r>
        <w:r w:rsidR="00036893">
          <w:rPr>
            <w:webHidden/>
          </w:rPr>
        </w:r>
        <w:r w:rsidR="00036893">
          <w:rPr>
            <w:webHidden/>
          </w:rPr>
          <w:fldChar w:fldCharType="separate"/>
        </w:r>
        <w:r w:rsidR="00036893">
          <w:rPr>
            <w:webHidden/>
          </w:rPr>
          <w:t>137</w:t>
        </w:r>
        <w:r w:rsidR="00036893">
          <w:rPr>
            <w:webHidden/>
          </w:rPr>
          <w:fldChar w:fldCharType="end"/>
        </w:r>
      </w:hyperlink>
    </w:p>
    <w:p w14:paraId="37F66925" w14:textId="0D99C7E6"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1" w:history="1">
        <w:r w:rsidR="00036893" w:rsidRPr="00946166">
          <w:rPr>
            <w:rStyle w:val="Hyperlink"/>
          </w:rPr>
          <w:t>Table 68 – GET message with no object ID specified</w:t>
        </w:r>
        <w:r w:rsidR="00036893">
          <w:rPr>
            <w:webHidden/>
          </w:rPr>
          <w:tab/>
        </w:r>
        <w:r w:rsidR="00036893">
          <w:rPr>
            <w:webHidden/>
          </w:rPr>
          <w:fldChar w:fldCharType="begin"/>
        </w:r>
        <w:r w:rsidR="00036893">
          <w:rPr>
            <w:webHidden/>
          </w:rPr>
          <w:instrText xml:space="preserve"> PAGEREF _Toc483857421 \h </w:instrText>
        </w:r>
        <w:r w:rsidR="00036893">
          <w:rPr>
            <w:webHidden/>
          </w:rPr>
        </w:r>
        <w:r w:rsidR="00036893">
          <w:rPr>
            <w:webHidden/>
          </w:rPr>
          <w:fldChar w:fldCharType="separate"/>
        </w:r>
        <w:r w:rsidR="00036893">
          <w:rPr>
            <w:webHidden/>
          </w:rPr>
          <w:t>138</w:t>
        </w:r>
        <w:r w:rsidR="00036893">
          <w:rPr>
            <w:webHidden/>
          </w:rPr>
          <w:fldChar w:fldCharType="end"/>
        </w:r>
      </w:hyperlink>
    </w:p>
    <w:p w14:paraId="032C7082" w14:textId="4788CA8E"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2" w:history="1">
        <w:r w:rsidR="00036893" w:rsidRPr="00946166">
          <w:rPr>
            <w:rStyle w:val="Hyperlink"/>
          </w:rPr>
          <w:t>Table 69 – PROCESS message with Object ID specified</w:t>
        </w:r>
        <w:r w:rsidR="00036893">
          <w:rPr>
            <w:webHidden/>
          </w:rPr>
          <w:tab/>
        </w:r>
        <w:r w:rsidR="00036893">
          <w:rPr>
            <w:webHidden/>
          </w:rPr>
          <w:fldChar w:fldCharType="begin"/>
        </w:r>
        <w:r w:rsidR="00036893">
          <w:rPr>
            <w:webHidden/>
          </w:rPr>
          <w:instrText xml:space="preserve"> PAGEREF _Toc483857422 \h </w:instrText>
        </w:r>
        <w:r w:rsidR="00036893">
          <w:rPr>
            <w:webHidden/>
          </w:rPr>
        </w:r>
        <w:r w:rsidR="00036893">
          <w:rPr>
            <w:webHidden/>
          </w:rPr>
          <w:fldChar w:fldCharType="separate"/>
        </w:r>
        <w:r w:rsidR="00036893">
          <w:rPr>
            <w:webHidden/>
          </w:rPr>
          <w:t>138</w:t>
        </w:r>
        <w:r w:rsidR="00036893">
          <w:rPr>
            <w:webHidden/>
          </w:rPr>
          <w:fldChar w:fldCharType="end"/>
        </w:r>
      </w:hyperlink>
    </w:p>
    <w:p w14:paraId="5AE4EA51" w14:textId="0F9DCEEE"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3" w:history="1">
        <w:r w:rsidR="00036893" w:rsidRPr="00946166">
          <w:rPr>
            <w:rStyle w:val="Hyperlink"/>
          </w:rPr>
          <w:t>Table 70 – PROCESS message with no object ID</w:t>
        </w:r>
        <w:r w:rsidR="00036893">
          <w:rPr>
            <w:webHidden/>
          </w:rPr>
          <w:tab/>
        </w:r>
        <w:r w:rsidR="00036893">
          <w:rPr>
            <w:webHidden/>
          </w:rPr>
          <w:fldChar w:fldCharType="begin"/>
        </w:r>
        <w:r w:rsidR="00036893">
          <w:rPr>
            <w:webHidden/>
          </w:rPr>
          <w:instrText xml:space="preserve"> PAGEREF _Toc483857423 \h </w:instrText>
        </w:r>
        <w:r w:rsidR="00036893">
          <w:rPr>
            <w:webHidden/>
          </w:rPr>
        </w:r>
        <w:r w:rsidR="00036893">
          <w:rPr>
            <w:webHidden/>
          </w:rPr>
          <w:fldChar w:fldCharType="separate"/>
        </w:r>
        <w:r w:rsidR="00036893">
          <w:rPr>
            <w:webHidden/>
          </w:rPr>
          <w:t>138</w:t>
        </w:r>
        <w:r w:rsidR="00036893">
          <w:rPr>
            <w:webHidden/>
          </w:rPr>
          <w:fldChar w:fldCharType="end"/>
        </w:r>
      </w:hyperlink>
    </w:p>
    <w:p w14:paraId="1AFDFD06" w14:textId="7C9145E1"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4" w:history="1">
        <w:r w:rsidR="00036893" w:rsidRPr="00946166">
          <w:rPr>
            <w:rStyle w:val="Hyperlink"/>
          </w:rPr>
          <w:t>Table 71 – CHANGE message with object ID</w:t>
        </w:r>
        <w:r w:rsidR="00036893">
          <w:rPr>
            <w:webHidden/>
          </w:rPr>
          <w:tab/>
        </w:r>
        <w:r w:rsidR="00036893">
          <w:rPr>
            <w:webHidden/>
          </w:rPr>
          <w:fldChar w:fldCharType="begin"/>
        </w:r>
        <w:r w:rsidR="00036893">
          <w:rPr>
            <w:webHidden/>
          </w:rPr>
          <w:instrText xml:space="preserve"> PAGEREF _Toc483857424 \h </w:instrText>
        </w:r>
        <w:r w:rsidR="00036893">
          <w:rPr>
            <w:webHidden/>
          </w:rPr>
        </w:r>
        <w:r w:rsidR="00036893">
          <w:rPr>
            <w:webHidden/>
          </w:rPr>
          <w:fldChar w:fldCharType="separate"/>
        </w:r>
        <w:r w:rsidR="00036893">
          <w:rPr>
            <w:webHidden/>
          </w:rPr>
          <w:t>139</w:t>
        </w:r>
        <w:r w:rsidR="00036893">
          <w:rPr>
            <w:webHidden/>
          </w:rPr>
          <w:fldChar w:fldCharType="end"/>
        </w:r>
      </w:hyperlink>
    </w:p>
    <w:p w14:paraId="1CE08043" w14:textId="60C31CDA"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5" w:history="1">
        <w:r w:rsidR="00036893" w:rsidRPr="00946166">
          <w:rPr>
            <w:rStyle w:val="Hyperlink"/>
          </w:rPr>
          <w:t>Table 72 – CHANGE message with wildcard object ID</w:t>
        </w:r>
        <w:r w:rsidR="00036893">
          <w:rPr>
            <w:webHidden/>
          </w:rPr>
          <w:tab/>
        </w:r>
        <w:r w:rsidR="00036893">
          <w:rPr>
            <w:webHidden/>
          </w:rPr>
          <w:fldChar w:fldCharType="begin"/>
        </w:r>
        <w:r w:rsidR="00036893">
          <w:rPr>
            <w:webHidden/>
          </w:rPr>
          <w:instrText xml:space="preserve"> PAGEREF _Toc483857425 \h </w:instrText>
        </w:r>
        <w:r w:rsidR="00036893">
          <w:rPr>
            <w:webHidden/>
          </w:rPr>
        </w:r>
        <w:r w:rsidR="00036893">
          <w:rPr>
            <w:webHidden/>
          </w:rPr>
          <w:fldChar w:fldCharType="separate"/>
        </w:r>
        <w:r w:rsidR="00036893">
          <w:rPr>
            <w:webHidden/>
          </w:rPr>
          <w:t>139</w:t>
        </w:r>
        <w:r w:rsidR="00036893">
          <w:rPr>
            <w:webHidden/>
          </w:rPr>
          <w:fldChar w:fldCharType="end"/>
        </w:r>
      </w:hyperlink>
    </w:p>
    <w:p w14:paraId="6BA53CD7" w14:textId="07A8A7A5"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6" w:history="1">
        <w:r w:rsidR="00036893" w:rsidRPr="00946166">
          <w:rPr>
            <w:rStyle w:val="Hyperlink"/>
          </w:rPr>
          <w:t>Table 73 – CANCEL message with object ID</w:t>
        </w:r>
        <w:r w:rsidR="00036893">
          <w:rPr>
            <w:webHidden/>
          </w:rPr>
          <w:tab/>
        </w:r>
        <w:r w:rsidR="00036893">
          <w:rPr>
            <w:webHidden/>
          </w:rPr>
          <w:fldChar w:fldCharType="begin"/>
        </w:r>
        <w:r w:rsidR="00036893">
          <w:rPr>
            <w:webHidden/>
          </w:rPr>
          <w:instrText xml:space="preserve"> PAGEREF _Toc483857426 \h </w:instrText>
        </w:r>
        <w:r w:rsidR="00036893">
          <w:rPr>
            <w:webHidden/>
          </w:rPr>
        </w:r>
        <w:r w:rsidR="00036893">
          <w:rPr>
            <w:webHidden/>
          </w:rPr>
          <w:fldChar w:fldCharType="separate"/>
        </w:r>
        <w:r w:rsidR="00036893">
          <w:rPr>
            <w:webHidden/>
          </w:rPr>
          <w:t>139</w:t>
        </w:r>
        <w:r w:rsidR="00036893">
          <w:rPr>
            <w:webHidden/>
          </w:rPr>
          <w:fldChar w:fldCharType="end"/>
        </w:r>
      </w:hyperlink>
    </w:p>
    <w:p w14:paraId="3D1BEE48" w14:textId="2F81131E"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7" w:history="1">
        <w:r w:rsidR="00036893" w:rsidRPr="00946166">
          <w:rPr>
            <w:rStyle w:val="Hyperlink"/>
          </w:rPr>
          <w:t>Table 74 – CANCEL message with wildcard in object ID</w:t>
        </w:r>
        <w:r w:rsidR="00036893">
          <w:rPr>
            <w:webHidden/>
          </w:rPr>
          <w:tab/>
        </w:r>
        <w:r w:rsidR="00036893">
          <w:rPr>
            <w:webHidden/>
          </w:rPr>
          <w:fldChar w:fldCharType="begin"/>
        </w:r>
        <w:r w:rsidR="00036893">
          <w:rPr>
            <w:webHidden/>
          </w:rPr>
          <w:instrText xml:space="preserve"> PAGEREF _Toc483857427 \h </w:instrText>
        </w:r>
        <w:r w:rsidR="00036893">
          <w:rPr>
            <w:webHidden/>
          </w:rPr>
        </w:r>
        <w:r w:rsidR="00036893">
          <w:rPr>
            <w:webHidden/>
          </w:rPr>
          <w:fldChar w:fldCharType="separate"/>
        </w:r>
        <w:r w:rsidR="00036893">
          <w:rPr>
            <w:webHidden/>
          </w:rPr>
          <w:t>140</w:t>
        </w:r>
        <w:r w:rsidR="00036893">
          <w:rPr>
            <w:webHidden/>
          </w:rPr>
          <w:fldChar w:fldCharType="end"/>
        </w:r>
      </w:hyperlink>
    </w:p>
    <w:p w14:paraId="73910277" w14:textId="070DFBD2"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8" w:history="1">
        <w:r w:rsidR="00036893" w:rsidRPr="00946166">
          <w:rPr>
            <w:rStyle w:val="Hyperlink"/>
          </w:rPr>
          <w:t>Table 75 – SYNC message with object ID</w:t>
        </w:r>
        <w:r w:rsidR="00036893">
          <w:rPr>
            <w:webHidden/>
          </w:rPr>
          <w:tab/>
        </w:r>
        <w:r w:rsidR="00036893">
          <w:rPr>
            <w:webHidden/>
          </w:rPr>
          <w:fldChar w:fldCharType="begin"/>
        </w:r>
        <w:r w:rsidR="00036893">
          <w:rPr>
            <w:webHidden/>
          </w:rPr>
          <w:instrText xml:space="preserve"> PAGEREF _Toc483857428 \h </w:instrText>
        </w:r>
        <w:r w:rsidR="00036893">
          <w:rPr>
            <w:webHidden/>
          </w:rPr>
        </w:r>
        <w:r w:rsidR="00036893">
          <w:rPr>
            <w:webHidden/>
          </w:rPr>
          <w:fldChar w:fldCharType="separate"/>
        </w:r>
        <w:r w:rsidR="00036893">
          <w:rPr>
            <w:webHidden/>
          </w:rPr>
          <w:t>140</w:t>
        </w:r>
        <w:r w:rsidR="00036893">
          <w:rPr>
            <w:webHidden/>
          </w:rPr>
          <w:fldChar w:fldCharType="end"/>
        </w:r>
      </w:hyperlink>
    </w:p>
    <w:p w14:paraId="1D1885EB" w14:textId="6BAD9677" w:rsidR="00036893" w:rsidRDefault="00E44D0F">
      <w:pPr>
        <w:pStyle w:val="TableofFigures"/>
        <w:rPr>
          <w:rFonts w:asciiTheme="minorHAnsi" w:eastAsiaTheme="minorEastAsia" w:hAnsiTheme="minorHAnsi" w:cstheme="minorBidi"/>
          <w:spacing w:val="0"/>
          <w:sz w:val="22"/>
          <w:szCs w:val="22"/>
          <w:lang w:val="en-AU" w:eastAsia="en-AU"/>
        </w:rPr>
      </w:pPr>
      <w:hyperlink w:anchor="_Toc483857429" w:history="1">
        <w:r w:rsidR="00036893" w:rsidRPr="00946166">
          <w:rPr>
            <w:rStyle w:val="Hyperlink"/>
          </w:rPr>
          <w:t>Table 76 – SYNC message with wildcard in object ID</w:t>
        </w:r>
        <w:r w:rsidR="00036893">
          <w:rPr>
            <w:webHidden/>
          </w:rPr>
          <w:tab/>
        </w:r>
        <w:r w:rsidR="00036893">
          <w:rPr>
            <w:webHidden/>
          </w:rPr>
          <w:fldChar w:fldCharType="begin"/>
        </w:r>
        <w:r w:rsidR="00036893">
          <w:rPr>
            <w:webHidden/>
          </w:rPr>
          <w:instrText xml:space="preserve"> PAGEREF _Toc483857429 \h </w:instrText>
        </w:r>
        <w:r w:rsidR="00036893">
          <w:rPr>
            <w:webHidden/>
          </w:rPr>
        </w:r>
        <w:r w:rsidR="00036893">
          <w:rPr>
            <w:webHidden/>
          </w:rPr>
          <w:fldChar w:fldCharType="separate"/>
        </w:r>
        <w:r w:rsidR="00036893">
          <w:rPr>
            <w:webHidden/>
          </w:rPr>
          <w:t>140</w:t>
        </w:r>
        <w:r w:rsidR="00036893">
          <w:rPr>
            <w:webHidden/>
          </w:rPr>
          <w:fldChar w:fldCharType="end"/>
        </w:r>
      </w:hyperlink>
    </w:p>
    <w:p w14:paraId="47171DB9" w14:textId="77777777" w:rsidR="001F137E" w:rsidRPr="000615A5" w:rsidRDefault="001F137E" w:rsidP="001F137E">
      <w:r w:rsidRPr="000615A5">
        <w:rPr>
          <w:b/>
          <w:caps/>
          <w:smallCaps/>
        </w:rPr>
        <w:fldChar w:fldCharType="end"/>
      </w:r>
    </w:p>
    <w:p w14:paraId="5CDC24E3" w14:textId="77777777" w:rsidR="001F137E" w:rsidRPr="000615A5" w:rsidRDefault="001F137E" w:rsidP="001F137E">
      <w:pPr>
        <w:tabs>
          <w:tab w:val="center" w:pos="5040"/>
        </w:tabs>
        <w:suppressAutoHyphens/>
      </w:pPr>
      <w:r w:rsidRPr="000615A5">
        <w:br w:type="page"/>
      </w:r>
    </w:p>
    <w:p w14:paraId="232A0664" w14:textId="7041647B" w:rsidR="008B3B96" w:rsidRDefault="006A4004" w:rsidP="002D4240">
      <w:pPr>
        <w:jc w:val="center"/>
        <w:rPr>
          <w:b/>
        </w:rPr>
      </w:pPr>
      <w:r>
        <w:rPr>
          <w:b/>
        </w:rPr>
        <w:lastRenderedPageBreak/>
        <w:t>ENTERPRISE-CONTROL SYSTEM INTEGRATION -</w:t>
      </w:r>
    </w:p>
    <w:p w14:paraId="1E43E406" w14:textId="2A643708" w:rsidR="008B3B96" w:rsidRDefault="006A4004" w:rsidP="008B3B96">
      <w:pPr>
        <w:jc w:val="center"/>
      </w:pPr>
      <w:r>
        <w:rPr>
          <w:b/>
        </w:rPr>
        <w:t>Part 5: Business-to-</w:t>
      </w:r>
      <w:r w:rsidR="008B3B96">
        <w:rPr>
          <w:b/>
        </w:rPr>
        <w:t>Manufacturing Transactions</w:t>
      </w:r>
    </w:p>
    <w:p w14:paraId="2D8F8EC6" w14:textId="77777777" w:rsidR="008B3B96" w:rsidRDefault="008B3B96" w:rsidP="004345FE">
      <w:pPr>
        <w:pStyle w:val="Heading1"/>
        <w:numPr>
          <w:ilvl w:val="12"/>
          <w:numId w:val="0"/>
        </w:numPr>
      </w:pPr>
      <w:bookmarkStart w:id="0" w:name="_Toc66613377"/>
      <w:bookmarkStart w:id="1" w:name="_Toc350248916"/>
      <w:bookmarkStart w:id="2" w:name="_Toc507944767"/>
      <w:r>
        <w:t>FOREWORD</w:t>
      </w:r>
      <w:bookmarkEnd w:id="0"/>
      <w:bookmarkEnd w:id="1"/>
      <w:bookmarkEnd w:id="2"/>
    </w:p>
    <w:p w14:paraId="77651E8A" w14:textId="34B7B98F" w:rsidR="008B3B96" w:rsidRDefault="008B3B96" w:rsidP="002D4240">
      <w:pPr>
        <w:pStyle w:val="PARAGRAPH"/>
      </w:pPr>
      <w:r>
        <w:t xml:space="preserve">ISA 95 is a multi-part </w:t>
      </w:r>
      <w:r w:rsidR="006A4004">
        <w:t xml:space="preserve">series of </w:t>
      </w:r>
      <w:r>
        <w:t>standard</w:t>
      </w:r>
      <w:r w:rsidR="006A4004">
        <w:t>s that define enterprise-to-</w:t>
      </w:r>
      <w:r>
        <w:t xml:space="preserve">control system integration.  This Part 5 </w:t>
      </w:r>
      <w:r w:rsidR="006A4004">
        <w:t xml:space="preserve">standard </w:t>
      </w:r>
      <w:r>
        <w:t>defines the transactions to interface busine</w:t>
      </w:r>
      <w:r w:rsidR="006A4004">
        <w:t>ss and manufacturing activities per the following:</w:t>
      </w:r>
    </w:p>
    <w:p w14:paraId="7D518173" w14:textId="77777777" w:rsidR="008B3B96" w:rsidRDefault="008B3B96" w:rsidP="002D4240">
      <w:pPr>
        <w:pStyle w:val="ListBullet"/>
      </w:pPr>
      <w:r>
        <w:t>Clause 4 is normative.  It describes the transaction models and messages used.</w:t>
      </w:r>
    </w:p>
    <w:p w14:paraId="3AE01994" w14:textId="77777777" w:rsidR="008B3B96" w:rsidRDefault="008B3B96" w:rsidP="002D4240">
      <w:pPr>
        <w:pStyle w:val="ListBullet"/>
      </w:pPr>
      <w:r>
        <w:t xml:space="preserve">Clause 5 is normative. It describes the verbs used in the messages. </w:t>
      </w:r>
    </w:p>
    <w:p w14:paraId="424225E5" w14:textId="77777777" w:rsidR="008B3B96" w:rsidRDefault="008B3B96" w:rsidP="002D4240">
      <w:pPr>
        <w:pStyle w:val="ListBullet"/>
      </w:pPr>
      <w:r>
        <w:t xml:space="preserve">Clause 6 is normative.  It defines the message nouns, the structure of the nouns, the verbs used with the nouns, and the rules for the verbs. </w:t>
      </w:r>
    </w:p>
    <w:p w14:paraId="7EB4A7F1" w14:textId="77777777" w:rsidR="008B3B96" w:rsidRDefault="008B3B96" w:rsidP="002D4240">
      <w:pPr>
        <w:pStyle w:val="ListBullet"/>
      </w:pPr>
      <w:r>
        <w:t xml:space="preserve">Clause 7 is normative.  It describes the requirements for declarations about </w:t>
      </w:r>
      <w:bookmarkStart w:id="3" w:name="_Toc516130401"/>
      <w:bookmarkStart w:id="4" w:name="_Toc7504536"/>
      <w:r>
        <w:t>completeness, compliance and conformance</w:t>
      </w:r>
      <w:bookmarkEnd w:id="3"/>
      <w:bookmarkEnd w:id="4"/>
      <w:r>
        <w:t xml:space="preserve"> to the standard.</w:t>
      </w:r>
    </w:p>
    <w:p w14:paraId="3888BBD9" w14:textId="76146ECA" w:rsidR="008B3B96" w:rsidRDefault="0033451D" w:rsidP="002D4240">
      <w:pPr>
        <w:pStyle w:val="ListBullet"/>
      </w:pPr>
      <w:r>
        <w:t>Annex A</w:t>
      </w:r>
      <w:r w:rsidR="008B3B96">
        <w:t xml:space="preserve"> is informative. It contains examples of sequences of transactions used to coordinate selected business activities. </w:t>
      </w:r>
    </w:p>
    <w:p w14:paraId="709B37F0" w14:textId="402C3FC3" w:rsidR="008B3B96" w:rsidRDefault="0033451D" w:rsidP="002D4240">
      <w:pPr>
        <w:pStyle w:val="ListBullet"/>
      </w:pPr>
      <w:r>
        <w:t>Annex B</w:t>
      </w:r>
      <w:r w:rsidR="008B3B96">
        <w:t xml:space="preserve"> is informative.  It contains a series of questions and answers regarding the use of the standard. </w:t>
      </w:r>
    </w:p>
    <w:p w14:paraId="0DBDF6AA" w14:textId="4897EC26" w:rsidR="008B3B96" w:rsidRDefault="0033451D" w:rsidP="002D4240">
      <w:pPr>
        <w:pStyle w:val="ListBullet"/>
      </w:pPr>
      <w:r>
        <w:t>Annex C</w:t>
      </w:r>
      <w:r w:rsidR="008B3B96">
        <w:t xml:space="preserve"> is informative.  It contains references to documents used in the generation of this standard </w:t>
      </w:r>
    </w:p>
    <w:p w14:paraId="4BAC90A1" w14:textId="6BCF3038" w:rsidR="008B3B96" w:rsidRDefault="0033451D" w:rsidP="002D4240">
      <w:pPr>
        <w:pStyle w:val="ListBullet"/>
      </w:pPr>
      <w:r>
        <w:t>Annex D</w:t>
      </w:r>
      <w:r w:rsidR="008B3B96">
        <w:t xml:space="preserve"> is informative.  It defines the pattern for verbs.</w:t>
      </w:r>
    </w:p>
    <w:p w14:paraId="36354528" w14:textId="069781C1" w:rsidR="008B3B96" w:rsidRDefault="0033451D" w:rsidP="002D4240">
      <w:pPr>
        <w:pStyle w:val="ListBullet"/>
      </w:pPr>
      <w:r>
        <w:t>Annex E</w:t>
      </w:r>
      <w:r w:rsidR="008B3B96">
        <w:t xml:space="preserve"> is informative.  It defines the general rules used for identifying nouns from object models. </w:t>
      </w:r>
    </w:p>
    <w:p w14:paraId="34AAF31D" w14:textId="1B714965" w:rsidR="008B3B96" w:rsidRDefault="008B3B96" w:rsidP="002D4240">
      <w:pPr>
        <w:pStyle w:val="PARAGRAPH"/>
      </w:pPr>
      <w:r>
        <w:t xml:space="preserve">As currently envisioned, ANSI/ISA-95 consists of the following </w:t>
      </w:r>
      <w:r w:rsidR="006A4004">
        <w:t>standards</w:t>
      </w:r>
      <w:r>
        <w:t xml:space="preserve"> under the general title </w:t>
      </w:r>
      <w:r>
        <w:rPr>
          <w:iCs/>
        </w:rPr>
        <w:t>Enterprise-Control System Integration:</w:t>
      </w:r>
    </w:p>
    <w:p w14:paraId="1D3D6260" w14:textId="641964D5" w:rsidR="008B3B96" w:rsidRDefault="00A543D2" w:rsidP="002D4240">
      <w:pPr>
        <w:pStyle w:val="ListDash"/>
      </w:pPr>
      <w:r>
        <w:t>Part 1: Models and T</w:t>
      </w:r>
      <w:r w:rsidR="008B3B96">
        <w:t>erminology</w:t>
      </w:r>
    </w:p>
    <w:p w14:paraId="56F3B140" w14:textId="3D3E219C" w:rsidR="008B3B96" w:rsidRDefault="008B3B96" w:rsidP="002D4240">
      <w:pPr>
        <w:pStyle w:val="ListDash"/>
      </w:pPr>
      <w:r>
        <w:t xml:space="preserve">Part 2: </w:t>
      </w:r>
      <w:r w:rsidR="00A543D2">
        <w:t>Object Model</w:t>
      </w:r>
      <w:r w:rsidRPr="00EF1CEF">
        <w:t xml:space="preserve"> </w:t>
      </w:r>
      <w:r w:rsidR="00A543D2">
        <w:t>Attributes</w:t>
      </w:r>
    </w:p>
    <w:p w14:paraId="5DE3BCD0" w14:textId="139C3C89" w:rsidR="008B3B96" w:rsidRDefault="008B3B96" w:rsidP="002D4240">
      <w:pPr>
        <w:pStyle w:val="ListDash"/>
      </w:pPr>
      <w:r>
        <w:t xml:space="preserve">Part 3: </w:t>
      </w:r>
      <w:r w:rsidR="00A543D2">
        <w:t>Activity Models of Manufacturing Operations M</w:t>
      </w:r>
      <w:r>
        <w:t>anagement</w:t>
      </w:r>
    </w:p>
    <w:p w14:paraId="04CF6C3B" w14:textId="6BCB0598" w:rsidR="008B3B96" w:rsidRDefault="008B3B96" w:rsidP="002D4240">
      <w:pPr>
        <w:pStyle w:val="ListDash"/>
      </w:pPr>
      <w:r>
        <w:t>Part 4: Object</w:t>
      </w:r>
      <w:r w:rsidR="00A543D2">
        <w:t>s</w:t>
      </w:r>
      <w:r>
        <w:t xml:space="preserve"> and attributes </w:t>
      </w:r>
      <w:r w:rsidR="00A543D2">
        <w:t>for</w:t>
      </w:r>
      <w:r>
        <w:t xml:space="preserve"> manufacturing operations management</w:t>
      </w:r>
    </w:p>
    <w:p w14:paraId="2477BFCB" w14:textId="66A29067" w:rsidR="008B3B96" w:rsidRDefault="00A543D2" w:rsidP="002D4240">
      <w:pPr>
        <w:pStyle w:val="ListDash"/>
      </w:pPr>
      <w:r>
        <w:t>Part 5: Business-To-Manufacturing T</w:t>
      </w:r>
      <w:r w:rsidR="008B3B96">
        <w:t>ransactions</w:t>
      </w:r>
    </w:p>
    <w:p w14:paraId="5C4C5D5A" w14:textId="058AA6BF" w:rsidR="00C3486E" w:rsidRDefault="00A543D2" w:rsidP="002D4240">
      <w:pPr>
        <w:pStyle w:val="ListDash"/>
      </w:pPr>
      <w:r>
        <w:t>Part 6: Messaging Service M</w:t>
      </w:r>
      <w:r w:rsidR="00C3486E">
        <w:t>odel</w:t>
      </w:r>
    </w:p>
    <w:p w14:paraId="78A63257" w14:textId="332BB35F" w:rsidR="00C3486E" w:rsidRDefault="00A543D2" w:rsidP="002D4240">
      <w:pPr>
        <w:pStyle w:val="ListDash"/>
      </w:pPr>
      <w:r>
        <w:t>Part 7: Alias Service M</w:t>
      </w:r>
      <w:r w:rsidR="00C3486E">
        <w:t>odel</w:t>
      </w:r>
    </w:p>
    <w:p w14:paraId="08CC4713" w14:textId="2E8D1004" w:rsidR="00C3486E" w:rsidRDefault="00C3486E" w:rsidP="002D4240">
      <w:pPr>
        <w:pStyle w:val="ListDash"/>
      </w:pPr>
      <w:r>
        <w:t>Part 8: Profiles</w:t>
      </w:r>
    </w:p>
    <w:p w14:paraId="723DC00D" w14:textId="74AC2E62" w:rsidR="00C3486E" w:rsidRDefault="00C3486E" w:rsidP="002D4240">
      <w:pPr>
        <w:pStyle w:val="ListDash"/>
      </w:pPr>
      <w:r>
        <w:t>Part 9: Common Operations Management Events</w:t>
      </w:r>
    </w:p>
    <w:p w14:paraId="38110DD5" w14:textId="77777777" w:rsidR="0014193E" w:rsidRDefault="0014193E" w:rsidP="002D4240">
      <w:pPr>
        <w:pStyle w:val="ListDash"/>
        <w:numPr>
          <w:ilvl w:val="0"/>
          <w:numId w:val="0"/>
        </w:numPr>
        <w:ind w:left="340" w:hanging="340"/>
      </w:pPr>
    </w:p>
    <w:p w14:paraId="5305CF97" w14:textId="77777777" w:rsidR="001F137E" w:rsidRPr="000615A5" w:rsidRDefault="001F137E" w:rsidP="001F137E">
      <w:pPr>
        <w:pStyle w:val="HEADINGNonumber"/>
        <w:pageBreakBefore/>
        <w:ind w:left="403" w:hanging="403"/>
      </w:pPr>
      <w:bookmarkStart w:id="5" w:name="_Toc217441707"/>
      <w:bookmarkStart w:id="6" w:name="_Toc282154842"/>
      <w:bookmarkStart w:id="7" w:name="_Toc507944768"/>
      <w:r w:rsidRPr="000615A5">
        <w:lastRenderedPageBreak/>
        <w:t>INTRODUCTION</w:t>
      </w:r>
      <w:bookmarkEnd w:id="5"/>
      <w:bookmarkEnd w:id="6"/>
      <w:bookmarkEnd w:id="7"/>
    </w:p>
    <w:p w14:paraId="20F9C3CD" w14:textId="33F0220C" w:rsidR="001F137E" w:rsidRPr="000615A5" w:rsidRDefault="001F137E" w:rsidP="005063BE">
      <w:pPr>
        <w:pStyle w:val="PARAGRAPH"/>
      </w:pPr>
      <w:r w:rsidRPr="000615A5">
        <w:t xml:space="preserve">This part of </w:t>
      </w:r>
      <w:r w:rsidR="0014193E">
        <w:t>ISA-95</w:t>
      </w:r>
      <w:r w:rsidRPr="000615A5">
        <w:t xml:space="preserve"> is based on the use of </w:t>
      </w:r>
      <w:r w:rsidR="0014193E">
        <w:t>ISA-95</w:t>
      </w:r>
      <w:r w:rsidRPr="000615A5">
        <w:t xml:space="preserve"> abstract models previously defined in </w:t>
      </w:r>
      <w:r w:rsidR="0014193E">
        <w:t xml:space="preserve">ISA-95 Part </w:t>
      </w:r>
      <w:r w:rsidRPr="000615A5">
        <w:t xml:space="preserve">2 and </w:t>
      </w:r>
      <w:r w:rsidR="0014193E">
        <w:t xml:space="preserve">ISA-95 Part </w:t>
      </w:r>
      <w:r w:rsidRPr="000615A5">
        <w:t>4 combined with verbs to define a transaction model for information exchange. It is recognized that other non-</w:t>
      </w:r>
      <w:r w:rsidR="0014193E">
        <w:t>ISA-95 Part 5</w:t>
      </w:r>
      <w:r w:rsidRPr="000615A5">
        <w:t xml:space="preserve"> transaction protocols are possible and are not deemed invalid as a result. Transactions occur at all levels within the enterprise and between enterprise partners, and are related to both required and actual activities, but the focus of this </w:t>
      </w:r>
      <w:r w:rsidR="0014193E">
        <w:t>Part 5</w:t>
      </w:r>
      <w:r w:rsidRPr="000615A5">
        <w:t xml:space="preserve"> is the interface between enterprise/business systems and manufacturing systems.</w:t>
      </w:r>
    </w:p>
    <w:p w14:paraId="28D95130" w14:textId="71BB6DA0" w:rsidR="001F137E" w:rsidRPr="000615A5" w:rsidRDefault="001F137E" w:rsidP="005063BE">
      <w:pPr>
        <w:pStyle w:val="PARAGRAPH"/>
      </w:pPr>
      <w:r w:rsidRPr="000615A5">
        <w:t xml:space="preserve">This standard defines transactions that are exchanged between Level 4 and Level 3, and within Level 3 as defined in the object models of </w:t>
      </w:r>
      <w:r w:rsidR="0014193E">
        <w:t xml:space="preserve">ISA-95 Part </w:t>
      </w:r>
      <w:r w:rsidRPr="000615A5">
        <w:t>2 and I</w:t>
      </w:r>
      <w:r w:rsidR="0014193E">
        <w:t xml:space="preserve">SA-95 Part </w:t>
      </w:r>
      <w:r w:rsidRPr="000615A5">
        <w:t>4. Models are introduced which provide descriptions of the transactions and explanations of the required transaction processing behaviour.</w:t>
      </w:r>
    </w:p>
    <w:p w14:paraId="340C5D61" w14:textId="3E698A30" w:rsidR="001F137E" w:rsidRPr="000615A5" w:rsidRDefault="001F137E" w:rsidP="005063BE">
      <w:pPr>
        <w:pStyle w:val="PARAGRAPH"/>
      </w:pPr>
      <w:r w:rsidRPr="000615A5">
        <w:t xml:space="preserve">Technology specific implementations to provide this behaviour are not defined in this standard. This part of </w:t>
      </w:r>
      <w:r w:rsidR="000D2956">
        <w:t>ISA-95</w:t>
      </w:r>
      <w:r w:rsidRPr="000615A5">
        <w:t xml:space="preserve"> has the intent of providing insight into the level of work required to construct transactional exchanges.</w:t>
      </w:r>
    </w:p>
    <w:p w14:paraId="59671BE4" w14:textId="77777777" w:rsidR="001F137E" w:rsidRPr="000615A5" w:rsidRDefault="001F137E" w:rsidP="002D4240">
      <w:pPr>
        <w:pStyle w:val="PARAGRAPH"/>
      </w:pPr>
    </w:p>
    <w:p w14:paraId="63A5E8DF" w14:textId="77777777" w:rsidR="001F137E" w:rsidRPr="000615A5" w:rsidRDefault="001F137E" w:rsidP="002D4240">
      <w:pPr>
        <w:pStyle w:val="PARAGRAPH"/>
      </w:pPr>
    </w:p>
    <w:p w14:paraId="6EE39431" w14:textId="77777777" w:rsidR="001F137E" w:rsidRPr="000615A5" w:rsidRDefault="001F137E" w:rsidP="002D4240">
      <w:pPr>
        <w:pStyle w:val="PARAGRAPH"/>
      </w:pPr>
    </w:p>
    <w:p w14:paraId="2BB90C32" w14:textId="77777777" w:rsidR="001F137E" w:rsidRPr="000615A5" w:rsidRDefault="001F137E" w:rsidP="002D4240">
      <w:pPr>
        <w:pStyle w:val="MAIN-TITLE"/>
      </w:pPr>
      <w:r w:rsidRPr="000615A5">
        <w:br w:type="page"/>
      </w:r>
      <w:r w:rsidRPr="000615A5">
        <w:lastRenderedPageBreak/>
        <w:t>ENTERPRISE-CONTROL SYSTEM INTEGRATION</w:t>
      </w:r>
    </w:p>
    <w:p w14:paraId="75159F52" w14:textId="77777777" w:rsidR="001F137E" w:rsidRPr="000615A5" w:rsidRDefault="001F137E" w:rsidP="002D4240">
      <w:pPr>
        <w:pStyle w:val="MAIN-TITLE"/>
      </w:pPr>
    </w:p>
    <w:p w14:paraId="598DFFBA" w14:textId="77777777" w:rsidR="001F137E" w:rsidRPr="000615A5" w:rsidRDefault="001F137E" w:rsidP="002D4240">
      <w:pPr>
        <w:pStyle w:val="MAIN-TITLE"/>
      </w:pPr>
      <w:r w:rsidRPr="000615A5">
        <w:t>Part 5: Business to Manufacturing Transactions</w:t>
      </w:r>
    </w:p>
    <w:p w14:paraId="379874FD" w14:textId="77777777" w:rsidR="001F137E" w:rsidRPr="000615A5" w:rsidRDefault="001F137E" w:rsidP="002D4240">
      <w:pPr>
        <w:pStyle w:val="Heading1"/>
      </w:pPr>
      <w:bookmarkStart w:id="8" w:name="_Toc315502184"/>
      <w:bookmarkStart w:id="9" w:name="_Toc315502241"/>
      <w:bookmarkStart w:id="10" w:name="_Toc315502256"/>
      <w:bookmarkStart w:id="11" w:name="_Toc315740513"/>
      <w:bookmarkStart w:id="12" w:name="_Toc315746336"/>
      <w:bookmarkStart w:id="13" w:name="_Toc402321108"/>
      <w:bookmarkStart w:id="14" w:name="_Toc507944769"/>
      <w:r w:rsidRPr="0058405F">
        <w:t>Scope</w:t>
      </w:r>
      <w:bookmarkEnd w:id="8"/>
      <w:bookmarkEnd w:id="9"/>
      <w:bookmarkEnd w:id="10"/>
      <w:bookmarkEnd w:id="11"/>
      <w:bookmarkEnd w:id="12"/>
      <w:bookmarkEnd w:id="13"/>
      <w:bookmarkEnd w:id="14"/>
    </w:p>
    <w:p w14:paraId="6ECCCF65" w14:textId="0F7B32CB" w:rsidR="001F137E" w:rsidRPr="000615A5" w:rsidRDefault="001F137E" w:rsidP="001F137E">
      <w:pPr>
        <w:pStyle w:val="PARAGRAPH"/>
      </w:pPr>
      <w:r w:rsidRPr="000615A5">
        <w:t xml:space="preserve">This part of </w:t>
      </w:r>
      <w:r w:rsidR="00CD16E7">
        <w:t>ISA-95</w:t>
      </w:r>
      <w:r w:rsidRPr="000615A5">
        <w:t xml:space="preserve"> defines transactions in terms of information exchanges between applications performing business and manufacturing activities associated with Levels 3 and 4. The exchanges are intended to enable information collection, retrieval, transfer and storage in support of Enterprise-Control system integration. This part of </w:t>
      </w:r>
      <w:r w:rsidR="00CD16E7">
        <w:t>ISA-95</w:t>
      </w:r>
      <w:r w:rsidRPr="000615A5">
        <w:t xml:space="preserve"> is consistent with the </w:t>
      </w:r>
      <w:r w:rsidR="00BA7700">
        <w:t>ISA-95.00.0</w:t>
      </w:r>
      <w:r w:rsidRPr="000615A5">
        <w:t xml:space="preserve">2 and </w:t>
      </w:r>
      <w:r w:rsidR="00BA7700">
        <w:t>ISA-95.00.0</w:t>
      </w:r>
      <w:r w:rsidRPr="000615A5">
        <w:t xml:space="preserve">4 object models attributes. This standard also defines transactions that specify how to exchange the objects defined in </w:t>
      </w:r>
      <w:r w:rsidR="00BA7700">
        <w:t>ISA-95.00.0</w:t>
      </w:r>
      <w:r w:rsidRPr="000615A5">
        <w:t xml:space="preserve">2, </w:t>
      </w:r>
      <w:r w:rsidR="00BA7700">
        <w:t>ISA-95.00.0</w:t>
      </w:r>
      <w:r w:rsidRPr="000615A5">
        <w:t>4 and this standard. Other uses of the transaction model are not defined in this part.</w:t>
      </w:r>
    </w:p>
    <w:p w14:paraId="78F0D612" w14:textId="77777777" w:rsidR="005B019A" w:rsidRDefault="001F137E" w:rsidP="002D4240">
      <w:pPr>
        <w:pStyle w:val="PARAGRAPH"/>
      </w:pPr>
      <w:r w:rsidRPr="000615A5">
        <w:t xml:space="preserve">The models covered in this standard are: </w:t>
      </w:r>
    </w:p>
    <w:p w14:paraId="2EC045EB" w14:textId="77777777" w:rsidR="00E828E6" w:rsidRDefault="00E828E6" w:rsidP="00E828E6">
      <w:pPr>
        <w:pStyle w:val="ListDash"/>
        <w:rPr>
          <w:ins w:id="15" w:author="Dennis Brandl" w:date="2018-03-03T05:22:00Z"/>
        </w:rPr>
      </w:pPr>
      <w:ins w:id="16" w:author="Dennis Brandl" w:date="2018-03-03T05:22:00Z">
        <w:r>
          <w:t>Hierarchy Scope Model</w:t>
        </w:r>
      </w:ins>
    </w:p>
    <w:p w14:paraId="115FE818" w14:textId="1ADC5C3B" w:rsidR="005B019A" w:rsidRDefault="001F137E" w:rsidP="002D4240">
      <w:pPr>
        <w:pStyle w:val="ListDash"/>
      </w:pPr>
      <w:r w:rsidRPr="000615A5">
        <w:t>Personnel Model</w:t>
      </w:r>
    </w:p>
    <w:p w14:paraId="48F78C2C" w14:textId="30ED97A6" w:rsidR="005B019A" w:rsidRDefault="001F137E" w:rsidP="002D4240">
      <w:pPr>
        <w:pStyle w:val="ListDash"/>
      </w:pPr>
      <w:r w:rsidRPr="000615A5">
        <w:t>Equipment Model</w:t>
      </w:r>
    </w:p>
    <w:p w14:paraId="271E1B4E" w14:textId="09DA471D" w:rsidR="005B019A" w:rsidRDefault="001F137E" w:rsidP="002D4240">
      <w:pPr>
        <w:pStyle w:val="ListDash"/>
      </w:pPr>
      <w:r w:rsidRPr="000615A5">
        <w:t>Physical Asset Mode</w:t>
      </w:r>
    </w:p>
    <w:p w14:paraId="4A6E4782" w14:textId="15E6D896" w:rsidR="005B019A" w:rsidRDefault="001F137E" w:rsidP="002D4240">
      <w:pPr>
        <w:pStyle w:val="ListDash"/>
      </w:pPr>
      <w:r w:rsidRPr="000615A5">
        <w:t>Material Model</w:t>
      </w:r>
    </w:p>
    <w:p w14:paraId="23218E04" w14:textId="427DF79D" w:rsidR="005B019A" w:rsidRDefault="001F137E" w:rsidP="002D4240">
      <w:pPr>
        <w:pStyle w:val="ListDash"/>
      </w:pPr>
      <w:r w:rsidRPr="000615A5">
        <w:t>Process Segment Model</w:t>
      </w:r>
    </w:p>
    <w:p w14:paraId="78CA9D6D" w14:textId="77777777" w:rsidR="00E828E6" w:rsidRDefault="00E828E6" w:rsidP="00E828E6">
      <w:pPr>
        <w:pStyle w:val="ListDash"/>
        <w:rPr>
          <w:ins w:id="17" w:author="Dennis Brandl" w:date="2018-03-03T05:22:00Z"/>
        </w:rPr>
      </w:pPr>
      <w:ins w:id="18" w:author="Dennis Brandl" w:date="2018-03-03T05:22:00Z">
        <w:r>
          <w:t>Operational Location Model</w:t>
        </w:r>
      </w:ins>
    </w:p>
    <w:p w14:paraId="10064600" w14:textId="77777777" w:rsidR="00E828E6" w:rsidRDefault="00E828E6" w:rsidP="00E828E6">
      <w:pPr>
        <w:pStyle w:val="ListDash"/>
        <w:rPr>
          <w:ins w:id="19" w:author="Dennis Brandl" w:date="2018-03-03T05:22:00Z"/>
        </w:rPr>
      </w:pPr>
      <w:ins w:id="20" w:author="Dennis Brandl" w:date="2018-03-03T05:22:00Z">
        <w:r>
          <w:t>Operations Event Model</w:t>
        </w:r>
      </w:ins>
    </w:p>
    <w:p w14:paraId="0526BD2F" w14:textId="59E28674" w:rsidR="005B019A" w:rsidRDefault="001F137E" w:rsidP="002D4240">
      <w:pPr>
        <w:pStyle w:val="ListDash"/>
      </w:pPr>
      <w:r w:rsidRPr="000615A5">
        <w:t>Operations Capability Model</w:t>
      </w:r>
    </w:p>
    <w:p w14:paraId="73BA827A" w14:textId="3C655AEB" w:rsidR="005B019A" w:rsidRDefault="001F137E" w:rsidP="002D4240">
      <w:pPr>
        <w:pStyle w:val="ListDash"/>
      </w:pPr>
      <w:r w:rsidRPr="000615A5">
        <w:t>Operations Definition Model</w:t>
      </w:r>
    </w:p>
    <w:p w14:paraId="59729483" w14:textId="175DB7F9" w:rsidR="005B019A" w:rsidRDefault="001F137E" w:rsidP="002D4240">
      <w:pPr>
        <w:pStyle w:val="ListDash"/>
      </w:pPr>
      <w:r w:rsidRPr="000615A5">
        <w:t>Operations Schedule Model</w:t>
      </w:r>
    </w:p>
    <w:p w14:paraId="0740FD03" w14:textId="016793B1" w:rsidR="005B019A" w:rsidRDefault="001F137E" w:rsidP="002D4240">
      <w:pPr>
        <w:pStyle w:val="ListDash"/>
      </w:pPr>
      <w:r w:rsidRPr="000615A5">
        <w:t>Operations Performance Model</w:t>
      </w:r>
    </w:p>
    <w:p w14:paraId="78E982D0" w14:textId="7D99A4AB" w:rsidR="005B019A" w:rsidRDefault="001F137E" w:rsidP="002D4240">
      <w:pPr>
        <w:pStyle w:val="ListDash"/>
      </w:pPr>
      <w:r w:rsidRPr="000615A5">
        <w:t>Resource Relationship Network Model</w:t>
      </w:r>
    </w:p>
    <w:p w14:paraId="368333EA" w14:textId="0A4F3D3F" w:rsidR="005B019A" w:rsidRDefault="001F137E" w:rsidP="002D4240">
      <w:pPr>
        <w:pStyle w:val="ListDash"/>
      </w:pPr>
      <w:r w:rsidRPr="000615A5">
        <w:t>Work Capability Model</w:t>
      </w:r>
    </w:p>
    <w:p w14:paraId="4DC00F66" w14:textId="1CED41FA" w:rsidR="005B019A" w:rsidRDefault="001F137E" w:rsidP="002D4240">
      <w:pPr>
        <w:pStyle w:val="ListDash"/>
      </w:pPr>
      <w:r w:rsidRPr="000615A5">
        <w:t>Work Definition Model</w:t>
      </w:r>
    </w:p>
    <w:p w14:paraId="6AD4CF81" w14:textId="5508CE1D" w:rsidR="005B019A" w:rsidRDefault="001F137E" w:rsidP="002D4240">
      <w:pPr>
        <w:pStyle w:val="ListDash"/>
      </w:pPr>
      <w:r w:rsidRPr="000615A5">
        <w:t>Work Schedule Model</w:t>
      </w:r>
    </w:p>
    <w:p w14:paraId="218D992E" w14:textId="4DD81483" w:rsidR="005B019A" w:rsidRDefault="001F137E" w:rsidP="002D4240">
      <w:pPr>
        <w:pStyle w:val="ListDash"/>
      </w:pPr>
      <w:r w:rsidRPr="000615A5">
        <w:t>Job List Model</w:t>
      </w:r>
    </w:p>
    <w:p w14:paraId="302E32A0" w14:textId="7597C798" w:rsidR="005B019A" w:rsidRDefault="001F137E" w:rsidP="002D4240">
      <w:pPr>
        <w:pStyle w:val="ListDash"/>
      </w:pPr>
      <w:r w:rsidRPr="000615A5">
        <w:t>Work Performance Model</w:t>
      </w:r>
    </w:p>
    <w:p w14:paraId="290BB217" w14:textId="5AD10289" w:rsidR="005B019A" w:rsidRDefault="001F137E" w:rsidP="002D4240">
      <w:pPr>
        <w:pStyle w:val="ListDash"/>
      </w:pPr>
      <w:r w:rsidRPr="000615A5">
        <w:t>Workflow Specification Model</w:t>
      </w:r>
    </w:p>
    <w:p w14:paraId="3BD18862" w14:textId="1F5B2667" w:rsidR="005B019A" w:rsidRDefault="001F137E" w:rsidP="002D4240">
      <w:pPr>
        <w:pStyle w:val="ListDash"/>
      </w:pPr>
      <w:r w:rsidRPr="000615A5">
        <w:t>Work Calendar</w:t>
      </w:r>
    </w:p>
    <w:p w14:paraId="25240436" w14:textId="06DCEEB9" w:rsidR="005B019A" w:rsidRDefault="001F137E" w:rsidP="002D4240">
      <w:pPr>
        <w:pStyle w:val="ListDash"/>
      </w:pPr>
      <w:r w:rsidRPr="000615A5">
        <w:t>Work Record</w:t>
      </w:r>
    </w:p>
    <w:p w14:paraId="423D4C74" w14:textId="64BEF69D" w:rsidR="001F137E" w:rsidRPr="000615A5" w:rsidRDefault="001F137E" w:rsidP="002D4240">
      <w:pPr>
        <w:pStyle w:val="ListDash"/>
      </w:pPr>
      <w:r w:rsidRPr="000615A5">
        <w:t xml:space="preserve">Work Alert Model     </w:t>
      </w:r>
    </w:p>
    <w:p w14:paraId="689CD052" w14:textId="77777777" w:rsidR="001F137E" w:rsidRPr="000615A5" w:rsidRDefault="001F137E" w:rsidP="00814FED">
      <w:pPr>
        <w:pStyle w:val="Heading1"/>
      </w:pPr>
      <w:bookmarkStart w:id="21" w:name="_Toc482797035"/>
      <w:bookmarkStart w:id="22" w:name="_Toc482797700"/>
      <w:bookmarkStart w:id="23" w:name="_Toc482798024"/>
      <w:bookmarkStart w:id="24" w:name="_Toc483855349"/>
      <w:bookmarkStart w:id="25" w:name="_Toc483855874"/>
      <w:bookmarkStart w:id="26" w:name="_Toc483856965"/>
      <w:bookmarkStart w:id="27" w:name="_Toc315502185"/>
      <w:bookmarkStart w:id="28" w:name="_Toc315502242"/>
      <w:bookmarkStart w:id="29" w:name="_Toc315502257"/>
      <w:bookmarkStart w:id="30" w:name="_Toc315740514"/>
      <w:bookmarkStart w:id="31" w:name="_Toc315746337"/>
      <w:bookmarkStart w:id="32" w:name="_Toc402321109"/>
      <w:bookmarkStart w:id="33" w:name="_Toc507944770"/>
      <w:bookmarkEnd w:id="21"/>
      <w:bookmarkEnd w:id="22"/>
      <w:bookmarkEnd w:id="23"/>
      <w:bookmarkEnd w:id="24"/>
      <w:bookmarkEnd w:id="25"/>
      <w:bookmarkEnd w:id="26"/>
      <w:r w:rsidRPr="00D6168A">
        <w:t>Normative</w:t>
      </w:r>
      <w:r w:rsidRPr="000615A5">
        <w:t xml:space="preserve"> references</w:t>
      </w:r>
      <w:bookmarkEnd w:id="27"/>
      <w:bookmarkEnd w:id="28"/>
      <w:bookmarkEnd w:id="29"/>
      <w:bookmarkEnd w:id="30"/>
      <w:bookmarkEnd w:id="31"/>
      <w:bookmarkEnd w:id="32"/>
      <w:bookmarkEnd w:id="33"/>
    </w:p>
    <w:p w14:paraId="62F0C16A" w14:textId="77777777" w:rsidR="001F137E" w:rsidRPr="000615A5" w:rsidRDefault="001F137E" w:rsidP="00814FED">
      <w:pPr>
        <w:pStyle w:val="PARAGRAPH"/>
      </w:pPr>
      <w:r w:rsidRPr="000615A5">
        <w:t>The following normative documents contain provisions, which through reference in this text constitute provisions of this part. At the time of publication, the editions indicated were valid. All normative documents are subject to revision, and parties to agreements based on this part are encouraged to investigate the possibility of applying the most recent editions of the normative documents indicated below. Members of IEC and ISO maintain registers of currently valid normative documents.</w:t>
      </w:r>
    </w:p>
    <w:p w14:paraId="4938E15D" w14:textId="45B1587F" w:rsidR="001F137E" w:rsidRPr="000615A5" w:rsidRDefault="001F137E" w:rsidP="00814FED">
      <w:pPr>
        <w:pStyle w:val="PARAGRAPH"/>
      </w:pPr>
      <w:r w:rsidRPr="000615A5">
        <w:t>ISO/IEC 19501-1</w:t>
      </w:r>
      <w:r w:rsidR="005063BE">
        <w:t>,</w:t>
      </w:r>
      <w:r w:rsidRPr="000615A5">
        <w:t xml:space="preserve"> </w:t>
      </w:r>
      <w:r w:rsidRPr="00814FED">
        <w:rPr>
          <w:rStyle w:val="Emphasis"/>
        </w:rPr>
        <w:t>Information Technology – Unified Modeling Language (UML)—Part 1: Specification</w:t>
      </w:r>
    </w:p>
    <w:p w14:paraId="262A8F2B" w14:textId="0724FFBB" w:rsidR="001F137E" w:rsidRPr="000615A5" w:rsidRDefault="00BA7700" w:rsidP="001F137E">
      <w:pPr>
        <w:pStyle w:val="PARAGRAPH"/>
      </w:pPr>
      <w:bookmarkStart w:id="34" w:name="_Toc315502201"/>
      <w:bookmarkStart w:id="35" w:name="_Toc315502248"/>
      <w:bookmarkStart w:id="36" w:name="_Toc315502340"/>
      <w:bookmarkStart w:id="37" w:name="_Toc315740651"/>
      <w:bookmarkStart w:id="38" w:name="_Toc315746469"/>
      <w:bookmarkStart w:id="39" w:name="_Toc402321144"/>
      <w:r>
        <w:t>ISA-95.00.0</w:t>
      </w:r>
      <w:r w:rsidR="001F137E" w:rsidRPr="000615A5">
        <w:t xml:space="preserve">1, </w:t>
      </w:r>
      <w:r w:rsidR="001F137E" w:rsidRPr="00814FED">
        <w:rPr>
          <w:rStyle w:val="Emphasis"/>
        </w:rPr>
        <w:t>Enterprise-control system integration – Part 1: Models and terminology</w:t>
      </w:r>
    </w:p>
    <w:p w14:paraId="49C32B0E" w14:textId="33732562" w:rsidR="001F137E" w:rsidRPr="000615A5" w:rsidRDefault="00BA7700" w:rsidP="001F137E">
      <w:pPr>
        <w:pStyle w:val="PARAGRAPH"/>
        <w:rPr>
          <w:i/>
        </w:rPr>
      </w:pPr>
      <w:r>
        <w:lastRenderedPageBreak/>
        <w:t>ISA-95.00.0</w:t>
      </w:r>
      <w:r w:rsidR="001F137E" w:rsidRPr="000615A5">
        <w:t xml:space="preserve">2, </w:t>
      </w:r>
      <w:r w:rsidR="001F137E" w:rsidRPr="00814FED">
        <w:rPr>
          <w:rStyle w:val="Emphasis"/>
        </w:rPr>
        <w:t xml:space="preserve">Enterprise-control system integration – </w:t>
      </w:r>
      <w:r w:rsidR="00B13806" w:rsidRPr="00814FED">
        <w:rPr>
          <w:rStyle w:val="Emphasis"/>
        </w:rPr>
        <w:t>Part 2</w:t>
      </w:r>
      <w:r w:rsidR="001F137E" w:rsidRPr="00814FED">
        <w:rPr>
          <w:rStyle w:val="Emphasis"/>
        </w:rPr>
        <w:t>: Object modes and attributes</w:t>
      </w:r>
    </w:p>
    <w:p w14:paraId="5F578808" w14:textId="1A95EBB9" w:rsidR="001F137E" w:rsidRPr="000615A5" w:rsidRDefault="00BA7700" w:rsidP="001F137E">
      <w:pPr>
        <w:pStyle w:val="PARAGRAPH"/>
      </w:pPr>
      <w:r>
        <w:t>ISA-95.00.0</w:t>
      </w:r>
      <w:r w:rsidR="001F137E" w:rsidRPr="000615A5">
        <w:t xml:space="preserve">3, </w:t>
      </w:r>
      <w:r w:rsidR="001F137E" w:rsidRPr="00814FED">
        <w:rPr>
          <w:rStyle w:val="Emphasis"/>
        </w:rPr>
        <w:t>Enterprise-control system integration – Part 3: Activity models of manufacturing operations management</w:t>
      </w:r>
    </w:p>
    <w:p w14:paraId="3C0A93D7" w14:textId="6087F6E7" w:rsidR="001F137E" w:rsidRPr="000615A5" w:rsidRDefault="00BA7700" w:rsidP="001F137E">
      <w:pPr>
        <w:pStyle w:val="PARAGRAPH"/>
        <w:rPr>
          <w:i/>
        </w:rPr>
      </w:pPr>
      <w:r>
        <w:t>ISA-95.00.0</w:t>
      </w:r>
      <w:r w:rsidR="001F137E" w:rsidRPr="000615A5">
        <w:t xml:space="preserve">4, </w:t>
      </w:r>
      <w:r w:rsidR="001F137E" w:rsidRPr="00814FED">
        <w:rPr>
          <w:rStyle w:val="Emphasis"/>
        </w:rPr>
        <w:t xml:space="preserve">Enterprise-control system integration – </w:t>
      </w:r>
      <w:r w:rsidR="00B13806" w:rsidRPr="00814FED">
        <w:rPr>
          <w:rStyle w:val="Emphasis"/>
        </w:rPr>
        <w:t>Part 4</w:t>
      </w:r>
      <w:r w:rsidR="001F137E" w:rsidRPr="00814FED">
        <w:rPr>
          <w:rStyle w:val="Emphasis"/>
        </w:rPr>
        <w:t>: Object modes and attributes for manufacturing operations management integration</w:t>
      </w:r>
    </w:p>
    <w:p w14:paraId="7CD67F63" w14:textId="77777777" w:rsidR="001F137E" w:rsidRPr="000615A5" w:rsidRDefault="001F137E" w:rsidP="00814FED">
      <w:pPr>
        <w:pStyle w:val="PARAGRAPH"/>
      </w:pPr>
      <w:r w:rsidRPr="000615A5">
        <w:t xml:space="preserve">ISO 8601, </w:t>
      </w:r>
      <w:r w:rsidRPr="00814FED">
        <w:rPr>
          <w:rStyle w:val="Emphasis"/>
        </w:rPr>
        <w:t>Data elements and interchange formats – Information interchange – Representation of dates and times</w:t>
      </w:r>
    </w:p>
    <w:p w14:paraId="69921F12" w14:textId="77777777" w:rsidR="001F137E" w:rsidRPr="000615A5" w:rsidRDefault="001F137E" w:rsidP="00814FED">
      <w:pPr>
        <w:pStyle w:val="Heading1"/>
        <w:rPr>
          <w:rFonts w:ascii="Helvetica" w:hAnsi="Helvetica"/>
        </w:rPr>
      </w:pPr>
      <w:bookmarkStart w:id="40" w:name="_Toc482797037"/>
      <w:bookmarkStart w:id="41" w:name="_Toc482797702"/>
      <w:bookmarkStart w:id="42" w:name="_Toc482798026"/>
      <w:bookmarkStart w:id="43" w:name="_Toc483855351"/>
      <w:bookmarkStart w:id="44" w:name="_Toc483855876"/>
      <w:bookmarkStart w:id="45" w:name="_Toc483856967"/>
      <w:bookmarkStart w:id="46" w:name="_Toc482797038"/>
      <w:bookmarkStart w:id="47" w:name="_Toc482797703"/>
      <w:bookmarkStart w:id="48" w:name="_Toc482798027"/>
      <w:bookmarkStart w:id="49" w:name="_Toc483855352"/>
      <w:bookmarkStart w:id="50" w:name="_Toc483855877"/>
      <w:bookmarkStart w:id="51" w:name="_Toc483856968"/>
      <w:bookmarkStart w:id="52" w:name="_Toc315502186"/>
      <w:bookmarkStart w:id="53" w:name="_Toc315502243"/>
      <w:bookmarkStart w:id="54" w:name="_Toc315502258"/>
      <w:bookmarkStart w:id="55" w:name="_Toc315740515"/>
      <w:bookmarkStart w:id="56" w:name="_Toc315746338"/>
      <w:bookmarkStart w:id="57" w:name="_Toc402321110"/>
      <w:bookmarkStart w:id="58" w:name="_Toc66613380"/>
      <w:bookmarkStart w:id="59" w:name="_Toc507944771"/>
      <w:bookmarkEnd w:id="40"/>
      <w:bookmarkEnd w:id="41"/>
      <w:bookmarkEnd w:id="42"/>
      <w:bookmarkEnd w:id="43"/>
      <w:bookmarkEnd w:id="44"/>
      <w:bookmarkEnd w:id="45"/>
      <w:bookmarkEnd w:id="46"/>
      <w:bookmarkEnd w:id="47"/>
      <w:bookmarkEnd w:id="48"/>
      <w:bookmarkEnd w:id="49"/>
      <w:bookmarkEnd w:id="50"/>
      <w:bookmarkEnd w:id="51"/>
      <w:r w:rsidRPr="00D6168A">
        <w:t>Definitions</w:t>
      </w:r>
      <w:bookmarkEnd w:id="52"/>
      <w:bookmarkEnd w:id="53"/>
      <w:bookmarkEnd w:id="54"/>
      <w:bookmarkEnd w:id="55"/>
      <w:bookmarkEnd w:id="56"/>
      <w:bookmarkEnd w:id="57"/>
      <w:r w:rsidRPr="000615A5">
        <w:t>, abbreviations</w:t>
      </w:r>
      <w:bookmarkEnd w:id="58"/>
      <w:r w:rsidRPr="000615A5">
        <w:t>, and conventions</w:t>
      </w:r>
      <w:bookmarkEnd w:id="59"/>
    </w:p>
    <w:p w14:paraId="25BEE509" w14:textId="77777777" w:rsidR="001F137E" w:rsidRPr="000615A5" w:rsidRDefault="001F137E" w:rsidP="00814FED">
      <w:pPr>
        <w:pStyle w:val="Heading2"/>
      </w:pPr>
      <w:bookmarkStart w:id="60" w:name="_Toc507944772"/>
      <w:r w:rsidRPr="000615A5">
        <w:t>Terms and definitions</w:t>
      </w:r>
      <w:bookmarkEnd w:id="60"/>
    </w:p>
    <w:p w14:paraId="27654889" w14:textId="66FE19A7" w:rsidR="001F137E" w:rsidRPr="000615A5" w:rsidRDefault="001F137E" w:rsidP="00814FED">
      <w:pPr>
        <w:pStyle w:val="TERM-number3"/>
        <w:ind w:left="0" w:firstLine="0"/>
      </w:pPr>
    </w:p>
    <w:p w14:paraId="739C876F" w14:textId="77777777" w:rsidR="001F137E" w:rsidRPr="000615A5" w:rsidRDefault="001F137E" w:rsidP="001F137E">
      <w:pPr>
        <w:pStyle w:val="TERM"/>
      </w:pPr>
      <w:r w:rsidRPr="000615A5">
        <w:t>application</w:t>
      </w:r>
    </w:p>
    <w:p w14:paraId="57049B18" w14:textId="77777777" w:rsidR="001F137E" w:rsidRDefault="001F137E" w:rsidP="001F137E">
      <w:pPr>
        <w:pStyle w:val="TERM-definition"/>
      </w:pPr>
      <w:r w:rsidRPr="000615A5">
        <w:t>an ordered set of physical and logical system processes, performed by a set of resources that conduct a set of transactions intended to accomplish a definite objective; information provider or information user performing the activity that is involved in a transaction</w:t>
      </w:r>
    </w:p>
    <w:p w14:paraId="65FD5362" w14:textId="3BEA969F" w:rsidR="00D524BA" w:rsidRPr="00D524BA" w:rsidRDefault="00D524BA" w:rsidP="00814FED">
      <w:pPr>
        <w:pStyle w:val="TERM-example"/>
      </w:pPr>
      <w:r w:rsidRPr="000615A5">
        <w:t>EXAMPLE</w:t>
      </w:r>
      <w:r w:rsidRPr="000615A5">
        <w:tab/>
      </w:r>
      <w:r>
        <w:t>HMIs, Data Historians, MES and LIMs software are examples of applications</w:t>
      </w:r>
      <w:r w:rsidRPr="000615A5">
        <w:t>.</w:t>
      </w:r>
    </w:p>
    <w:p w14:paraId="66BEC59A" w14:textId="336E3227" w:rsidR="001F137E" w:rsidRPr="000615A5" w:rsidRDefault="001F137E" w:rsidP="001F137E">
      <w:pPr>
        <w:pStyle w:val="TERM-number3"/>
      </w:pPr>
    </w:p>
    <w:p w14:paraId="3FAF95A3" w14:textId="77777777" w:rsidR="001F137E" w:rsidRPr="000615A5" w:rsidRDefault="001F137E" w:rsidP="00814FED">
      <w:pPr>
        <w:pStyle w:val="TERM"/>
      </w:pPr>
      <w:r w:rsidRPr="000615A5">
        <w:t>ID</w:t>
      </w:r>
    </w:p>
    <w:p w14:paraId="4E0C6F3F" w14:textId="77777777" w:rsidR="001F137E" w:rsidRPr="000615A5" w:rsidRDefault="001F137E" w:rsidP="001F137E">
      <w:pPr>
        <w:pStyle w:val="TERM-definition"/>
      </w:pPr>
      <w:r w:rsidRPr="000615A5">
        <w:t>information to identify an object or a property of an object</w:t>
      </w:r>
    </w:p>
    <w:p w14:paraId="4E14A658" w14:textId="3D2B0E3C" w:rsidR="001F137E" w:rsidRPr="000615A5" w:rsidRDefault="001F137E" w:rsidP="001F137E">
      <w:pPr>
        <w:pStyle w:val="TERM-number3"/>
      </w:pPr>
    </w:p>
    <w:p w14:paraId="093E4B60" w14:textId="77777777" w:rsidR="001F137E" w:rsidRPr="000615A5" w:rsidRDefault="001F137E" w:rsidP="001F137E">
      <w:pPr>
        <w:pStyle w:val="TERM"/>
      </w:pPr>
      <w:r w:rsidRPr="000615A5">
        <w:t>message</w:t>
      </w:r>
    </w:p>
    <w:p w14:paraId="35DE4757" w14:textId="77777777" w:rsidR="001F137E" w:rsidRPr="000615A5" w:rsidRDefault="001F137E" w:rsidP="001F137E">
      <w:pPr>
        <w:pStyle w:val="TERM-definition"/>
      </w:pPr>
      <w:r w:rsidRPr="000615A5">
        <w:t xml:space="preserve">structured information unit conveyed in a one-way transfer of data between one sending application to one or more receiving applications </w:t>
      </w:r>
    </w:p>
    <w:p w14:paraId="2B63A78D" w14:textId="00DB33DD" w:rsidR="001F137E" w:rsidRPr="000615A5" w:rsidRDefault="001F137E" w:rsidP="0064629E">
      <w:pPr>
        <w:pStyle w:val="TERM-number3"/>
      </w:pPr>
    </w:p>
    <w:p w14:paraId="291FA8FC" w14:textId="77777777" w:rsidR="001F137E" w:rsidRPr="000615A5" w:rsidRDefault="001F137E" w:rsidP="0064629E">
      <w:pPr>
        <w:pStyle w:val="TERM"/>
      </w:pPr>
      <w:r w:rsidRPr="000615A5">
        <w:t>noun</w:t>
      </w:r>
    </w:p>
    <w:p w14:paraId="3EA2A071" w14:textId="77777777" w:rsidR="001F137E" w:rsidRPr="000615A5" w:rsidRDefault="001F137E" w:rsidP="0064629E">
      <w:pPr>
        <w:pStyle w:val="TERM-definition"/>
      </w:pPr>
      <w:r w:rsidRPr="000615A5">
        <w:t>one of two parts in the content of a message and represents one or more objects, as defined in the Parts 2 and 4 object models</w:t>
      </w:r>
    </w:p>
    <w:p w14:paraId="7FF1E12B" w14:textId="50DB1C58" w:rsidR="001F137E" w:rsidRPr="000615A5" w:rsidRDefault="001F137E" w:rsidP="0064629E">
      <w:pPr>
        <w:pStyle w:val="TERM-number3"/>
      </w:pPr>
    </w:p>
    <w:p w14:paraId="7D5831D1" w14:textId="77777777" w:rsidR="001F137E" w:rsidRPr="000615A5" w:rsidRDefault="001F137E" w:rsidP="0064629E">
      <w:pPr>
        <w:pStyle w:val="TERM"/>
      </w:pPr>
      <w:r w:rsidRPr="000615A5">
        <w:t>transaction</w:t>
      </w:r>
    </w:p>
    <w:p w14:paraId="3B7C213A" w14:textId="77777777" w:rsidR="001F137E" w:rsidRPr="000615A5" w:rsidRDefault="001F137E" w:rsidP="0064629E">
      <w:pPr>
        <w:pStyle w:val="TERM-definition"/>
      </w:pPr>
      <w:r w:rsidRPr="000615A5">
        <w:t xml:space="preserve">sequence of related messages that are exchanged among applications performing Level 3 or Level 4 activities  </w:t>
      </w:r>
    </w:p>
    <w:p w14:paraId="2413831E" w14:textId="629E194B" w:rsidR="001F137E" w:rsidRPr="000615A5" w:rsidRDefault="001F137E" w:rsidP="0064629E">
      <w:pPr>
        <w:pStyle w:val="TERM-number3"/>
      </w:pPr>
    </w:p>
    <w:p w14:paraId="1B99CF99" w14:textId="77777777" w:rsidR="001F137E" w:rsidRPr="000615A5" w:rsidRDefault="001F137E" w:rsidP="0064629E">
      <w:pPr>
        <w:pStyle w:val="TERM"/>
      </w:pPr>
      <w:r w:rsidRPr="000615A5">
        <w:t>verb</w:t>
      </w:r>
    </w:p>
    <w:p w14:paraId="76BDCECF" w14:textId="77777777" w:rsidR="001F137E" w:rsidRPr="000615A5" w:rsidRDefault="001F137E" w:rsidP="0064629E">
      <w:pPr>
        <w:pStyle w:val="TERM-definition"/>
      </w:pPr>
      <w:r w:rsidRPr="000615A5">
        <w:t>one of two parts in the content of a message and defines the action to be performed, or the response to a request</w:t>
      </w:r>
    </w:p>
    <w:p w14:paraId="6AB3DE2C" w14:textId="2BDD449E" w:rsidR="001F137E" w:rsidRPr="000615A5" w:rsidRDefault="001F137E" w:rsidP="0064629E">
      <w:pPr>
        <w:pStyle w:val="TERM-number3"/>
      </w:pPr>
    </w:p>
    <w:p w14:paraId="115F2B4F" w14:textId="77777777" w:rsidR="001F137E" w:rsidRPr="000615A5" w:rsidRDefault="001F137E" w:rsidP="0064629E">
      <w:pPr>
        <w:pStyle w:val="TERM"/>
      </w:pPr>
      <w:r w:rsidRPr="000615A5">
        <w:t>wildcard</w:t>
      </w:r>
    </w:p>
    <w:p w14:paraId="0B0D29B4" w14:textId="77777777" w:rsidR="001F137E" w:rsidRPr="000615A5" w:rsidRDefault="001F137E" w:rsidP="0064629E">
      <w:pPr>
        <w:pStyle w:val="TERM-definition"/>
      </w:pPr>
      <w:r w:rsidRPr="000615A5">
        <w:t>information to identify a collection of objects or properties of objects</w:t>
      </w:r>
    </w:p>
    <w:p w14:paraId="1305941E" w14:textId="77777777" w:rsidR="001F137E" w:rsidRPr="000615A5" w:rsidRDefault="001F137E" w:rsidP="00814FED">
      <w:pPr>
        <w:pStyle w:val="Heading2"/>
      </w:pPr>
      <w:bookmarkStart w:id="61" w:name="_Toc507944773"/>
      <w:r w:rsidRPr="00D6168A">
        <w:t>Abbreviations</w:t>
      </w:r>
      <w:bookmarkEnd w:id="61"/>
      <w:r w:rsidRPr="000615A5">
        <w:t xml:space="preserve"> </w:t>
      </w:r>
    </w:p>
    <w:p w14:paraId="63B14E7E" w14:textId="77777777" w:rsidR="005852B3" w:rsidRDefault="005852B3" w:rsidP="004D2480">
      <w:pPr>
        <w:pStyle w:val="PARAGRAPH"/>
      </w:pPr>
      <w:r>
        <w:t>EDA</w:t>
      </w:r>
      <w:r>
        <w:tab/>
        <w:t>Event Driven Architecture</w:t>
      </w:r>
    </w:p>
    <w:p w14:paraId="7FF995A3" w14:textId="16B0DB49" w:rsidR="004D2480" w:rsidRDefault="004D2480" w:rsidP="004D2480">
      <w:pPr>
        <w:pStyle w:val="PARAGRAPH"/>
      </w:pPr>
      <w:r>
        <w:t xml:space="preserve">ERP </w:t>
      </w:r>
      <w:r>
        <w:tab/>
        <w:t>Enterprise Resource Planning</w:t>
      </w:r>
    </w:p>
    <w:p w14:paraId="19D94415" w14:textId="62D07190" w:rsidR="005852B3" w:rsidRDefault="005852B3" w:rsidP="004D2480">
      <w:pPr>
        <w:pStyle w:val="PARAGRAPH"/>
      </w:pPr>
      <w:r>
        <w:t>MEP</w:t>
      </w:r>
      <w:r>
        <w:tab/>
        <w:t>Message Exchange Pattern</w:t>
      </w:r>
    </w:p>
    <w:p w14:paraId="735DD610" w14:textId="02B83CAB" w:rsidR="004D2480" w:rsidRDefault="004D2480" w:rsidP="004D2480">
      <w:pPr>
        <w:pStyle w:val="PARAGRAPH"/>
      </w:pPr>
      <w:r>
        <w:t xml:space="preserve">MOM </w:t>
      </w:r>
      <w:r>
        <w:tab/>
        <w:t xml:space="preserve">Manufacturing Operations Management </w:t>
      </w:r>
    </w:p>
    <w:p w14:paraId="580FFF70" w14:textId="3361C21E" w:rsidR="001F137E" w:rsidRPr="000615A5" w:rsidRDefault="004D2480" w:rsidP="004D2480">
      <w:pPr>
        <w:pStyle w:val="PARAGRAPH"/>
      </w:pPr>
      <w:r>
        <w:t>OAGIS</w:t>
      </w:r>
      <w:r>
        <w:tab/>
      </w:r>
      <w:r w:rsidR="001F137E" w:rsidRPr="000615A5">
        <w:t>Open Applications Group Interface Standard</w:t>
      </w:r>
    </w:p>
    <w:p w14:paraId="78C762E5" w14:textId="4242B3B5" w:rsidR="001F137E" w:rsidRPr="000615A5" w:rsidRDefault="004D2480" w:rsidP="004D2480">
      <w:pPr>
        <w:pStyle w:val="PARAGRAPH"/>
      </w:pPr>
      <w:r>
        <w:t>SYNC</w:t>
      </w:r>
      <w:r>
        <w:tab/>
      </w:r>
      <w:r w:rsidR="001F137E" w:rsidRPr="000615A5">
        <w:t>Synchronized data</w:t>
      </w:r>
    </w:p>
    <w:p w14:paraId="1429EB06" w14:textId="77C65203" w:rsidR="001F137E" w:rsidRPr="000615A5" w:rsidRDefault="001F137E" w:rsidP="004D2480">
      <w:pPr>
        <w:pStyle w:val="PARAGRAPH"/>
      </w:pPr>
      <w:r w:rsidRPr="000615A5">
        <w:lastRenderedPageBreak/>
        <w:t>UTC</w:t>
      </w:r>
      <w:r w:rsidR="004D2480">
        <w:tab/>
      </w:r>
      <w:r w:rsidRPr="000615A5">
        <w:t>Universal Coordinated Time</w:t>
      </w:r>
    </w:p>
    <w:p w14:paraId="4D6B3016" w14:textId="77777777" w:rsidR="000615A5" w:rsidRPr="000615A5" w:rsidRDefault="000615A5" w:rsidP="00814FED">
      <w:pPr>
        <w:pStyle w:val="Heading2"/>
      </w:pPr>
      <w:bookmarkStart w:id="62" w:name="_Toc401278300"/>
      <w:bookmarkStart w:id="63" w:name="_Toc507944774"/>
      <w:r w:rsidRPr="00D16B5C">
        <w:t>Conventions</w:t>
      </w:r>
      <w:bookmarkEnd w:id="62"/>
      <w:bookmarkEnd w:id="63"/>
    </w:p>
    <w:p w14:paraId="2420983B" w14:textId="77777777" w:rsidR="000615A5" w:rsidRDefault="000615A5" w:rsidP="000615A5">
      <w:pPr>
        <w:pStyle w:val="PARAGRAPH"/>
      </w:pPr>
      <w:r w:rsidRPr="000615A5">
        <w:t>Uppercase words are used to identify the verbs in a transaction message, to differentiate them from verbs in the sentences.</w:t>
      </w:r>
    </w:p>
    <w:p w14:paraId="117CD9EA" w14:textId="77777777" w:rsidR="000615A5" w:rsidRPr="000615A5" w:rsidRDefault="000615A5" w:rsidP="00814FED">
      <w:pPr>
        <w:pStyle w:val="EXAMPLE"/>
      </w:pPr>
      <w:r w:rsidRPr="000615A5">
        <w:t>EXAMPLE</w:t>
      </w:r>
      <w:r>
        <w:t xml:space="preserve"> 1</w:t>
      </w:r>
      <w:r w:rsidRPr="000615A5">
        <w:tab/>
        <w:t>GET for the get verb used in a transaction message.</w:t>
      </w:r>
    </w:p>
    <w:p w14:paraId="7DC0AE9C" w14:textId="37CDE339" w:rsidR="000615A5" w:rsidRPr="000615A5" w:rsidRDefault="000615A5" w:rsidP="000615A5">
      <w:pPr>
        <w:pStyle w:val="PARAGRAPH"/>
      </w:pPr>
      <w:r w:rsidRPr="000615A5">
        <w:t xml:space="preserve">Italics </w:t>
      </w:r>
      <w:r>
        <w:t>and uppercase letters</w:t>
      </w:r>
      <w:r w:rsidRPr="000615A5">
        <w:t xml:space="preserve"> are used, beyond the use defined in ISO/IEC Directives Part2, to emphasize the </w:t>
      </w:r>
      <w:r w:rsidR="00C849D4">
        <w:t>ISA-95</w:t>
      </w:r>
      <w:r w:rsidR="00C849D4" w:rsidRPr="000615A5">
        <w:t xml:space="preserve"> </w:t>
      </w:r>
      <w:r w:rsidRPr="000615A5">
        <w:t>specific meaning of terms. They are used for the following cases:</w:t>
      </w:r>
    </w:p>
    <w:p w14:paraId="63F7973F" w14:textId="77777777" w:rsidR="000615A5" w:rsidRDefault="000615A5" w:rsidP="000615A5">
      <w:pPr>
        <w:pStyle w:val="ListDash"/>
      </w:pPr>
      <w:r w:rsidRPr="000615A5">
        <w:t>Names of objects used in exchanged data</w:t>
      </w:r>
    </w:p>
    <w:p w14:paraId="2C724067" w14:textId="77777777" w:rsidR="000615A5" w:rsidRDefault="000615A5" w:rsidP="000615A5">
      <w:pPr>
        <w:pStyle w:val="ListDash"/>
      </w:pPr>
      <w:r>
        <w:t>Parts of messages</w:t>
      </w:r>
    </w:p>
    <w:p w14:paraId="361D7434" w14:textId="77777777" w:rsidR="000615A5" w:rsidRPr="000615A5" w:rsidRDefault="000615A5" w:rsidP="000615A5">
      <w:pPr>
        <w:pStyle w:val="ListDash"/>
      </w:pPr>
      <w:r>
        <w:t>Verb/noun message examples</w:t>
      </w:r>
    </w:p>
    <w:p w14:paraId="22FFBEFE" w14:textId="77777777" w:rsidR="000615A5" w:rsidRPr="000615A5" w:rsidRDefault="000615A5" w:rsidP="00814FED">
      <w:pPr>
        <w:pStyle w:val="EXAMPLE"/>
      </w:pPr>
      <w:r w:rsidRPr="000615A5">
        <w:t>EXAMPLE</w:t>
      </w:r>
      <w:r>
        <w:t xml:space="preserve"> 1</w:t>
      </w:r>
      <w:r w:rsidRPr="000615A5">
        <w:tab/>
      </w:r>
      <w:r w:rsidRPr="000615A5">
        <w:rPr>
          <w:i/>
        </w:rPr>
        <w:t>GET Equipment</w:t>
      </w:r>
      <w:r>
        <w:t xml:space="preserve"> </w:t>
      </w:r>
      <w:r w:rsidRPr="000615A5">
        <w:t xml:space="preserve">for the get verb used in </w:t>
      </w:r>
      <w:r>
        <w:t>with an equipment object</w:t>
      </w:r>
      <w:r w:rsidRPr="000615A5">
        <w:t>.</w:t>
      </w:r>
    </w:p>
    <w:p w14:paraId="484ED06B" w14:textId="77777777" w:rsidR="000615A5" w:rsidRDefault="000615A5" w:rsidP="000615A5">
      <w:pPr>
        <w:pStyle w:val="PARAGRAPH"/>
      </w:pPr>
      <w:r>
        <w:t>Uppercase words are used to identify transaction models.</w:t>
      </w:r>
    </w:p>
    <w:p w14:paraId="129E70EA" w14:textId="77777777" w:rsidR="000615A5" w:rsidRPr="000615A5" w:rsidRDefault="000615A5" w:rsidP="00814FED">
      <w:pPr>
        <w:pStyle w:val="EXAMPLE"/>
      </w:pPr>
      <w:r w:rsidRPr="000615A5">
        <w:t>EXAMPLE</w:t>
      </w:r>
      <w:r>
        <w:t xml:space="preserve"> 2</w:t>
      </w:r>
      <w:r w:rsidRPr="000615A5">
        <w:tab/>
      </w:r>
      <w:r>
        <w:t>PUSH transaction for PROCESS, CHANGE, and CANCEL verbs</w:t>
      </w:r>
    </w:p>
    <w:p w14:paraId="240ADA3A" w14:textId="0EB3D58C" w:rsidR="001F137E" w:rsidRPr="000615A5" w:rsidRDefault="001F137E" w:rsidP="00814FED">
      <w:pPr>
        <w:pStyle w:val="Heading1"/>
        <w:rPr>
          <w:rFonts w:ascii="Helvetica" w:hAnsi="Helvetica"/>
        </w:rPr>
      </w:pPr>
      <w:bookmarkStart w:id="64" w:name="_Toc507944775"/>
      <w:r w:rsidRPr="000615A5">
        <w:t>Transaction messages and verbs</w:t>
      </w:r>
      <w:bookmarkEnd w:id="64"/>
    </w:p>
    <w:p w14:paraId="4F62A741" w14:textId="77777777" w:rsidR="001F137E" w:rsidRPr="000615A5" w:rsidRDefault="001F137E" w:rsidP="00814FED">
      <w:pPr>
        <w:pStyle w:val="Heading2"/>
      </w:pPr>
      <w:bookmarkStart w:id="65" w:name="_Toc507944776"/>
      <w:r w:rsidRPr="000615A5">
        <w:t>Introduction</w:t>
      </w:r>
      <w:bookmarkEnd w:id="65"/>
    </w:p>
    <w:p w14:paraId="16B74DB2" w14:textId="2F748255" w:rsidR="001F137E" w:rsidRPr="000615A5" w:rsidRDefault="001F137E" w:rsidP="0064629E">
      <w:pPr>
        <w:pStyle w:val="PARAGRAPH"/>
      </w:pPr>
      <w:r w:rsidRPr="000615A5">
        <w:t xml:space="preserve">This clause defines a common set of transactions, messages and verbs that should be used between Level 4 and Level 3, and among Level 3, applications to exchange the data defined in the object models of </w:t>
      </w:r>
      <w:r w:rsidR="00BA7700">
        <w:t>ISA-95.00.0</w:t>
      </w:r>
      <w:r w:rsidRPr="000615A5">
        <w:t xml:space="preserve">2 and </w:t>
      </w:r>
      <w:r w:rsidR="00BA7700">
        <w:t>ISA-95.00.0</w:t>
      </w:r>
      <w:r w:rsidRPr="000615A5">
        <w:t>4.</w:t>
      </w:r>
    </w:p>
    <w:p w14:paraId="112C5A6B" w14:textId="23B8D4EA" w:rsidR="001F137E" w:rsidRPr="000615A5" w:rsidRDefault="001F137E" w:rsidP="0064629E">
      <w:pPr>
        <w:pStyle w:val="PARAGRAPH"/>
      </w:pPr>
      <w:r w:rsidRPr="000615A5">
        <w:t>A transaction shall consist of a sequence of messages, where each message shall have a structure as defined in</w:t>
      </w:r>
      <w:r w:rsidR="00C849D4">
        <w:t xml:space="preserve"> Clause</w:t>
      </w:r>
      <w:r w:rsidRPr="000615A5">
        <w:t xml:space="preserve"> </w:t>
      </w:r>
      <w:r w:rsidRPr="000615A5">
        <w:fldChar w:fldCharType="begin"/>
      </w:r>
      <w:r w:rsidRPr="000615A5">
        <w:instrText xml:space="preserve"> REF _Ref296768100 \w </w:instrText>
      </w:r>
      <w:r w:rsidRPr="000615A5">
        <w:fldChar w:fldCharType="separate"/>
      </w:r>
      <w:r w:rsidR="00036893">
        <w:t>4.3</w:t>
      </w:r>
      <w:r w:rsidRPr="000615A5">
        <w:fldChar w:fldCharType="end"/>
      </w:r>
      <w:r w:rsidRPr="000615A5">
        <w:t>.</w:t>
      </w:r>
    </w:p>
    <w:p w14:paraId="6D95698D" w14:textId="77777777" w:rsidR="001F137E" w:rsidRPr="000615A5" w:rsidRDefault="001F137E" w:rsidP="0064629E">
      <w:pPr>
        <w:pStyle w:val="PARAGRAPH"/>
      </w:pPr>
      <w:bookmarkStart w:id="66" w:name="OLE_LINK1"/>
      <w:bookmarkStart w:id="67" w:name="OLE_LINK2"/>
      <w:r w:rsidRPr="000615A5">
        <w:t>Messages shall contain both a noun and a verb area</w:t>
      </w:r>
      <w:bookmarkEnd w:id="66"/>
      <w:bookmarkEnd w:id="67"/>
      <w:r w:rsidRPr="000615A5">
        <w:t xml:space="preserve">.  The information conveyed in a message shall be contained in the noun area of a message while the actions associated with the information shall be contained in the verb area.  </w:t>
      </w:r>
    </w:p>
    <w:p w14:paraId="17FF2649" w14:textId="04CCED47" w:rsidR="001F137E" w:rsidRPr="000615A5" w:rsidRDefault="001F137E" w:rsidP="0064629E">
      <w:pPr>
        <w:pStyle w:val="PARAGRAPH"/>
      </w:pPr>
      <w:r w:rsidRPr="000615A5">
        <w:t xml:space="preserve">The role of an application initiating a transaction shall determine the set of verbs to be used in conducting the transaction. These transaction models are described in Clause </w:t>
      </w:r>
      <w:r w:rsidRPr="000615A5">
        <w:fldChar w:fldCharType="begin"/>
      </w:r>
      <w:r w:rsidRPr="000615A5">
        <w:instrText xml:space="preserve"> REF _Ref134254802 \w </w:instrText>
      </w:r>
      <w:r w:rsidRPr="000615A5">
        <w:fldChar w:fldCharType="separate"/>
      </w:r>
      <w:r w:rsidR="00036893">
        <w:t>4.2</w:t>
      </w:r>
      <w:r w:rsidRPr="000615A5">
        <w:fldChar w:fldCharType="end"/>
      </w:r>
      <w:r w:rsidRPr="000615A5">
        <w:t xml:space="preserve">.  </w:t>
      </w:r>
    </w:p>
    <w:p w14:paraId="326C6CE7" w14:textId="77777777" w:rsidR="001F137E" w:rsidRPr="000615A5" w:rsidRDefault="001F137E" w:rsidP="0064629E">
      <w:pPr>
        <w:pStyle w:val="PARAGRAPH"/>
      </w:pPr>
      <w:r w:rsidRPr="000615A5">
        <w:t>Three different transaction models are defined:</w:t>
      </w:r>
    </w:p>
    <w:p w14:paraId="049A9E1B" w14:textId="77777777" w:rsidR="001F137E" w:rsidRPr="000615A5" w:rsidRDefault="001F137E" w:rsidP="0064629E">
      <w:pPr>
        <w:pStyle w:val="ListNumber2"/>
      </w:pPr>
      <w:r w:rsidRPr="000615A5">
        <w:t>A PULL model where a user of data requests the data from a provider of the data.</w:t>
      </w:r>
    </w:p>
    <w:p w14:paraId="3AB03086" w14:textId="60DBF40A" w:rsidR="001F137E" w:rsidRPr="000615A5" w:rsidRDefault="001F137E" w:rsidP="0064629E">
      <w:pPr>
        <w:pStyle w:val="ListNumber2"/>
      </w:pPr>
      <w:r w:rsidRPr="000615A5">
        <w:t xml:space="preserve">A PUSH model where a provider of data requests an action (processing, changing, or </w:t>
      </w:r>
      <w:r w:rsidR="000615A5" w:rsidRPr="000615A5">
        <w:t>cancelling</w:t>
      </w:r>
      <w:r w:rsidRPr="000615A5">
        <w:t>) on the data by another user.</w:t>
      </w:r>
    </w:p>
    <w:p w14:paraId="14425FCC" w14:textId="77777777" w:rsidR="001F137E" w:rsidRPr="000615A5" w:rsidRDefault="001F137E" w:rsidP="0064629E">
      <w:pPr>
        <w:pStyle w:val="ListNumber2"/>
      </w:pPr>
      <w:r w:rsidRPr="000615A5">
        <w:t xml:space="preserve">A PUBLISH model where the owner of data publishes it to users (subscribers) of the data.  </w:t>
      </w:r>
    </w:p>
    <w:p w14:paraId="5161C3CA" w14:textId="12588EED" w:rsidR="001F137E" w:rsidRPr="000615A5" w:rsidRDefault="003932B6" w:rsidP="00814FED">
      <w:pPr>
        <w:pStyle w:val="NOTE"/>
      </w:pPr>
      <w:r>
        <w:t>NOTE</w:t>
      </w:r>
      <w:r w:rsidR="001F137E" w:rsidRPr="000615A5">
        <w:t xml:space="preserve"> 1</w:t>
      </w:r>
      <w:r w:rsidR="001F137E" w:rsidRPr="000615A5">
        <w:tab/>
        <w:t xml:space="preserve">The phrase “owner of data” is used to identify the application that has responsibility for enforcing the consistency of data. </w:t>
      </w:r>
    </w:p>
    <w:p w14:paraId="2EA0FC71" w14:textId="44B76F38" w:rsidR="001F137E" w:rsidRPr="000615A5" w:rsidRDefault="00E80AE6" w:rsidP="00814FED">
      <w:pPr>
        <w:pStyle w:val="NOTE"/>
      </w:pPr>
      <w:r>
        <w:t>NOTE</w:t>
      </w:r>
      <w:r w:rsidR="001F137E" w:rsidRPr="000615A5">
        <w:t xml:space="preserve"> 2</w:t>
      </w:r>
      <w:r w:rsidR="001F137E" w:rsidRPr="000615A5">
        <w:tab/>
        <w:t xml:space="preserve">This standard does not address the case where there may be multiple systems that can act as the owner of data.  In these </w:t>
      </w:r>
      <w:r w:rsidR="00C849D4" w:rsidRPr="000615A5">
        <w:t>situations,</w:t>
      </w:r>
      <w:r w:rsidR="001F137E" w:rsidRPr="000615A5">
        <w:t xml:space="preserve"> configuration should be set up so that one master owner of the data should be designated, with other systems performing the role of data users.  </w:t>
      </w:r>
    </w:p>
    <w:p w14:paraId="71014FA4" w14:textId="77777777" w:rsidR="001F137E" w:rsidRPr="000615A5" w:rsidRDefault="001F137E" w:rsidP="002657AC">
      <w:pPr>
        <w:pStyle w:val="Heading2"/>
      </w:pPr>
      <w:bookmarkStart w:id="68" w:name="_Ref134254802"/>
      <w:bookmarkStart w:id="69" w:name="_Toc507944777"/>
      <w:bookmarkStart w:id="70" w:name="_Ref128991910"/>
      <w:r w:rsidRPr="000615A5">
        <w:t>Transaction models</w:t>
      </w:r>
      <w:bookmarkEnd w:id="68"/>
      <w:bookmarkEnd w:id="69"/>
    </w:p>
    <w:p w14:paraId="39A03CB6" w14:textId="77777777" w:rsidR="00643FC9" w:rsidRDefault="001F137E" w:rsidP="0064629E">
      <w:pPr>
        <w:pStyle w:val="PARAGRAPH"/>
      </w:pPr>
      <w:r w:rsidRPr="000615A5">
        <w:t>There are three classes of actions provided by the verb set:</w:t>
      </w:r>
    </w:p>
    <w:p w14:paraId="266412DB" w14:textId="323F7AF7" w:rsidR="00814FED" w:rsidRDefault="00814FED" w:rsidP="00814FED">
      <w:pPr>
        <w:pStyle w:val="ListBullet"/>
      </w:pPr>
      <w:r w:rsidRPr="000615A5">
        <w:t>query/reporting</w:t>
      </w:r>
      <w:r>
        <w:t xml:space="preserve"> for data sharing, and</w:t>
      </w:r>
    </w:p>
    <w:p w14:paraId="26EBCE7F" w14:textId="77777777" w:rsidR="00814FED" w:rsidRDefault="00814FED" w:rsidP="00814FED">
      <w:pPr>
        <w:pStyle w:val="ListBullet"/>
      </w:pPr>
      <w:r w:rsidRPr="000615A5">
        <w:t xml:space="preserve">transaction processing, and </w:t>
      </w:r>
    </w:p>
    <w:p w14:paraId="535E7816" w14:textId="65947D17" w:rsidR="00814FED" w:rsidRDefault="003E6976" w:rsidP="00814FED">
      <w:pPr>
        <w:pStyle w:val="ListBullet"/>
      </w:pPr>
      <w:r w:rsidRPr="000615A5">
        <w:t>data synchronization</w:t>
      </w:r>
      <w:ins w:id="71" w:author="Dennis Brandl" w:date="2018-03-03T05:13:00Z">
        <w:r w:rsidRPr="003E6976">
          <w:t xml:space="preserve"> </w:t>
        </w:r>
        <w:r>
          <w:t>and event notification</w:t>
        </w:r>
      </w:ins>
      <w:r>
        <w:t>.</w:t>
      </w:r>
    </w:p>
    <w:p w14:paraId="5A59498D" w14:textId="77314E92" w:rsidR="001F137E" w:rsidRPr="000615A5" w:rsidRDefault="001F137E" w:rsidP="0064629E">
      <w:pPr>
        <w:pStyle w:val="PARAGRAPH"/>
      </w:pPr>
      <w:r w:rsidRPr="000615A5">
        <w:t>Each is defined in a different transaction model:</w:t>
      </w:r>
    </w:p>
    <w:p w14:paraId="503CF204" w14:textId="4E96F2DD" w:rsidR="00DD0F76" w:rsidRPr="000615A5" w:rsidRDefault="001F137E" w:rsidP="00814FED">
      <w:pPr>
        <w:pStyle w:val="ListNumberalt"/>
      </w:pPr>
      <w:r w:rsidRPr="000615A5">
        <w:t xml:space="preserve">A PULL model where a user of data requests information from an information provider.  This model is used for query/reporting. </w:t>
      </w:r>
    </w:p>
    <w:p w14:paraId="3F161086" w14:textId="38A0B51A" w:rsidR="00DD0F76" w:rsidRPr="000615A5" w:rsidRDefault="001F137E" w:rsidP="00814FED">
      <w:pPr>
        <w:pStyle w:val="ListNumberalt"/>
        <w:numPr>
          <w:ilvl w:val="0"/>
          <w:numId w:val="0"/>
        </w:numPr>
        <w:ind w:left="360"/>
      </w:pPr>
      <w:r w:rsidRPr="000615A5">
        <w:lastRenderedPageBreak/>
        <w:t>Information provider applications listen for GET messages and respond with SHOW messages to complete the transaction.</w:t>
      </w:r>
    </w:p>
    <w:p w14:paraId="0A177503" w14:textId="77777777" w:rsidR="001F137E" w:rsidRPr="000615A5" w:rsidRDefault="001F137E" w:rsidP="00814FED">
      <w:pPr>
        <w:pStyle w:val="ListNumberalt"/>
        <w:numPr>
          <w:ilvl w:val="0"/>
          <w:numId w:val="0"/>
        </w:numPr>
        <w:ind w:left="360"/>
      </w:pPr>
      <w:r w:rsidRPr="000615A5">
        <w:t xml:space="preserve">Information user applications send GET messages. </w:t>
      </w:r>
    </w:p>
    <w:p w14:paraId="40F0B0A2" w14:textId="77777777" w:rsidR="001F137E" w:rsidRPr="00DD0F76" w:rsidRDefault="001F137E" w:rsidP="00814FED">
      <w:pPr>
        <w:pStyle w:val="ListNumberalt2"/>
      </w:pPr>
      <w:r w:rsidRPr="00DD0F76">
        <w:t xml:space="preserve">Requests for information are sent through GET messages. </w:t>
      </w:r>
    </w:p>
    <w:p w14:paraId="6CB507B2" w14:textId="77777777" w:rsidR="001F137E" w:rsidRPr="00DD0F76" w:rsidRDefault="001F137E" w:rsidP="00814FED">
      <w:pPr>
        <w:pStyle w:val="ListNumberalt2"/>
      </w:pPr>
      <w:r w:rsidRPr="00DD0F76">
        <w:t>A GET message describes the scope of the requested information.</w:t>
      </w:r>
    </w:p>
    <w:p w14:paraId="77F5377D" w14:textId="77777777" w:rsidR="001F137E" w:rsidRPr="00DD0F76" w:rsidRDefault="001F137E" w:rsidP="00814FED">
      <w:pPr>
        <w:pStyle w:val="ListNumberalt2"/>
      </w:pPr>
      <w:r w:rsidRPr="00DD0F76">
        <w:t xml:space="preserve">A SHOW message returns the information. </w:t>
      </w:r>
    </w:p>
    <w:p w14:paraId="0306B46F" w14:textId="77777777" w:rsidR="00DD0F76" w:rsidRDefault="001F137E" w:rsidP="00814FED">
      <w:pPr>
        <w:pStyle w:val="ListNumberalt"/>
      </w:pPr>
      <w:r w:rsidRPr="000615A5">
        <w:t>A PUSH model where a sender of information sends new or changed information to the receiver to process requests. This model is used for transaction processing.</w:t>
      </w:r>
    </w:p>
    <w:p w14:paraId="6F0D08B4" w14:textId="1205F153" w:rsidR="00DD0F76" w:rsidRPr="000615A5" w:rsidRDefault="001F137E" w:rsidP="00814FED">
      <w:pPr>
        <w:pStyle w:val="ListNumberalt"/>
        <w:numPr>
          <w:ilvl w:val="0"/>
          <w:numId w:val="0"/>
        </w:numPr>
        <w:ind w:left="360"/>
      </w:pPr>
      <w:r w:rsidRPr="000615A5">
        <w:t xml:space="preserve">Receiver applications listen for PROCESS, CHANGE, or CANCEL messages. </w:t>
      </w:r>
    </w:p>
    <w:p w14:paraId="01A8E594" w14:textId="77777777" w:rsidR="001F137E" w:rsidRPr="000615A5" w:rsidRDefault="001F137E" w:rsidP="00814FED">
      <w:pPr>
        <w:pStyle w:val="ListNumberalt"/>
        <w:numPr>
          <w:ilvl w:val="0"/>
          <w:numId w:val="0"/>
        </w:numPr>
        <w:ind w:left="360"/>
      </w:pPr>
      <w:r w:rsidRPr="000615A5">
        <w:t xml:space="preserve">Sender applications send PROCESS, CHANGE, and CANCEL messages.. </w:t>
      </w:r>
    </w:p>
    <w:p w14:paraId="477C128A" w14:textId="0A431D4E" w:rsidR="001F137E" w:rsidRPr="000615A5" w:rsidRDefault="001F137E" w:rsidP="00814FED">
      <w:pPr>
        <w:pStyle w:val="ListNumberalt2"/>
      </w:pPr>
      <w:r w:rsidRPr="000615A5">
        <w:t xml:space="preserve">New information is pushed to the receiver through a PROCESS message. Responses may be returned to the sender through an ACKNOWLEDGE message. </w:t>
      </w:r>
    </w:p>
    <w:p w14:paraId="33499315" w14:textId="77777777" w:rsidR="002657AC" w:rsidRDefault="001F137E" w:rsidP="003145F3">
      <w:pPr>
        <w:pStyle w:val="ListNumberalt2"/>
      </w:pPr>
      <w:r w:rsidRPr="000615A5">
        <w:t>Changes to information are pushed to the receiver through a CHANGE message. Responses may be returned to the sender through a RESPOND message.</w:t>
      </w:r>
    </w:p>
    <w:p w14:paraId="1B125895" w14:textId="289C6E7D" w:rsidR="001F137E" w:rsidRPr="000615A5" w:rsidRDefault="001F137E" w:rsidP="003145F3">
      <w:pPr>
        <w:pStyle w:val="ListNumberalt2"/>
      </w:pPr>
      <w:r w:rsidRPr="000615A5">
        <w:t xml:space="preserve">Information to be removed is pushed to the receiver through a CANCEL message. </w:t>
      </w:r>
    </w:p>
    <w:p w14:paraId="29DD13FD" w14:textId="19669317" w:rsidR="001F137E" w:rsidRPr="000615A5" w:rsidRDefault="001F137E" w:rsidP="00814FED">
      <w:pPr>
        <w:pStyle w:val="ListNumberalt"/>
      </w:pPr>
      <w:r w:rsidRPr="000615A5">
        <w:t xml:space="preserve">A PUBLISH model where the provider of data publishes it to users (subscribers) of the data.  This model is used for </w:t>
      </w:r>
      <w:ins w:id="72" w:author="Dennis Brandl" w:date="2018-03-03T05:19:00Z">
        <w:r w:rsidR="00E828E6">
          <w:t xml:space="preserve">both </w:t>
        </w:r>
      </w:ins>
      <w:r w:rsidRPr="000615A5">
        <w:t>data synchronization</w:t>
      </w:r>
      <w:ins w:id="73" w:author="Dennis Brandl" w:date="2018-03-03T05:18:00Z">
        <w:r w:rsidR="00E828E6" w:rsidRPr="00E828E6">
          <w:t xml:space="preserve"> </w:t>
        </w:r>
        <w:r w:rsidR="00E828E6">
          <w:t>and event notification</w:t>
        </w:r>
      </w:ins>
      <w:r w:rsidRPr="000615A5">
        <w:t>.</w:t>
      </w:r>
    </w:p>
    <w:p w14:paraId="07DA52A2" w14:textId="77777777" w:rsidR="009D6E0F" w:rsidRPr="000615A5" w:rsidRDefault="009D6E0F" w:rsidP="009D6E0F">
      <w:pPr>
        <w:pStyle w:val="ListNumberalt"/>
        <w:numPr>
          <w:ilvl w:val="0"/>
          <w:numId w:val="0"/>
        </w:numPr>
        <w:ind w:left="357"/>
      </w:pPr>
      <w:r w:rsidRPr="000615A5">
        <w:t xml:space="preserve">The timing of the publication and scope of the published information is not defined in a message. It is determined by an out-of-band agreement between the publisher and subscriber, therefore there is no SUBSCRIBE message defined in this standard.  </w:t>
      </w:r>
    </w:p>
    <w:p w14:paraId="79640E9B" w14:textId="09137F6A" w:rsidR="002D68BE" w:rsidRDefault="002D68BE" w:rsidP="002D68BE">
      <w:pPr>
        <w:pStyle w:val="NOTE"/>
        <w:ind w:left="357"/>
      </w:pPr>
      <w:r>
        <w:t xml:space="preserve">NOTE 1 </w:t>
      </w:r>
      <w:r>
        <w:tab/>
      </w:r>
      <w:r w:rsidRPr="000615A5">
        <w:t>An out-of-band agreement means that the agreement is not defined in the transaction protocol.</w:t>
      </w:r>
      <w:del w:id="74" w:author="Brad Keifer" w:date="2017-05-17T15:03:00Z">
        <w:r w:rsidRPr="000615A5" w:rsidDel="00624F7C">
          <w:delText xml:space="preserve">  </w:delText>
        </w:r>
      </w:del>
    </w:p>
    <w:p w14:paraId="58A49ABB" w14:textId="77777777" w:rsidR="002D68BE" w:rsidRPr="000615A5" w:rsidRDefault="002D68BE" w:rsidP="002D68BE">
      <w:pPr>
        <w:pStyle w:val="NOTE"/>
        <w:ind w:left="357"/>
      </w:pPr>
      <w:r>
        <w:t>Example</w:t>
      </w:r>
      <w:r>
        <w:tab/>
        <w:t>A</w:t>
      </w:r>
      <w:r w:rsidRPr="000615A5">
        <w:t xml:space="preserve">n agreement between a publisher and subscriber may be setup through configuration parameters in the applications, or an agreement may be setup dynamically through a web service agreement, or an agreement may be setup through a third party application.  </w:t>
      </w:r>
    </w:p>
    <w:p w14:paraId="2B9E52C5" w14:textId="0EB15BEE" w:rsidR="003E6976" w:rsidRPr="005852B3" w:rsidRDefault="003E6976" w:rsidP="003E6976">
      <w:pPr>
        <w:pStyle w:val="ListNumberalt2"/>
      </w:pPr>
      <w:r w:rsidRPr="005852B3">
        <w:t>Data Synchronization</w:t>
      </w:r>
      <w:ins w:id="75" w:author="Dennis Brandl" w:date="2018-03-03T05:20:00Z">
        <w:r w:rsidR="00E828E6">
          <w:t xml:space="preserve"> is used to inform non-owners of data that data has been </w:t>
        </w:r>
      </w:ins>
      <w:ins w:id="76" w:author="Dennis Brandl" w:date="2018-03-05T16:56:00Z">
        <w:r w:rsidR="00FA7DD5">
          <w:t xml:space="preserve">added , </w:t>
        </w:r>
      </w:ins>
      <w:ins w:id="77" w:author="Dennis Brandl" w:date="2018-03-03T05:20:00Z">
        <w:r w:rsidR="00E828E6">
          <w:t>changed</w:t>
        </w:r>
      </w:ins>
      <w:ins w:id="78" w:author="Dennis Brandl" w:date="2018-03-05T16:56:00Z">
        <w:r w:rsidR="00FA7DD5">
          <w:t>, or deleted</w:t>
        </w:r>
      </w:ins>
      <w:ins w:id="79" w:author="Dennis Brandl" w:date="2018-03-03T05:20:00Z">
        <w:r w:rsidR="00E828E6">
          <w:t xml:space="preserve"> </w:t>
        </w:r>
      </w:ins>
      <w:ins w:id="80" w:author="Dennis Brandl" w:date="2018-03-03T05:21:00Z">
        <w:r w:rsidR="00E828E6">
          <w:t>by the owner</w:t>
        </w:r>
      </w:ins>
      <w:r w:rsidRPr="005852B3">
        <w:t>:</w:t>
      </w:r>
    </w:p>
    <w:p w14:paraId="7E0DECEC" w14:textId="72632BE5" w:rsidR="003E6976" w:rsidRPr="000615A5" w:rsidRDefault="003E6976" w:rsidP="003E6976">
      <w:pPr>
        <w:pStyle w:val="ListContinue2"/>
      </w:pPr>
      <w:r w:rsidRPr="000615A5">
        <w:t>Subscriber applications receive SYNC messages.</w:t>
      </w:r>
    </w:p>
    <w:p w14:paraId="7747064D" w14:textId="6197EBD2" w:rsidR="003E6976" w:rsidRPr="000615A5" w:rsidRDefault="003E6976" w:rsidP="003E6976">
      <w:pPr>
        <w:pStyle w:val="ListContinue2"/>
      </w:pPr>
      <w:r w:rsidRPr="000615A5">
        <w:t>Publisher applications send SYNC messages.</w:t>
      </w:r>
    </w:p>
    <w:p w14:paraId="4E7BC096" w14:textId="268216C7" w:rsidR="003E6976" w:rsidRDefault="00E828E6" w:rsidP="003145F3">
      <w:pPr>
        <w:pStyle w:val="ListNumberalt3"/>
      </w:pPr>
      <w:r>
        <w:t>A</w:t>
      </w:r>
      <w:r w:rsidR="003E6976" w:rsidRPr="000615A5">
        <w:t xml:space="preserve"> publisher sends SYNC messages containing new, changed, or deleted information. </w:t>
      </w:r>
    </w:p>
    <w:p w14:paraId="28D09AE8" w14:textId="7C9826D6" w:rsidR="003E6976" w:rsidRPr="000615A5" w:rsidRDefault="003E6976" w:rsidP="003145F3">
      <w:pPr>
        <w:pStyle w:val="ListNumberalt3"/>
      </w:pPr>
      <w:r w:rsidRPr="000615A5">
        <w:t xml:space="preserve">A subscriber receives SYNC messages containing new, changed, or deleted information. </w:t>
      </w:r>
    </w:p>
    <w:p w14:paraId="6E5EBAB8" w14:textId="1C804F37" w:rsidR="003E6976" w:rsidRDefault="003E6976" w:rsidP="003E6976">
      <w:pPr>
        <w:pStyle w:val="ListNumberalt2"/>
        <w:ind w:left="675"/>
        <w:rPr>
          <w:ins w:id="81" w:author="Dennis Brandl" w:date="2018-03-03T05:13:00Z"/>
        </w:rPr>
      </w:pPr>
      <w:ins w:id="82" w:author="Dennis Brandl" w:date="2018-03-03T05:13:00Z">
        <w:r>
          <w:t>Event Notification</w:t>
        </w:r>
      </w:ins>
      <w:ins w:id="83" w:author="Dennis Brandl" w:date="2018-03-03T05:21:00Z">
        <w:r w:rsidR="00E828E6">
          <w:t xml:space="preserve"> is used to notify of an event </w:t>
        </w:r>
      </w:ins>
      <w:ins w:id="84" w:author="Dennis Brandl" w:date="2018-03-03T05:27:00Z">
        <w:r w:rsidR="00CE7465">
          <w:t xml:space="preserve">that occurred </w:t>
        </w:r>
      </w:ins>
      <w:ins w:id="85" w:author="Dennis Brandl" w:date="2018-03-03T05:21:00Z">
        <w:r w:rsidR="00E828E6">
          <w:t xml:space="preserve">or </w:t>
        </w:r>
      </w:ins>
      <w:ins w:id="86" w:author="Dennis Brandl" w:date="2018-03-04T16:25:00Z">
        <w:r w:rsidR="002D68BE">
          <w:t xml:space="preserve">that </w:t>
        </w:r>
      </w:ins>
      <w:ins w:id="87" w:author="Dennis Brandl" w:date="2018-03-03T05:27:00Z">
        <w:r w:rsidR="00CE7465">
          <w:t xml:space="preserve">data </w:t>
        </w:r>
      </w:ins>
      <w:ins w:id="88" w:author="Dennis Brandl" w:date="2018-03-03T06:24:00Z">
        <w:r w:rsidR="009A3909">
          <w:t xml:space="preserve">that </w:t>
        </w:r>
      </w:ins>
      <w:ins w:id="89" w:author="Dennis Brandl" w:date="2018-03-03T05:27:00Z">
        <w:r w:rsidR="00CE7465">
          <w:t>has been created</w:t>
        </w:r>
      </w:ins>
      <w:ins w:id="90" w:author="Dennis Brandl" w:date="2018-03-03T05:13:00Z">
        <w:r>
          <w:t>:</w:t>
        </w:r>
      </w:ins>
    </w:p>
    <w:p w14:paraId="705D919A" w14:textId="1A5D4D55" w:rsidR="003E6976" w:rsidRPr="000615A5" w:rsidRDefault="003E6976" w:rsidP="003E6976">
      <w:pPr>
        <w:pStyle w:val="ListContinue2"/>
        <w:rPr>
          <w:ins w:id="91" w:author="Dennis Brandl" w:date="2018-03-03T05:14:00Z"/>
        </w:rPr>
      </w:pPr>
      <w:ins w:id="92" w:author="Dennis Brandl" w:date="2018-03-03T05:14:00Z">
        <w:r w:rsidRPr="000615A5">
          <w:t xml:space="preserve">Subscriber applications receive </w:t>
        </w:r>
      </w:ins>
      <w:ins w:id="93" w:author="Dennis Brandl" w:date="2018-03-03T05:15:00Z">
        <w:r>
          <w:t>NOTIFY</w:t>
        </w:r>
      </w:ins>
      <w:ins w:id="94" w:author="Dennis Brandl" w:date="2018-03-03T05:14:00Z">
        <w:r w:rsidRPr="000615A5">
          <w:t xml:space="preserve"> messages.</w:t>
        </w:r>
      </w:ins>
    </w:p>
    <w:p w14:paraId="50A7BD07" w14:textId="36C3EE71" w:rsidR="003E6976" w:rsidRPr="000615A5" w:rsidRDefault="003E6976" w:rsidP="003E6976">
      <w:pPr>
        <w:pStyle w:val="ListContinue2"/>
        <w:rPr>
          <w:ins w:id="95" w:author="Dennis Brandl" w:date="2018-03-03T05:14:00Z"/>
        </w:rPr>
      </w:pPr>
      <w:ins w:id="96" w:author="Dennis Brandl" w:date="2018-03-03T05:14:00Z">
        <w:r w:rsidRPr="000615A5">
          <w:t xml:space="preserve">Publisher applications send </w:t>
        </w:r>
      </w:ins>
      <w:ins w:id="97" w:author="Dennis Brandl" w:date="2018-03-03T05:15:00Z">
        <w:r>
          <w:t>NOTIFY</w:t>
        </w:r>
      </w:ins>
      <w:ins w:id="98" w:author="Dennis Brandl" w:date="2018-03-03T05:14:00Z">
        <w:r w:rsidRPr="000615A5">
          <w:t xml:space="preserve"> messages.</w:t>
        </w:r>
      </w:ins>
    </w:p>
    <w:p w14:paraId="4E0B8797" w14:textId="5BC502B4" w:rsidR="003E6976" w:rsidRDefault="00E828E6" w:rsidP="003E6976">
      <w:pPr>
        <w:pStyle w:val="ListNumberalt3"/>
        <w:rPr>
          <w:ins w:id="99" w:author="Dennis Brandl" w:date="2018-03-03T05:16:00Z"/>
        </w:rPr>
      </w:pPr>
      <w:ins w:id="100" w:author="Dennis Brandl" w:date="2018-03-03T05:18:00Z">
        <w:r>
          <w:t>A</w:t>
        </w:r>
      </w:ins>
      <w:ins w:id="101" w:author="Dennis Brandl" w:date="2018-03-03T05:14:00Z">
        <w:r w:rsidR="003E6976" w:rsidRPr="000615A5">
          <w:t xml:space="preserve"> publisher sends </w:t>
        </w:r>
      </w:ins>
      <w:ins w:id="102" w:author="Dennis Brandl" w:date="2018-03-03T05:15:00Z">
        <w:r w:rsidR="003E6976">
          <w:t>NOTIFY</w:t>
        </w:r>
      </w:ins>
      <w:ins w:id="103" w:author="Dennis Brandl" w:date="2018-03-03T05:14:00Z">
        <w:r w:rsidR="003E6976" w:rsidRPr="000615A5">
          <w:t xml:space="preserve"> messages containing </w:t>
        </w:r>
      </w:ins>
      <w:ins w:id="104" w:author="Dennis Brandl" w:date="2018-03-03T05:16:00Z">
        <w:r>
          <w:t>events</w:t>
        </w:r>
      </w:ins>
      <w:ins w:id="105" w:author="Dennis Brandl" w:date="2018-03-03T05:14:00Z">
        <w:r w:rsidR="003E6976" w:rsidRPr="000615A5">
          <w:t xml:space="preserve">. </w:t>
        </w:r>
      </w:ins>
    </w:p>
    <w:p w14:paraId="4AEAF7DC" w14:textId="01D89B98" w:rsidR="00E828E6" w:rsidRDefault="00E828E6" w:rsidP="003E6976">
      <w:pPr>
        <w:pStyle w:val="ListNumberalt3"/>
        <w:rPr>
          <w:ins w:id="106" w:author="Dennis Brandl" w:date="2018-03-03T05:14:00Z"/>
        </w:rPr>
      </w:pPr>
      <w:ins w:id="107" w:author="Dennis Brandl" w:date="2018-03-03T05:18:00Z">
        <w:r>
          <w:t>A</w:t>
        </w:r>
      </w:ins>
      <w:ins w:id="108" w:author="Dennis Brandl" w:date="2018-03-03T05:17:00Z">
        <w:r>
          <w:t xml:space="preserve"> publisher </w:t>
        </w:r>
      </w:ins>
      <w:ins w:id="109" w:author="Dennis Brandl" w:date="2018-03-03T05:18:00Z">
        <w:r>
          <w:t xml:space="preserve">sends NOTIFY messages </w:t>
        </w:r>
      </w:ins>
      <w:ins w:id="110" w:author="Dennis Brandl" w:date="2018-03-03T05:19:00Z">
        <w:r>
          <w:t xml:space="preserve">containing </w:t>
        </w:r>
      </w:ins>
      <w:ins w:id="111" w:author="Dennis Brandl" w:date="2018-03-03T05:36:00Z">
        <w:r w:rsidR="009D6E0F">
          <w:t>new information.</w:t>
        </w:r>
      </w:ins>
    </w:p>
    <w:p w14:paraId="2B5D81BA" w14:textId="255C7A8B" w:rsidR="003E6976" w:rsidRPr="000615A5" w:rsidRDefault="003E6976" w:rsidP="003E6976">
      <w:pPr>
        <w:pStyle w:val="ListNumberalt3"/>
        <w:rPr>
          <w:ins w:id="112" w:author="Dennis Brandl" w:date="2018-03-03T05:14:00Z"/>
        </w:rPr>
      </w:pPr>
      <w:ins w:id="113" w:author="Dennis Brandl" w:date="2018-03-03T05:14:00Z">
        <w:r w:rsidRPr="000615A5">
          <w:t xml:space="preserve">A subscriber receives </w:t>
        </w:r>
      </w:ins>
      <w:ins w:id="114" w:author="Dennis Brandl" w:date="2018-03-03T05:28:00Z">
        <w:r w:rsidR="00CE7465">
          <w:t>NOTIFY</w:t>
        </w:r>
      </w:ins>
      <w:ins w:id="115" w:author="Dennis Brandl" w:date="2018-03-03T05:14:00Z">
        <w:r w:rsidRPr="000615A5">
          <w:t xml:space="preserve"> messages containing </w:t>
        </w:r>
      </w:ins>
      <w:ins w:id="116" w:author="Dennis Brandl" w:date="2018-03-03T05:28:00Z">
        <w:r w:rsidR="00CE7465">
          <w:t xml:space="preserve">events or </w:t>
        </w:r>
      </w:ins>
      <w:ins w:id="117" w:author="Dennis Brandl" w:date="2018-03-03T05:14:00Z">
        <w:r w:rsidRPr="000615A5">
          <w:t xml:space="preserve">new information. </w:t>
        </w:r>
      </w:ins>
    </w:p>
    <w:p w14:paraId="2839741E" w14:textId="7A952A74" w:rsidR="003E6976" w:rsidRDefault="003E6976" w:rsidP="003E6976">
      <w:pPr>
        <w:pStyle w:val="ListContinue2"/>
        <w:rPr>
          <w:ins w:id="118" w:author="Dennis Brandl" w:date="2018-03-03T05:14:00Z"/>
        </w:rPr>
      </w:pPr>
      <w:ins w:id="119" w:author="Dennis Brandl" w:date="2018-03-03T05:13:00Z">
        <w:r>
          <w:t>Information provider</w:t>
        </w:r>
      </w:ins>
      <w:ins w:id="120" w:author="Dennis Brandl" w:date="2018-03-03T05:14:00Z">
        <w:r>
          <w:t>s</w:t>
        </w:r>
      </w:ins>
      <w:ins w:id="121" w:author="Dennis Brandl" w:date="2018-03-03T05:13:00Z">
        <w:r>
          <w:t xml:space="preserve"> </w:t>
        </w:r>
      </w:ins>
      <w:ins w:id="122" w:author="Dennis Brandl" w:date="2018-03-03T05:36:00Z">
        <w:r w:rsidR="009D6E0F">
          <w:t xml:space="preserve">(publishers) </w:t>
        </w:r>
      </w:ins>
      <w:ins w:id="123" w:author="Dennis Brandl" w:date="2018-03-03T05:13:00Z">
        <w:r>
          <w:t xml:space="preserve">applications publish NOTIFY transactions. </w:t>
        </w:r>
      </w:ins>
    </w:p>
    <w:p w14:paraId="28691BC0" w14:textId="77B1C9BC" w:rsidR="003E6976" w:rsidRDefault="003E6976" w:rsidP="003E6976">
      <w:pPr>
        <w:pStyle w:val="ListContinue2"/>
        <w:rPr>
          <w:ins w:id="124" w:author="Dennis Brandl" w:date="2018-03-03T05:13:00Z"/>
        </w:rPr>
      </w:pPr>
      <w:ins w:id="125" w:author="Dennis Brandl" w:date="2018-03-03T05:13:00Z">
        <w:r>
          <w:t>Information user</w:t>
        </w:r>
      </w:ins>
      <w:ins w:id="126" w:author="Dennis Brandl" w:date="2018-03-03T05:36:00Z">
        <w:r w:rsidR="009D6E0F">
          <w:t>s</w:t>
        </w:r>
      </w:ins>
      <w:ins w:id="127" w:author="Dennis Brandl" w:date="2018-03-03T05:13:00Z">
        <w:r>
          <w:t xml:space="preserve"> (subscriber</w:t>
        </w:r>
      </w:ins>
      <w:ins w:id="128" w:author="Dennis Brandl" w:date="2018-03-03T05:36:00Z">
        <w:r w:rsidR="009D6E0F">
          <w:t>s</w:t>
        </w:r>
      </w:ins>
      <w:ins w:id="129" w:author="Dennis Brandl" w:date="2018-03-03T05:13:00Z">
        <w:r>
          <w:t>) applications receive NOTIFY transactions to which they have subscribed.</w:t>
        </w:r>
      </w:ins>
    </w:p>
    <w:p w14:paraId="43604544" w14:textId="11237AD7" w:rsidR="00CE7465" w:rsidRDefault="00CE7465" w:rsidP="00CE7465">
      <w:pPr>
        <w:pStyle w:val="ListContinue2"/>
        <w:rPr>
          <w:ins w:id="130" w:author="Dennis Brandl" w:date="2018-03-03T05:30:00Z"/>
        </w:rPr>
      </w:pPr>
      <w:ins w:id="131" w:author="Dennis Brandl" w:date="2018-03-03T05:30:00Z">
        <w:r>
          <w:t xml:space="preserve">There is no acknowledgement or response to a notification, if an acknowledgement response is required, </w:t>
        </w:r>
      </w:ins>
      <w:ins w:id="132" w:author="Dennis Brandl" w:date="2018-03-04T16:29:00Z">
        <w:r w:rsidR="002D68BE">
          <w:t>it is</w:t>
        </w:r>
      </w:ins>
      <w:ins w:id="133" w:author="Dennis Brandl" w:date="2018-03-03T05:30:00Z">
        <w:r>
          <w:t xml:space="preserve"> processed as a separate notification.</w:t>
        </w:r>
      </w:ins>
    </w:p>
    <w:p w14:paraId="635A624D" w14:textId="16EAA2E7" w:rsidR="003E6976" w:rsidRDefault="00CE7465" w:rsidP="002D68BE">
      <w:pPr>
        <w:pStyle w:val="NOTE"/>
        <w:ind w:left="680"/>
        <w:rPr>
          <w:ins w:id="134" w:author="Dennis Brandl" w:date="2018-03-03T05:13:00Z"/>
        </w:rPr>
      </w:pPr>
      <w:ins w:id="135" w:author="Dennis Brandl" w:date="2018-03-03T05:32:00Z">
        <w:r>
          <w:t xml:space="preserve">NOTE </w:t>
        </w:r>
      </w:ins>
      <w:ins w:id="136" w:author="Dennis Brandl" w:date="2018-03-04T16:26:00Z">
        <w:r w:rsidR="002D68BE">
          <w:t>2</w:t>
        </w:r>
      </w:ins>
      <w:ins w:id="137" w:author="Dennis Brandl" w:date="2018-03-03T05:32:00Z">
        <w:r>
          <w:tab/>
        </w:r>
      </w:ins>
      <w:ins w:id="138" w:author="Dennis Brandl" w:date="2018-03-03T05:13:00Z">
        <w:r w:rsidR="003E6976">
          <w:t xml:space="preserve">The notification of events </w:t>
        </w:r>
      </w:ins>
      <w:ins w:id="139" w:author="Dennis Brandl" w:date="2018-03-03T05:29:00Z">
        <w:r>
          <w:t xml:space="preserve">allows </w:t>
        </w:r>
      </w:ins>
      <w:ins w:id="140" w:author="Dennis Brandl" w:date="2018-03-03T05:30:00Z">
        <w:r>
          <w:t>for use of an</w:t>
        </w:r>
      </w:ins>
      <w:ins w:id="141" w:author="Dennis Brandl" w:date="2018-03-03T05:13:00Z">
        <w:r w:rsidR="003E6976">
          <w:t xml:space="preserve"> event driven architecture (EDA) pattern. EDA is an integration architecture for a message exchange pattern promoting the dissemination of published events to subscribers in a loosely coupled environment. The event publisher only knows the event has transpired and has no knowledge </w:t>
        </w:r>
      </w:ins>
      <w:ins w:id="142" w:author="Dennis Brandl" w:date="2018-03-03T05:31:00Z">
        <w:r>
          <w:t xml:space="preserve">of </w:t>
        </w:r>
      </w:ins>
      <w:ins w:id="143" w:author="Dennis Brandl" w:date="2018-03-03T05:13:00Z">
        <w:r w:rsidR="003E6976">
          <w:t xml:space="preserve">the subsequent processing </w:t>
        </w:r>
      </w:ins>
      <w:ins w:id="144" w:author="Dennis Brandl" w:date="2018-03-03T05:31:00Z">
        <w:r>
          <w:t>subscribing</w:t>
        </w:r>
      </w:ins>
      <w:ins w:id="145" w:author="Dennis Brandl" w:date="2018-03-03T05:13:00Z">
        <w:r w:rsidR="003E6976">
          <w:t xml:space="preserve"> may perform.</w:t>
        </w:r>
      </w:ins>
    </w:p>
    <w:p w14:paraId="5D19B547" w14:textId="77777777" w:rsidR="001F137E" w:rsidRPr="000615A5" w:rsidRDefault="001F137E" w:rsidP="0064629E">
      <w:pPr>
        <w:pStyle w:val="PARAGRAPH"/>
      </w:pPr>
      <w:r w:rsidRPr="000615A5">
        <w:t>A single application may support one or more transaction models and the application may take on multiple roles (sender, receiver, provider, and user).</w:t>
      </w:r>
    </w:p>
    <w:p w14:paraId="3E4C55C9" w14:textId="03242B6C" w:rsidR="001F137E" w:rsidRPr="000615A5" w:rsidRDefault="00E80AE6" w:rsidP="00CE7465">
      <w:pPr>
        <w:pStyle w:val="NOTE"/>
      </w:pPr>
      <w:r>
        <w:lastRenderedPageBreak/>
        <w:t>NOTE</w:t>
      </w:r>
      <w:r w:rsidR="001F137E" w:rsidRPr="000615A5">
        <w:t xml:space="preserve"> </w:t>
      </w:r>
      <w:r w:rsidR="00CE7465">
        <w:t>3</w:t>
      </w:r>
      <w:r w:rsidR="00CE7465">
        <w:tab/>
      </w:r>
      <w:r w:rsidR="001F137E" w:rsidRPr="000615A5">
        <w:t xml:space="preserve">The transactions are based on the assumption that the exchanged information (noun) is contained in a message of some form. The exact form of the messages is undefined in this specification; for example, the messages could be tab delimited files, XML files, electronic mail messages, or data in a named pipe.  The exact form of the transport mechanism for the sending, receiving, listening, and publishing of messages is not defined in this specification.  </w:t>
      </w:r>
    </w:p>
    <w:p w14:paraId="1183D691" w14:textId="7B96B479" w:rsidR="001F137E" w:rsidRPr="000615A5" w:rsidRDefault="00E80AE6" w:rsidP="00CE7465">
      <w:pPr>
        <w:pStyle w:val="NOTE"/>
      </w:pPr>
      <w:r>
        <w:t>NOTE</w:t>
      </w:r>
      <w:r w:rsidR="001F137E" w:rsidRPr="000615A5">
        <w:t xml:space="preserve"> </w:t>
      </w:r>
      <w:r w:rsidR="00CE7465">
        <w:t>4</w:t>
      </w:r>
      <w:r w:rsidR="001F137E" w:rsidRPr="000615A5">
        <w:tab/>
        <w:t xml:space="preserve">The transaction message models do not imply any specific architecture or mechanism for transporting the messages. </w:t>
      </w:r>
    </w:p>
    <w:p w14:paraId="09CB244A" w14:textId="77777777" w:rsidR="001F137E" w:rsidRPr="000615A5" w:rsidRDefault="001F137E" w:rsidP="0064629E">
      <w:pPr>
        <w:pStyle w:val="PARAGRAPH"/>
      </w:pPr>
      <w:r w:rsidRPr="000615A5">
        <w:t xml:space="preserve">The transactions assume the ability to send an empty or nearly empty message that identifies either a specific object (typically by ID), a list of specific objects (by a list of IDs), or a class of objects (by wildcard or property value definition).   </w:t>
      </w:r>
    </w:p>
    <w:p w14:paraId="513BD36B" w14:textId="63B87FB2" w:rsidR="001F137E" w:rsidRPr="000615A5" w:rsidRDefault="0028370E" w:rsidP="0064629E">
      <w:pPr>
        <w:pStyle w:val="PARAGRAPH"/>
      </w:pPr>
      <w:r>
        <w:fldChar w:fldCharType="begin"/>
      </w:r>
      <w:r>
        <w:instrText xml:space="preserve"> REF _Ref66162288 \h </w:instrText>
      </w:r>
      <w:r>
        <w:fldChar w:fldCharType="separate"/>
      </w:r>
      <w:r w:rsidR="009D6E0F" w:rsidRPr="000615A5">
        <w:t xml:space="preserve">Figure </w:t>
      </w:r>
      <w:r w:rsidR="009D6E0F">
        <w:rPr>
          <w:noProof/>
        </w:rPr>
        <w:t>1</w:t>
      </w:r>
      <w:r>
        <w:fldChar w:fldCharType="end"/>
      </w:r>
      <w:r>
        <w:t xml:space="preserve"> </w:t>
      </w:r>
      <w:r w:rsidR="001F137E" w:rsidRPr="000615A5">
        <w:t xml:space="preserve">illustrates the exchange of messages in a typical transaction, where a message </w:t>
      </w:r>
      <w:r w:rsidR="00D524BA">
        <w:t>(</w:t>
      </w:r>
      <w:r w:rsidR="00D524BA" w:rsidRPr="009D6E0F">
        <w:t>GET</w:t>
      </w:r>
      <w:r w:rsidR="00D524BA" w:rsidRPr="00D524BA">
        <w:rPr>
          <w:i/>
        </w:rPr>
        <w:t xml:space="preserve"> Equipment)</w:t>
      </w:r>
      <w:r w:rsidR="00D524BA">
        <w:rPr>
          <w:i/>
        </w:rPr>
        <w:t xml:space="preserve"> </w:t>
      </w:r>
      <w:r w:rsidR="001F137E" w:rsidRPr="000615A5">
        <w:t>is sent from an information user with an identification of an object (</w:t>
      </w:r>
      <w:r w:rsidR="001F137E" w:rsidRPr="000615A5">
        <w:rPr>
          <w:i/>
        </w:rPr>
        <w:t>Equipment</w:t>
      </w:r>
      <w:r w:rsidR="001F137E" w:rsidRPr="000615A5">
        <w:t xml:space="preserve">), and a message </w:t>
      </w:r>
      <w:r w:rsidR="00D524BA">
        <w:t>(</w:t>
      </w:r>
      <w:r w:rsidR="00624F7C" w:rsidRPr="009D6E0F">
        <w:t>SHOW</w:t>
      </w:r>
      <w:r w:rsidR="00624F7C">
        <w:rPr>
          <w:i/>
        </w:rPr>
        <w:t xml:space="preserve"> </w:t>
      </w:r>
      <w:r w:rsidR="00D524BA">
        <w:rPr>
          <w:i/>
        </w:rPr>
        <w:t xml:space="preserve">Equipment) </w:t>
      </w:r>
      <w:r w:rsidR="001F137E" w:rsidRPr="000615A5">
        <w:t>is returned from the information provider with the object’s information (</w:t>
      </w:r>
      <w:r w:rsidR="001F137E" w:rsidRPr="000615A5">
        <w:rPr>
          <w:i/>
        </w:rPr>
        <w:t>Equipment</w:t>
      </w:r>
      <w:r w:rsidR="001F137E" w:rsidRPr="000615A5">
        <w:t>).</w:t>
      </w:r>
    </w:p>
    <w:p w14:paraId="7F2A93F9" w14:textId="0D07C2D9" w:rsidR="001F137E" w:rsidRPr="000615A5" w:rsidRDefault="005B019A" w:rsidP="0064629E">
      <w:pPr>
        <w:pStyle w:val="FIGURE"/>
      </w:pPr>
      <w:r w:rsidRPr="005B019A">
        <w:rPr>
          <w:noProof/>
          <w:lang w:val="en-US" w:eastAsia="en-US"/>
        </w:rPr>
        <w:drawing>
          <wp:inline distT="0" distB="0" distL="0" distR="0" wp14:anchorId="75D0C790" wp14:editId="32CF88A8">
            <wp:extent cx="5760720" cy="309798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97983"/>
                    </a:xfrm>
                    <a:prstGeom prst="rect">
                      <a:avLst/>
                    </a:prstGeom>
                    <a:noFill/>
                    <a:ln>
                      <a:noFill/>
                    </a:ln>
                  </pic:spPr>
                </pic:pic>
              </a:graphicData>
            </a:graphic>
          </wp:inline>
        </w:drawing>
      </w:r>
    </w:p>
    <w:p w14:paraId="1F7BAB13" w14:textId="78BA38E3" w:rsidR="001F137E" w:rsidRDefault="001F137E" w:rsidP="009D6E0F">
      <w:pPr>
        <w:pStyle w:val="FIGURE-title"/>
      </w:pPr>
      <w:bookmarkStart w:id="146" w:name="_Ref66162288"/>
      <w:bookmarkStart w:id="147" w:name="_Ref66162284"/>
      <w:bookmarkStart w:id="148" w:name="_Toc507944709"/>
      <w:r w:rsidRPr="000615A5">
        <w:t xml:space="preserve">Figure </w:t>
      </w:r>
      <w:r w:rsidRPr="000615A5">
        <w:fldChar w:fldCharType="begin"/>
      </w:r>
      <w:r w:rsidRPr="000615A5">
        <w:instrText xml:space="preserve"> SEQ Figure \* ARABIC </w:instrText>
      </w:r>
      <w:r w:rsidRPr="000615A5">
        <w:fldChar w:fldCharType="separate"/>
      </w:r>
      <w:r w:rsidR="00E96A9E">
        <w:rPr>
          <w:noProof/>
        </w:rPr>
        <w:t>1</w:t>
      </w:r>
      <w:r w:rsidRPr="000615A5">
        <w:fldChar w:fldCharType="end"/>
      </w:r>
      <w:bookmarkEnd w:id="146"/>
      <w:r w:rsidRPr="000615A5">
        <w:t xml:space="preserve"> </w:t>
      </w:r>
      <w:r w:rsidR="00270E45">
        <w:t>–</w:t>
      </w:r>
      <w:r w:rsidRPr="000615A5">
        <w:t xml:space="preserve"> Typical</w:t>
      </w:r>
      <w:r w:rsidR="00270E45">
        <w:t xml:space="preserve"> </w:t>
      </w:r>
      <w:r w:rsidRPr="000615A5">
        <w:t>exchanged messages in a transaction</w:t>
      </w:r>
      <w:bookmarkEnd w:id="147"/>
      <w:bookmarkEnd w:id="148"/>
    </w:p>
    <w:p w14:paraId="665EB5DE" w14:textId="77777777" w:rsidR="001F137E" w:rsidRPr="000615A5" w:rsidRDefault="001F137E" w:rsidP="009D6E0F">
      <w:pPr>
        <w:pStyle w:val="Heading2"/>
      </w:pPr>
      <w:bookmarkStart w:id="149" w:name="_Toc474339805"/>
      <w:bookmarkStart w:id="150" w:name="_Toc482776154"/>
      <w:bookmarkStart w:id="151" w:name="_Toc482776615"/>
      <w:bookmarkStart w:id="152" w:name="_Toc482777113"/>
      <w:bookmarkStart w:id="153" w:name="_Toc482797046"/>
      <w:bookmarkStart w:id="154" w:name="_Toc482797711"/>
      <w:bookmarkStart w:id="155" w:name="_Toc482798035"/>
      <w:bookmarkStart w:id="156" w:name="_Toc483855360"/>
      <w:bookmarkStart w:id="157" w:name="_Toc483855885"/>
      <w:bookmarkStart w:id="158" w:name="_Toc483856976"/>
      <w:bookmarkStart w:id="159" w:name="_Ref296768100"/>
      <w:bookmarkStart w:id="160" w:name="_Toc507944778"/>
      <w:bookmarkEnd w:id="149"/>
      <w:bookmarkEnd w:id="150"/>
      <w:bookmarkEnd w:id="151"/>
      <w:bookmarkEnd w:id="152"/>
      <w:bookmarkEnd w:id="153"/>
      <w:bookmarkEnd w:id="154"/>
      <w:bookmarkEnd w:id="155"/>
      <w:bookmarkEnd w:id="156"/>
      <w:bookmarkEnd w:id="157"/>
      <w:bookmarkEnd w:id="158"/>
      <w:r w:rsidRPr="0000234D">
        <w:t>Message</w:t>
      </w:r>
      <w:r w:rsidRPr="000615A5">
        <w:t xml:space="preserve"> structure</w:t>
      </w:r>
      <w:bookmarkEnd w:id="70"/>
      <w:bookmarkEnd w:id="159"/>
      <w:bookmarkEnd w:id="160"/>
    </w:p>
    <w:p w14:paraId="5A73E7CE" w14:textId="77777777" w:rsidR="001F137E" w:rsidRPr="000615A5" w:rsidRDefault="001F137E" w:rsidP="009D6E0F">
      <w:pPr>
        <w:pStyle w:val="Heading3"/>
      </w:pPr>
      <w:bookmarkStart w:id="161" w:name="_Toc507944779"/>
      <w:r w:rsidRPr="000615A5">
        <w:t>General Structure</w:t>
      </w:r>
      <w:bookmarkEnd w:id="161"/>
    </w:p>
    <w:p w14:paraId="2B90A1BA" w14:textId="6308C4AF" w:rsidR="001F137E" w:rsidRPr="000615A5" w:rsidRDefault="001F137E" w:rsidP="0064629E">
      <w:pPr>
        <w:pStyle w:val="PARAGRAPH"/>
      </w:pPr>
      <w:r w:rsidRPr="000615A5">
        <w:t xml:space="preserve">Every message shall contain the information required to identify the source of the message and the type of the message.  There shall be two main areas in a message, as shown in </w:t>
      </w:r>
      <w:r w:rsidRPr="000615A5">
        <w:fldChar w:fldCharType="begin"/>
      </w:r>
      <w:r w:rsidRPr="000615A5">
        <w:instrText xml:space="preserve"> REF _Ref61532767 </w:instrText>
      </w:r>
      <w:r w:rsidRPr="000615A5">
        <w:fldChar w:fldCharType="separate"/>
      </w:r>
      <w:r w:rsidR="002D68BE" w:rsidRPr="000615A5">
        <w:t xml:space="preserve">Figure </w:t>
      </w:r>
      <w:r w:rsidR="002D68BE">
        <w:rPr>
          <w:noProof/>
        </w:rPr>
        <w:t>2</w:t>
      </w:r>
      <w:r w:rsidRPr="000615A5">
        <w:fldChar w:fldCharType="end"/>
      </w:r>
      <w:r w:rsidRPr="000615A5">
        <w:t xml:space="preserve">, an </w:t>
      </w:r>
      <w:r w:rsidRPr="000615A5">
        <w:rPr>
          <w:i/>
        </w:rPr>
        <w:t>application identification area</w:t>
      </w:r>
      <w:r w:rsidRPr="000615A5">
        <w:t xml:space="preserve"> and a </w:t>
      </w:r>
      <w:r w:rsidRPr="000615A5">
        <w:rPr>
          <w:i/>
        </w:rPr>
        <w:t>data area</w:t>
      </w:r>
      <w:r w:rsidRPr="000615A5">
        <w:t xml:space="preserve">.  Within the </w:t>
      </w:r>
      <w:r w:rsidRPr="000615A5">
        <w:rPr>
          <w:i/>
        </w:rPr>
        <w:t>data area</w:t>
      </w:r>
      <w:r w:rsidRPr="000615A5">
        <w:t xml:space="preserve"> there shall be a </w:t>
      </w:r>
      <w:r w:rsidRPr="000615A5">
        <w:rPr>
          <w:i/>
        </w:rPr>
        <w:t>verb area</w:t>
      </w:r>
      <w:r w:rsidRPr="000615A5">
        <w:t xml:space="preserve"> and a </w:t>
      </w:r>
      <w:r w:rsidRPr="000615A5">
        <w:rPr>
          <w:i/>
        </w:rPr>
        <w:t>noun area</w:t>
      </w:r>
      <w:r w:rsidRPr="000615A5">
        <w:t xml:space="preserve">. </w:t>
      </w:r>
    </w:p>
    <w:p w14:paraId="669938E1" w14:textId="3CEFD115" w:rsidR="001F137E" w:rsidRPr="000615A5" w:rsidRDefault="0090238C" w:rsidP="0064629E">
      <w:pPr>
        <w:pStyle w:val="FIGURE"/>
      </w:pPr>
      <w:r w:rsidRPr="0090238C">
        <w:rPr>
          <w:noProof/>
          <w:lang w:val="en-US" w:eastAsia="en-US"/>
        </w:rPr>
        <w:lastRenderedPageBreak/>
        <w:drawing>
          <wp:inline distT="0" distB="0" distL="0" distR="0" wp14:anchorId="07CD20BC" wp14:editId="2DC0ADEB">
            <wp:extent cx="5760720" cy="2118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18360"/>
                    </a:xfrm>
                    <a:prstGeom prst="rect">
                      <a:avLst/>
                    </a:prstGeom>
                  </pic:spPr>
                </pic:pic>
              </a:graphicData>
            </a:graphic>
          </wp:inline>
        </w:drawing>
      </w:r>
    </w:p>
    <w:p w14:paraId="1F28078D" w14:textId="38023341" w:rsidR="001F137E" w:rsidRPr="000615A5" w:rsidRDefault="001F137E" w:rsidP="009D6E0F">
      <w:pPr>
        <w:pStyle w:val="FIGURE-title"/>
      </w:pPr>
      <w:bookmarkStart w:id="162" w:name="_Ref61532767"/>
      <w:bookmarkStart w:id="163" w:name="_Toc507944710"/>
      <w:r w:rsidRPr="000615A5">
        <w:t xml:space="preserve">Figure </w:t>
      </w:r>
      <w:r w:rsidRPr="000615A5">
        <w:fldChar w:fldCharType="begin"/>
      </w:r>
      <w:r w:rsidRPr="000615A5">
        <w:instrText xml:space="preserve"> SEQ Figure \* ARABIC </w:instrText>
      </w:r>
      <w:r w:rsidRPr="000615A5">
        <w:fldChar w:fldCharType="separate"/>
      </w:r>
      <w:r w:rsidR="00E96A9E">
        <w:rPr>
          <w:noProof/>
        </w:rPr>
        <w:t>2</w:t>
      </w:r>
      <w:r w:rsidRPr="000615A5">
        <w:fldChar w:fldCharType="end"/>
      </w:r>
      <w:bookmarkEnd w:id="162"/>
      <w:r w:rsidRPr="000615A5">
        <w:t xml:space="preserve"> </w:t>
      </w:r>
      <w:r w:rsidR="00270E45">
        <w:t>–</w:t>
      </w:r>
      <w:r w:rsidRPr="000615A5">
        <w:t xml:space="preserve"> Typical</w:t>
      </w:r>
      <w:r w:rsidR="00270E45">
        <w:t xml:space="preserve"> </w:t>
      </w:r>
      <w:r w:rsidRPr="000615A5">
        <w:t>exchanged data set</w:t>
      </w:r>
      <w:bookmarkEnd w:id="163"/>
    </w:p>
    <w:p w14:paraId="5DB670B5" w14:textId="77777777" w:rsidR="001F137E" w:rsidRPr="000615A5" w:rsidRDefault="001F137E" w:rsidP="009D6E0F">
      <w:pPr>
        <w:pStyle w:val="Heading3"/>
      </w:pPr>
      <w:bookmarkStart w:id="164" w:name="_Toc507944780"/>
      <w:r w:rsidRPr="00AB6EE6">
        <w:t>Application</w:t>
      </w:r>
      <w:r w:rsidRPr="000615A5">
        <w:t xml:space="preserve"> identification area</w:t>
      </w:r>
      <w:bookmarkEnd w:id="164"/>
    </w:p>
    <w:p w14:paraId="3B0EAA58" w14:textId="3F81EF06" w:rsidR="001F137E" w:rsidRPr="000615A5" w:rsidRDefault="001F137E" w:rsidP="0064629E">
      <w:pPr>
        <w:pStyle w:val="PARAGRAPH"/>
      </w:pPr>
      <w:r w:rsidRPr="000615A5">
        <w:t xml:space="preserve">The </w:t>
      </w:r>
      <w:r w:rsidRPr="00C11D85">
        <w:rPr>
          <w:i/>
        </w:rPr>
        <w:t>application identification area</w:t>
      </w:r>
      <w:r w:rsidRPr="000615A5">
        <w:t xml:space="preserve"> shall carry information that a receiving application uses to handle a message. The </w:t>
      </w:r>
      <w:r w:rsidRPr="00C11D85">
        <w:rPr>
          <w:i/>
        </w:rPr>
        <w:t>application identification area</w:t>
      </w:r>
      <w:r w:rsidRPr="000615A5">
        <w:t xml:space="preserve"> is used for the application layer of communication, such as indicating a required confirmation of message processing.  This information typically includes the electronic address of the sender, an indication of the confirmation requirement, and the date and time the message was created.  The </w:t>
      </w:r>
      <w:r w:rsidRPr="00C11D85">
        <w:rPr>
          <w:i/>
        </w:rPr>
        <w:t>application identification area</w:t>
      </w:r>
      <w:r w:rsidRPr="000615A5">
        <w:t xml:space="preserve"> may also include other information required for identification and authentication of the messages, such as a transaction ID.  </w:t>
      </w:r>
      <w:r w:rsidRPr="000615A5">
        <w:fldChar w:fldCharType="begin"/>
      </w:r>
      <w:r w:rsidRPr="000615A5">
        <w:instrText xml:space="preserve"> REF _Ref66158613 </w:instrText>
      </w:r>
      <w:r w:rsidRPr="000615A5">
        <w:fldChar w:fldCharType="separate"/>
      </w:r>
      <w:r w:rsidR="00036893" w:rsidRPr="000615A5">
        <w:t xml:space="preserve">Figure </w:t>
      </w:r>
      <w:r w:rsidR="00036893">
        <w:rPr>
          <w:noProof/>
        </w:rPr>
        <w:t>4</w:t>
      </w:r>
      <w:r w:rsidRPr="000615A5">
        <w:fldChar w:fldCharType="end"/>
      </w:r>
      <w:r w:rsidRPr="000615A5">
        <w:t xml:space="preserve"> illustrates a typical layout for an application identification area. </w:t>
      </w:r>
    </w:p>
    <w:p w14:paraId="3CA9BC99" w14:textId="7BA5311C" w:rsidR="001F137E" w:rsidRPr="000615A5" w:rsidRDefault="00E80AE6" w:rsidP="009D6E0F">
      <w:pPr>
        <w:pStyle w:val="NOTE"/>
      </w:pPr>
      <w:r>
        <w:t>NOTE</w:t>
      </w:r>
      <w:r w:rsidR="001F137E" w:rsidRPr="000615A5">
        <w:tab/>
        <w:t xml:space="preserve">See the OAGIS (Open Applications Group Integration Specification) 9.0 specification for a format for the application identification area.  The data exchange model defined in this document is consistent with the OAGIS specification; such that an implementation of OAGIS, using the objects defined in </w:t>
      </w:r>
      <w:r w:rsidR="00BA7700">
        <w:t>ISA-95.00.0</w:t>
      </w:r>
      <w:r w:rsidR="001F137E" w:rsidRPr="000615A5">
        <w:t xml:space="preserve">2 and </w:t>
      </w:r>
      <w:r w:rsidR="00BA7700">
        <w:t>ISA-95.00.0</w:t>
      </w:r>
      <w:r w:rsidR="001F137E" w:rsidRPr="000615A5">
        <w:t xml:space="preserve">4, can conform to this part of the standard.  </w:t>
      </w:r>
    </w:p>
    <w:p w14:paraId="56B51020" w14:textId="0B59F2CA" w:rsidR="001F137E" w:rsidRPr="000615A5" w:rsidRDefault="001F137E" w:rsidP="0064629E">
      <w:pPr>
        <w:pStyle w:val="PARAGRAPH"/>
      </w:pPr>
      <w:r w:rsidRPr="000615A5">
        <w:t>Dates and times shall include time information in order to unambiguously identify times, such as coordinated universal time or ISO 8601 CE (Common Era) calendar extended format.  A time zone specification of the time is optional, and if missing the time shall be represented as UTC.</w:t>
      </w:r>
    </w:p>
    <w:p w14:paraId="7B386D98" w14:textId="77777777" w:rsidR="001F137E" w:rsidRPr="000615A5" w:rsidRDefault="001F137E" w:rsidP="001F137E"/>
    <w:p w14:paraId="3ED1557B" w14:textId="676CB241" w:rsidR="001F137E" w:rsidRPr="000615A5" w:rsidRDefault="001F137E" w:rsidP="0064629E">
      <w:pPr>
        <w:pStyle w:val="FIGURE"/>
      </w:pPr>
      <w:r w:rsidRPr="000615A5">
        <w:rPr>
          <w:noProof/>
          <w:lang w:val="en-US" w:eastAsia="en-US"/>
        </w:rPr>
        <w:drawing>
          <wp:inline distT="0" distB="0" distL="0" distR="0" wp14:anchorId="3B02FA36" wp14:editId="65A43406">
            <wp:extent cx="5480685" cy="300355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0685" cy="3003550"/>
                    </a:xfrm>
                    <a:prstGeom prst="rect">
                      <a:avLst/>
                    </a:prstGeom>
                    <a:noFill/>
                    <a:ln>
                      <a:noFill/>
                    </a:ln>
                  </pic:spPr>
                </pic:pic>
              </a:graphicData>
            </a:graphic>
          </wp:inline>
        </w:drawing>
      </w:r>
    </w:p>
    <w:p w14:paraId="7FC933DC" w14:textId="6958577F" w:rsidR="001F137E" w:rsidRPr="000615A5" w:rsidRDefault="001F137E" w:rsidP="009D6E0F">
      <w:pPr>
        <w:pStyle w:val="FIGURE-title"/>
      </w:pPr>
      <w:bookmarkStart w:id="165" w:name="_Ref66158613"/>
      <w:bookmarkStart w:id="166" w:name="_Toc507944711"/>
      <w:r w:rsidRPr="000615A5">
        <w:t xml:space="preserve">Figure </w:t>
      </w:r>
      <w:r w:rsidRPr="000615A5">
        <w:fldChar w:fldCharType="begin"/>
      </w:r>
      <w:r w:rsidRPr="000615A5">
        <w:instrText xml:space="preserve"> SEQ Figure \* ARABIC </w:instrText>
      </w:r>
      <w:r w:rsidRPr="000615A5">
        <w:fldChar w:fldCharType="separate"/>
      </w:r>
      <w:r w:rsidR="00E96A9E">
        <w:rPr>
          <w:noProof/>
        </w:rPr>
        <w:t>3</w:t>
      </w:r>
      <w:r w:rsidRPr="000615A5">
        <w:fldChar w:fldCharType="end"/>
      </w:r>
      <w:bookmarkEnd w:id="165"/>
      <w:r w:rsidRPr="000615A5">
        <w:t xml:space="preserve"> </w:t>
      </w:r>
      <w:r w:rsidR="00270E45">
        <w:t>–</w:t>
      </w:r>
      <w:r w:rsidRPr="000615A5">
        <w:t xml:space="preserve"> Typical</w:t>
      </w:r>
      <w:r w:rsidR="00270E45">
        <w:t xml:space="preserve"> </w:t>
      </w:r>
      <w:r w:rsidRPr="000615A5">
        <w:t>layout of an application identification area</w:t>
      </w:r>
      <w:bookmarkEnd w:id="166"/>
    </w:p>
    <w:p w14:paraId="64D77981" w14:textId="77777777" w:rsidR="001F137E" w:rsidRPr="000615A5" w:rsidRDefault="001F137E" w:rsidP="009D6E0F">
      <w:pPr>
        <w:pStyle w:val="Heading3"/>
      </w:pPr>
      <w:bookmarkStart w:id="167" w:name="_Toc507944781"/>
      <w:r w:rsidRPr="00AB6EE6">
        <w:lastRenderedPageBreak/>
        <w:t>Data</w:t>
      </w:r>
      <w:r w:rsidRPr="000615A5">
        <w:t xml:space="preserve"> Area</w:t>
      </w:r>
      <w:bookmarkEnd w:id="167"/>
    </w:p>
    <w:p w14:paraId="395D29FF" w14:textId="77777777" w:rsidR="001F137E" w:rsidRPr="000615A5" w:rsidRDefault="001F137E" w:rsidP="0064629E">
      <w:pPr>
        <w:pStyle w:val="PARAGRAPH"/>
      </w:pPr>
      <w:r w:rsidRPr="000615A5">
        <w:t xml:space="preserve">The data area in a message shall contain a </w:t>
      </w:r>
      <w:r w:rsidRPr="00C11D85">
        <w:rPr>
          <w:i/>
        </w:rPr>
        <w:t>verb area</w:t>
      </w:r>
      <w:r w:rsidRPr="000615A5">
        <w:t xml:space="preserve"> and a </w:t>
      </w:r>
      <w:r w:rsidRPr="00C11D85">
        <w:rPr>
          <w:i/>
        </w:rPr>
        <w:t>noun area</w:t>
      </w:r>
      <w:r w:rsidRPr="000615A5">
        <w:t xml:space="preserve">. </w:t>
      </w:r>
    </w:p>
    <w:p w14:paraId="4620F733" w14:textId="77777777" w:rsidR="001F137E" w:rsidRPr="000615A5" w:rsidRDefault="001F137E" w:rsidP="0064629E">
      <w:pPr>
        <w:pStyle w:val="PARAGRAPH"/>
      </w:pPr>
      <w:r w:rsidRPr="000615A5">
        <w:t xml:space="preserve">The verb area shall contain verbs and associated elements that represent the actions to be performed by the receiving application, or the response to a request by the sending application. The verbs defined in this part of the standard are listed in Clause 5.   </w:t>
      </w:r>
    </w:p>
    <w:p w14:paraId="79B83804" w14:textId="767C9042" w:rsidR="001F137E" w:rsidRPr="000615A5" w:rsidRDefault="001F137E" w:rsidP="0064629E">
      <w:pPr>
        <w:pStyle w:val="PARAGRAPH"/>
      </w:pPr>
      <w:r w:rsidRPr="000615A5">
        <w:t xml:space="preserve">The </w:t>
      </w:r>
      <w:r w:rsidRPr="00C11D85">
        <w:rPr>
          <w:i/>
        </w:rPr>
        <w:t>noun area</w:t>
      </w:r>
      <w:r w:rsidRPr="000615A5">
        <w:t xml:space="preserve"> shall contain nouns and associated elements that represent one or more objects defined in the </w:t>
      </w:r>
      <w:r w:rsidR="00BA7700">
        <w:t>ISA-95.00.0</w:t>
      </w:r>
      <w:r w:rsidRPr="000615A5">
        <w:t xml:space="preserve">2 and </w:t>
      </w:r>
      <w:r w:rsidR="00BA7700">
        <w:t>ISA-95.00.0</w:t>
      </w:r>
      <w:r w:rsidRPr="000615A5">
        <w:t xml:space="preserve">4 object models. The nouns defined in this part of the standard are listed in Clause </w:t>
      </w:r>
      <w:r w:rsidRPr="000615A5">
        <w:fldChar w:fldCharType="begin"/>
      </w:r>
      <w:r w:rsidRPr="000615A5">
        <w:instrText xml:space="preserve"> REF _Ref119982740 \w </w:instrText>
      </w:r>
      <w:r w:rsidRPr="000615A5">
        <w:fldChar w:fldCharType="separate"/>
      </w:r>
      <w:r w:rsidR="00036893">
        <w:t>6</w:t>
      </w:r>
      <w:r w:rsidRPr="000615A5">
        <w:fldChar w:fldCharType="end"/>
      </w:r>
      <w:r w:rsidRPr="000615A5">
        <w:t>.</w:t>
      </w:r>
    </w:p>
    <w:p w14:paraId="2B49DF26" w14:textId="77777777" w:rsidR="001F137E" w:rsidRPr="000615A5" w:rsidRDefault="001F137E" w:rsidP="009D6E0F">
      <w:pPr>
        <w:pStyle w:val="PARAGRAPH"/>
      </w:pPr>
      <w:r w:rsidRPr="000615A5">
        <w:t>The verb-noun combinations define messages that are intended to have a unique and unambiguous meaning.</w:t>
      </w:r>
    </w:p>
    <w:p w14:paraId="4C028BA5" w14:textId="77777777" w:rsidR="001F137E" w:rsidRPr="000615A5" w:rsidRDefault="001F137E" w:rsidP="009D6E0F">
      <w:pPr>
        <w:pStyle w:val="Heading3"/>
      </w:pPr>
      <w:bookmarkStart w:id="168" w:name="_Toc111985948"/>
      <w:bookmarkStart w:id="169" w:name="_Toc111986101"/>
      <w:bookmarkStart w:id="170" w:name="_Toc112729751"/>
      <w:bookmarkStart w:id="171" w:name="_Toc112729913"/>
      <w:bookmarkStart w:id="172" w:name="_Toc507944782"/>
      <w:bookmarkEnd w:id="168"/>
      <w:bookmarkEnd w:id="169"/>
      <w:bookmarkEnd w:id="170"/>
      <w:bookmarkEnd w:id="171"/>
      <w:r w:rsidRPr="00AB6EE6">
        <w:t>Message</w:t>
      </w:r>
      <w:r w:rsidRPr="000615A5">
        <w:t xml:space="preserve"> nouns</w:t>
      </w:r>
      <w:bookmarkEnd w:id="172"/>
    </w:p>
    <w:p w14:paraId="18B426CA" w14:textId="1A1D6D3D" w:rsidR="001F137E" w:rsidRPr="000615A5" w:rsidRDefault="001F137E" w:rsidP="0064629E">
      <w:pPr>
        <w:pStyle w:val="PARAGRAPH"/>
      </w:pPr>
      <w:r w:rsidRPr="000615A5">
        <w:t xml:space="preserve">Nouns represent one or more objects from the object models defined in </w:t>
      </w:r>
      <w:r w:rsidR="00BA7700">
        <w:t>ISA-95.00.0</w:t>
      </w:r>
      <w:r w:rsidR="00C11D85" w:rsidRPr="000615A5">
        <w:t xml:space="preserve">2 and </w:t>
      </w:r>
      <w:r w:rsidR="00BA7700">
        <w:t>ISA-95.00.0</w:t>
      </w:r>
      <w:r w:rsidR="00C11D85" w:rsidRPr="000615A5">
        <w:t xml:space="preserve">4 </w:t>
      </w:r>
      <w:r w:rsidRPr="000615A5">
        <w:t xml:space="preserve">that have been grouped together for use with messages.  </w:t>
      </w:r>
    </w:p>
    <w:p w14:paraId="5240D1CC" w14:textId="77777777" w:rsidR="001F137E" w:rsidRPr="000615A5" w:rsidRDefault="001F137E" w:rsidP="009D6E0F">
      <w:pPr>
        <w:pStyle w:val="EXAMPLE"/>
      </w:pPr>
      <w:r w:rsidRPr="000615A5">
        <w:t>Example</w:t>
      </w:r>
      <w:r w:rsidRPr="000615A5">
        <w:tab/>
        <w:t xml:space="preserve"> A </w:t>
      </w:r>
      <w:r w:rsidRPr="000615A5">
        <w:rPr>
          <w:i/>
        </w:rPr>
        <w:t>Material Definition</w:t>
      </w:r>
      <w:r w:rsidRPr="000615A5">
        <w:t xml:space="preserve"> noun is a composition of a </w:t>
      </w:r>
      <w:r w:rsidRPr="000615A5">
        <w:rPr>
          <w:i/>
        </w:rPr>
        <w:t>Material Definition</w:t>
      </w:r>
      <w:r w:rsidRPr="000615A5">
        <w:t xml:space="preserve"> object instance with its </w:t>
      </w:r>
      <w:r w:rsidRPr="000615A5">
        <w:rPr>
          <w:i/>
        </w:rPr>
        <w:t>Material Definition Property</w:t>
      </w:r>
      <w:r w:rsidRPr="000615A5">
        <w:t xml:space="preserve"> object instances.</w:t>
      </w:r>
    </w:p>
    <w:p w14:paraId="1BBD64B7" w14:textId="77777777" w:rsidR="001F137E" w:rsidRPr="000615A5" w:rsidRDefault="001F137E" w:rsidP="009D6E0F">
      <w:pPr>
        <w:pStyle w:val="Heading3"/>
      </w:pPr>
      <w:bookmarkStart w:id="173" w:name="_Toc104708331"/>
      <w:bookmarkStart w:id="174" w:name="_Toc104708333"/>
      <w:bookmarkStart w:id="175" w:name="_Toc104708496"/>
      <w:bookmarkStart w:id="176" w:name="_Toc104708394"/>
      <w:bookmarkStart w:id="177" w:name="_Toc507944783"/>
      <w:bookmarkStart w:id="178" w:name="_Ref84760352"/>
      <w:bookmarkEnd w:id="173"/>
      <w:bookmarkEnd w:id="174"/>
      <w:bookmarkEnd w:id="175"/>
      <w:bookmarkEnd w:id="176"/>
      <w:r w:rsidRPr="00AB6EE6">
        <w:t>Wildcard</w:t>
      </w:r>
      <w:bookmarkEnd w:id="177"/>
      <w:r w:rsidRPr="000615A5">
        <w:t xml:space="preserve"> </w:t>
      </w:r>
    </w:p>
    <w:p w14:paraId="4BCD7FA5" w14:textId="77777777" w:rsidR="001F137E" w:rsidRPr="000615A5" w:rsidRDefault="001F137E" w:rsidP="0064629E">
      <w:pPr>
        <w:pStyle w:val="PARAGRAPH"/>
      </w:pPr>
      <w:r w:rsidRPr="000615A5">
        <w:t xml:space="preserve">The noun may contain a wildcard string used to identify multiple objects.    </w:t>
      </w:r>
    </w:p>
    <w:p w14:paraId="25A6BB81" w14:textId="0E0EBE41" w:rsidR="001F137E" w:rsidRPr="000615A5" w:rsidRDefault="00E80AE6" w:rsidP="00C11D85">
      <w:pPr>
        <w:pStyle w:val="Note-Example"/>
      </w:pPr>
      <w:r>
        <w:t>NOTE</w:t>
      </w:r>
      <w:r w:rsidR="001F137E" w:rsidRPr="000615A5">
        <w:t xml:space="preserve"> 1 </w:t>
      </w:r>
      <w:r w:rsidR="001F137E" w:rsidRPr="000615A5">
        <w:tab/>
        <w:t xml:space="preserve">Wildcards apply to the ID of a property, not to the value of the properties. </w:t>
      </w:r>
    </w:p>
    <w:p w14:paraId="0874002F" w14:textId="538455DA" w:rsidR="001F137E" w:rsidRPr="000615A5" w:rsidRDefault="00E80AE6" w:rsidP="00C11D85">
      <w:pPr>
        <w:pStyle w:val="Note-Example"/>
      </w:pPr>
      <w:r>
        <w:t>NOTE</w:t>
      </w:r>
      <w:r w:rsidRPr="000615A5">
        <w:t xml:space="preserve"> </w:t>
      </w:r>
      <w:r w:rsidR="001F137E" w:rsidRPr="000615A5">
        <w:t>2</w:t>
      </w:r>
      <w:r w:rsidR="001F137E" w:rsidRPr="000615A5">
        <w:tab/>
        <w:t xml:space="preserve">Wildcards should be used with care if combined with lists of object IDs or property IDs.  In the case of errors a confirmation message may not have sufficient information to determine the exact error. </w:t>
      </w:r>
    </w:p>
    <w:p w14:paraId="6537C704" w14:textId="0E05E7EA" w:rsidR="001F137E" w:rsidRPr="000615A5" w:rsidRDefault="00E80AE6" w:rsidP="00C11D85">
      <w:pPr>
        <w:pStyle w:val="Note-Example"/>
      </w:pPr>
      <w:r>
        <w:t>NOTE</w:t>
      </w:r>
      <w:r w:rsidRPr="000615A5">
        <w:t xml:space="preserve"> </w:t>
      </w:r>
      <w:r w:rsidR="001F137E" w:rsidRPr="000615A5">
        <w:t>3</w:t>
      </w:r>
      <w:r w:rsidR="001F137E" w:rsidRPr="000615A5">
        <w:tab/>
        <w:t xml:space="preserve">A common convention for specifying wildcards in text strings are as regular expressions (as defined in ISO/IEC 9945-2:2003 </w:t>
      </w:r>
      <w:hyperlink r:id="rId21" w:history="1">
        <w:r w:rsidR="001F137E" w:rsidRPr="000615A5">
          <w:rPr>
            <w:rStyle w:val="Hyperlink"/>
            <w:iCs/>
          </w:rPr>
          <w:t>Information technology – Portable Operating System Interface (POSIX) – Part 2: System Interfaces</w:t>
        </w:r>
      </w:hyperlink>
      <w:r w:rsidR="001F137E" w:rsidRPr="000615A5">
        <w:t xml:space="preserve">). Regular expressions are widely supported in programming languages, text processing programs, advanced text editors, and some other programs. Regular expression support is part of the standard library of many programming languages, including Java and Python, is built into the syntax of others, including Perl and ECMAScript, and is supported by many commonly available libraries.  </w:t>
      </w:r>
    </w:p>
    <w:p w14:paraId="27DACA48" w14:textId="3A3CC38C" w:rsidR="001F137E" w:rsidRPr="000615A5" w:rsidRDefault="00E80AE6" w:rsidP="00C11D85">
      <w:pPr>
        <w:pStyle w:val="Note-Example"/>
      </w:pPr>
      <w:r>
        <w:t>NOTE</w:t>
      </w:r>
      <w:r w:rsidRPr="000615A5">
        <w:t xml:space="preserve"> </w:t>
      </w:r>
      <w:r w:rsidR="001F137E" w:rsidRPr="000615A5">
        <w:t>4</w:t>
      </w:r>
      <w:r w:rsidR="001F137E" w:rsidRPr="000615A5">
        <w:tab/>
        <w:t>Wildcards could also be implemented using limited regular expressions.  In a limited regular expression a wildcard string can have the following special characters:</w:t>
      </w:r>
    </w:p>
    <w:p w14:paraId="0F8F003B" w14:textId="77777777" w:rsidR="001F137E" w:rsidRPr="000615A5" w:rsidRDefault="001F137E" w:rsidP="00B165A1">
      <w:pPr>
        <w:pStyle w:val="Note-Example"/>
        <w:numPr>
          <w:ilvl w:val="0"/>
          <w:numId w:val="44"/>
        </w:numPr>
      </w:pPr>
      <w:r w:rsidRPr="000615A5">
        <w:t>“*” – Indicates zero or more characters, any character is acceptable</w:t>
      </w:r>
    </w:p>
    <w:p w14:paraId="7C088343" w14:textId="77777777" w:rsidR="001F137E" w:rsidRPr="000615A5" w:rsidRDefault="001F137E" w:rsidP="00B165A1">
      <w:pPr>
        <w:pStyle w:val="Note-Example"/>
        <w:numPr>
          <w:ilvl w:val="0"/>
          <w:numId w:val="44"/>
        </w:numPr>
      </w:pPr>
      <w:r w:rsidRPr="000615A5">
        <w:t xml:space="preserve">Example 1 </w:t>
      </w:r>
      <w:r w:rsidRPr="000615A5">
        <w:tab/>
        <w:t>The wildcard “ABC*” would match “ABC”, “ABCD”, “ABCDEF”, “ABC@4!*“, but not “ABDDEF”</w:t>
      </w:r>
    </w:p>
    <w:p w14:paraId="6DA0AB81" w14:textId="77777777" w:rsidR="001F137E" w:rsidRPr="000615A5" w:rsidRDefault="001F137E" w:rsidP="00B165A1">
      <w:pPr>
        <w:pStyle w:val="Note-Example"/>
        <w:numPr>
          <w:ilvl w:val="0"/>
          <w:numId w:val="44"/>
        </w:numPr>
      </w:pPr>
      <w:r w:rsidRPr="000615A5">
        <w:t>“%” – Indicates one or more characters, any character is acceptable</w:t>
      </w:r>
    </w:p>
    <w:p w14:paraId="47E071F8" w14:textId="77777777" w:rsidR="001F137E" w:rsidRPr="000615A5" w:rsidRDefault="001F137E" w:rsidP="00B165A1">
      <w:pPr>
        <w:pStyle w:val="Note-Example"/>
        <w:numPr>
          <w:ilvl w:val="0"/>
          <w:numId w:val="44"/>
        </w:numPr>
      </w:pPr>
      <w:r w:rsidRPr="000615A5">
        <w:t xml:space="preserve">Example 2 </w:t>
      </w:r>
      <w:r w:rsidRPr="000615A5">
        <w:tab/>
        <w:t>The wildcard “ABC%” would match “ABCD”, “ABCDEF”, “ABC^4^*“, but not “ABC”</w:t>
      </w:r>
    </w:p>
    <w:p w14:paraId="0881058C" w14:textId="77777777" w:rsidR="001F137E" w:rsidRPr="000615A5" w:rsidRDefault="001F137E" w:rsidP="00B165A1">
      <w:pPr>
        <w:pStyle w:val="Note-Example"/>
        <w:numPr>
          <w:ilvl w:val="0"/>
          <w:numId w:val="44"/>
        </w:numPr>
      </w:pPr>
      <w:r w:rsidRPr="000615A5">
        <w:t>“?” – Indicates zero or one characters at the specified position, any character is acceptable</w:t>
      </w:r>
    </w:p>
    <w:p w14:paraId="58BE8627" w14:textId="77777777" w:rsidR="001F137E" w:rsidRPr="000615A5" w:rsidRDefault="001F137E" w:rsidP="00B165A1">
      <w:pPr>
        <w:pStyle w:val="Note-Example"/>
        <w:numPr>
          <w:ilvl w:val="0"/>
          <w:numId w:val="44"/>
        </w:numPr>
      </w:pPr>
      <w:r w:rsidRPr="000615A5">
        <w:t xml:space="preserve">Example 3 </w:t>
      </w:r>
      <w:r w:rsidRPr="000615A5">
        <w:tab/>
        <w:t>The wildcard “ABC?” would match “ABCX”, “ABCD”, “ABC!“, “ABC”, but not “ABCDE” or “ABDC”</w:t>
      </w:r>
    </w:p>
    <w:p w14:paraId="202D6C26" w14:textId="77777777" w:rsidR="001F137E" w:rsidRPr="000615A5" w:rsidRDefault="001F137E" w:rsidP="00B165A1">
      <w:pPr>
        <w:pStyle w:val="Note-Example"/>
        <w:numPr>
          <w:ilvl w:val="0"/>
          <w:numId w:val="44"/>
        </w:numPr>
      </w:pPr>
      <w:r w:rsidRPr="000615A5">
        <w:t>The character following a “\” is considered a literal character, not a wildcard character.</w:t>
      </w:r>
    </w:p>
    <w:p w14:paraId="099AA974" w14:textId="77777777" w:rsidR="001F137E" w:rsidRPr="000615A5" w:rsidRDefault="001F137E" w:rsidP="00B165A1">
      <w:pPr>
        <w:pStyle w:val="Note-Example"/>
        <w:numPr>
          <w:ilvl w:val="0"/>
          <w:numId w:val="44"/>
        </w:numPr>
      </w:pPr>
      <w:r w:rsidRPr="000615A5">
        <w:t>Example 4</w:t>
      </w:r>
      <w:r w:rsidRPr="000615A5">
        <w:tab/>
        <w:t xml:space="preserve"> An object ID of “ABC\*” defines the object ID as “ABC*”.  </w:t>
      </w:r>
    </w:p>
    <w:p w14:paraId="0D636ABC" w14:textId="77777777" w:rsidR="001F137E" w:rsidRPr="000615A5" w:rsidRDefault="001F137E" w:rsidP="00B165A1">
      <w:pPr>
        <w:pStyle w:val="Note-Example"/>
        <w:numPr>
          <w:ilvl w:val="0"/>
          <w:numId w:val="44"/>
        </w:numPr>
      </w:pPr>
      <w:r w:rsidRPr="000615A5">
        <w:t xml:space="preserve">Example 5 </w:t>
      </w:r>
      <w:r w:rsidRPr="000615A5">
        <w:tab/>
        <w:t>A property ID of “\\\\USM 123” defines the property ID “\\USM 123”.</w:t>
      </w:r>
    </w:p>
    <w:p w14:paraId="3A026C7D" w14:textId="0F001EEB" w:rsidR="001F137E" w:rsidRPr="000615A5" w:rsidRDefault="00E80AE6" w:rsidP="00E80AE6">
      <w:pPr>
        <w:pStyle w:val="Note-Example"/>
        <w:ind w:firstLine="0"/>
      </w:pPr>
      <w:r>
        <w:t>NOTE</w:t>
      </w:r>
      <w:r w:rsidRPr="000615A5">
        <w:t xml:space="preserve"> </w:t>
      </w:r>
      <w:r w:rsidR="001F137E" w:rsidRPr="000615A5">
        <w:t>4</w:t>
      </w:r>
      <w:r w:rsidR="001F137E" w:rsidRPr="000615A5">
        <w:tab/>
        <w:t>Two consecutive backslash characters, i.e. “\\” are interpreted to be a single backslash character “\”.</w:t>
      </w:r>
    </w:p>
    <w:p w14:paraId="0A08C81D" w14:textId="7DE90FEA" w:rsidR="001F137E" w:rsidRPr="000615A5" w:rsidRDefault="001F137E" w:rsidP="0064629E">
      <w:pPr>
        <w:pStyle w:val="PARAGRAPH"/>
      </w:pPr>
      <w:r w:rsidRPr="000615A5">
        <w:fldChar w:fldCharType="begin"/>
      </w:r>
      <w:r w:rsidRPr="000615A5">
        <w:instrText xml:space="preserve"> REF _Ref111521655 </w:instrText>
      </w:r>
      <w:r w:rsidRPr="000615A5">
        <w:fldChar w:fldCharType="separate"/>
      </w:r>
      <w:r w:rsidR="009D6E0F" w:rsidRPr="000615A5">
        <w:t xml:space="preserve">Figure </w:t>
      </w:r>
      <w:r w:rsidR="009D6E0F">
        <w:rPr>
          <w:noProof/>
        </w:rPr>
        <w:t>4</w:t>
      </w:r>
      <w:r w:rsidRPr="000615A5">
        <w:fldChar w:fldCharType="end"/>
      </w:r>
      <w:r w:rsidRPr="000615A5">
        <w:t xml:space="preserve"> illustrates a GET/SHOW transaction with a wildcard specified.  The provider of the information returns a list of objects matching the wildcard specification.  </w:t>
      </w:r>
    </w:p>
    <w:p w14:paraId="0DF1A5B4" w14:textId="7DCAC230" w:rsidR="001F137E" w:rsidRPr="000615A5" w:rsidRDefault="005B019A" w:rsidP="0064629E">
      <w:pPr>
        <w:pStyle w:val="FIGURE"/>
      </w:pPr>
      <w:r w:rsidRPr="005B019A">
        <w:rPr>
          <w:noProof/>
          <w:lang w:val="en-US" w:eastAsia="en-US"/>
        </w:rPr>
        <w:lastRenderedPageBreak/>
        <w:drawing>
          <wp:inline distT="0" distB="0" distL="0" distR="0" wp14:anchorId="788E9769" wp14:editId="67C9AEFA">
            <wp:extent cx="5760720" cy="415165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4151651"/>
                    </a:xfrm>
                    <a:prstGeom prst="rect">
                      <a:avLst/>
                    </a:prstGeom>
                    <a:noFill/>
                    <a:ln>
                      <a:noFill/>
                    </a:ln>
                  </pic:spPr>
                </pic:pic>
              </a:graphicData>
            </a:graphic>
          </wp:inline>
        </w:drawing>
      </w:r>
    </w:p>
    <w:p w14:paraId="0A6EA177" w14:textId="574D6C07" w:rsidR="001F137E" w:rsidRPr="000615A5" w:rsidRDefault="001F137E" w:rsidP="009D6E0F">
      <w:pPr>
        <w:pStyle w:val="FIGURE-title"/>
      </w:pPr>
      <w:bookmarkStart w:id="179" w:name="_Ref111521655"/>
      <w:bookmarkStart w:id="180" w:name="_Toc507944712"/>
      <w:r w:rsidRPr="000615A5">
        <w:t xml:space="preserve">Figure </w:t>
      </w:r>
      <w:r w:rsidRPr="000615A5">
        <w:fldChar w:fldCharType="begin"/>
      </w:r>
      <w:r w:rsidRPr="000615A5">
        <w:instrText xml:space="preserve"> SEQ Figure \* ARABIC </w:instrText>
      </w:r>
      <w:r w:rsidRPr="000615A5">
        <w:fldChar w:fldCharType="separate"/>
      </w:r>
      <w:r w:rsidR="00E96A9E">
        <w:rPr>
          <w:noProof/>
        </w:rPr>
        <w:t>4</w:t>
      </w:r>
      <w:r w:rsidRPr="000615A5">
        <w:fldChar w:fldCharType="end"/>
      </w:r>
      <w:bookmarkEnd w:id="179"/>
      <w:r w:rsidR="00270E45">
        <w:t xml:space="preserve"> –</w:t>
      </w:r>
      <w:r w:rsidRPr="000615A5">
        <w:t xml:space="preserve"> GET</w:t>
      </w:r>
      <w:r w:rsidR="00270E45">
        <w:t xml:space="preserve"> </w:t>
      </w:r>
      <w:r w:rsidRPr="000615A5">
        <w:t>with wildcard and SHOW response</w:t>
      </w:r>
      <w:bookmarkEnd w:id="180"/>
    </w:p>
    <w:p w14:paraId="5135191D" w14:textId="77777777" w:rsidR="001F137E" w:rsidRPr="000615A5" w:rsidRDefault="001F137E" w:rsidP="009D6E0F">
      <w:pPr>
        <w:pStyle w:val="Heading1"/>
      </w:pPr>
      <w:bookmarkStart w:id="181" w:name="_Toc507944784"/>
      <w:bookmarkEnd w:id="178"/>
      <w:r w:rsidRPr="00AB6EE6">
        <w:t>Message</w:t>
      </w:r>
      <w:r w:rsidRPr="000615A5">
        <w:t xml:space="preserve"> verbs</w:t>
      </w:r>
      <w:bookmarkEnd w:id="181"/>
    </w:p>
    <w:p w14:paraId="7D1140ED" w14:textId="77777777" w:rsidR="001F137E" w:rsidRPr="000615A5" w:rsidRDefault="001F137E" w:rsidP="009D6E0F">
      <w:pPr>
        <w:pStyle w:val="Heading2"/>
      </w:pPr>
      <w:bookmarkStart w:id="182" w:name="_Toc507944785"/>
      <w:r w:rsidRPr="000615A5">
        <w:t xml:space="preserve">Verbs and </w:t>
      </w:r>
      <w:r w:rsidRPr="00AB6EE6">
        <w:t>transaction</w:t>
      </w:r>
      <w:r w:rsidRPr="000615A5">
        <w:t xml:space="preserve"> models</w:t>
      </w:r>
      <w:bookmarkEnd w:id="182"/>
      <w:r w:rsidRPr="000615A5">
        <w:t xml:space="preserve"> </w:t>
      </w:r>
    </w:p>
    <w:p w14:paraId="19F4CAAC" w14:textId="41350B5C" w:rsidR="001F137E" w:rsidRPr="000615A5" w:rsidRDefault="001F137E" w:rsidP="0064629E">
      <w:pPr>
        <w:pStyle w:val="PARAGRAPH"/>
      </w:pPr>
      <w:r w:rsidRPr="000615A5">
        <w:t xml:space="preserve">The verb area of a message shall contain a verb, defined in this clause and listed in </w:t>
      </w:r>
      <w:r w:rsidRPr="000615A5">
        <w:fldChar w:fldCharType="begin"/>
      </w:r>
      <w:r w:rsidRPr="000615A5">
        <w:instrText xml:space="preserve"> REF _Ref130395463 </w:instrText>
      </w:r>
      <w:r w:rsidRPr="000615A5">
        <w:fldChar w:fldCharType="separate"/>
      </w:r>
      <w:r w:rsidR="00036893" w:rsidRPr="007B6587">
        <w:t xml:space="preserve">Table </w:t>
      </w:r>
      <w:r w:rsidR="00036893">
        <w:rPr>
          <w:noProof/>
        </w:rPr>
        <w:t>1</w:t>
      </w:r>
      <w:r w:rsidRPr="000615A5">
        <w:fldChar w:fldCharType="end"/>
      </w:r>
      <w:r w:rsidRPr="000615A5">
        <w:t xml:space="preserve">. </w:t>
      </w:r>
    </w:p>
    <w:p w14:paraId="5F0FE4A6" w14:textId="74122ED5" w:rsidR="001F137E" w:rsidRPr="007B6587" w:rsidRDefault="001F137E" w:rsidP="009D6E0F">
      <w:pPr>
        <w:pStyle w:val="TABLE-title"/>
      </w:pPr>
      <w:bookmarkStart w:id="183" w:name="_Ref130395463"/>
      <w:bookmarkStart w:id="184" w:name="_Toc130399749"/>
      <w:bookmarkStart w:id="185" w:name="_Toc131732181"/>
      <w:bookmarkStart w:id="186" w:name="_Toc134537650"/>
      <w:bookmarkStart w:id="187" w:name="_Toc483857354"/>
      <w:r w:rsidRPr="007B6587">
        <w:t xml:space="preserve">Table </w:t>
      </w:r>
      <w:r w:rsidRPr="002E0E4B">
        <w:fldChar w:fldCharType="begin"/>
      </w:r>
      <w:r w:rsidRPr="007B6587">
        <w:instrText xml:space="preserve"> SEQ Table \* ARABIC </w:instrText>
      </w:r>
      <w:r w:rsidRPr="002E0E4B">
        <w:fldChar w:fldCharType="separate"/>
      </w:r>
      <w:r w:rsidR="00036893">
        <w:rPr>
          <w:noProof/>
        </w:rPr>
        <w:t>1</w:t>
      </w:r>
      <w:r w:rsidRPr="002E0E4B">
        <w:fldChar w:fldCharType="end"/>
      </w:r>
      <w:bookmarkEnd w:id="183"/>
      <w:r w:rsidRPr="007B6587">
        <w:t xml:space="preserve"> - Defined verbs</w:t>
      </w:r>
      <w:bookmarkEnd w:id="184"/>
      <w:bookmarkEnd w:id="185"/>
      <w:bookmarkEnd w:id="186"/>
      <w:bookmarkEnd w:id="187"/>
    </w:p>
    <w:tbl>
      <w:tblPr>
        <w:tblW w:w="9180" w:type="dxa"/>
        <w:tblInd w:w="23" w:type="dxa"/>
        <w:tblLayout w:type="fixed"/>
        <w:tblCellMar>
          <w:left w:w="0" w:type="dxa"/>
          <w:right w:w="0" w:type="dxa"/>
        </w:tblCellMar>
        <w:tblLook w:val="0000" w:firstRow="0" w:lastRow="0" w:firstColumn="0" w:lastColumn="0" w:noHBand="0" w:noVBand="0"/>
      </w:tblPr>
      <w:tblGrid>
        <w:gridCol w:w="2340"/>
        <w:gridCol w:w="4770"/>
        <w:gridCol w:w="2070"/>
      </w:tblGrid>
      <w:tr w:rsidR="001F137E" w:rsidRPr="000615A5" w14:paraId="286B5336"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shd w:val="clear" w:color="auto" w:fill="000000"/>
          </w:tcPr>
          <w:p w14:paraId="7FC3AF09" w14:textId="77777777" w:rsidR="001F137E" w:rsidRPr="000615A5" w:rsidRDefault="001F137E" w:rsidP="00104F22">
            <w:pPr>
              <w:pStyle w:val="TABLE-col-heading"/>
            </w:pPr>
            <w:r w:rsidRPr="000615A5">
              <w:t>Verb</w:t>
            </w:r>
          </w:p>
        </w:tc>
        <w:tc>
          <w:tcPr>
            <w:tcW w:w="4770" w:type="dxa"/>
            <w:tcBorders>
              <w:top w:val="threeDEmboss" w:sz="6" w:space="0" w:color="auto"/>
              <w:left w:val="threeDEmboss" w:sz="6" w:space="0" w:color="auto"/>
              <w:bottom w:val="threeDEmboss" w:sz="6" w:space="0" w:color="auto"/>
              <w:right w:val="threeDEmboss" w:sz="6" w:space="0" w:color="auto"/>
            </w:tcBorders>
            <w:shd w:val="clear" w:color="auto" w:fill="000000"/>
          </w:tcPr>
          <w:p w14:paraId="111EDA58" w14:textId="77777777" w:rsidR="001F137E" w:rsidRPr="000615A5" w:rsidRDefault="001F137E" w:rsidP="00104F22">
            <w:pPr>
              <w:pStyle w:val="TABLE-col-heading"/>
            </w:pPr>
            <w:r w:rsidRPr="000615A5">
              <w:t>Description</w:t>
            </w:r>
          </w:p>
        </w:tc>
        <w:tc>
          <w:tcPr>
            <w:tcW w:w="2070" w:type="dxa"/>
            <w:tcBorders>
              <w:top w:val="threeDEmboss" w:sz="6" w:space="0" w:color="auto"/>
              <w:left w:val="threeDEmboss" w:sz="6" w:space="0" w:color="auto"/>
              <w:bottom w:val="threeDEmboss" w:sz="6" w:space="0" w:color="auto"/>
              <w:right w:val="threeDEmboss" w:sz="6" w:space="0" w:color="auto"/>
            </w:tcBorders>
            <w:shd w:val="clear" w:color="auto" w:fill="000000"/>
          </w:tcPr>
          <w:p w14:paraId="67AB0F00" w14:textId="77777777" w:rsidR="001F137E" w:rsidRPr="000615A5" w:rsidRDefault="001F137E" w:rsidP="00104F22">
            <w:pPr>
              <w:pStyle w:val="TABLE-col-heading"/>
            </w:pPr>
            <w:r w:rsidRPr="000615A5">
              <w:t>Transaction Model</w:t>
            </w:r>
          </w:p>
        </w:tc>
      </w:tr>
      <w:tr w:rsidR="001F137E" w:rsidRPr="000615A5" w14:paraId="589C5021"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3863FAC9" w14:textId="77777777" w:rsidR="001F137E" w:rsidRPr="000615A5" w:rsidRDefault="001F137E" w:rsidP="0064629E">
            <w:pPr>
              <w:pStyle w:val="TABLE-cell"/>
            </w:pPr>
            <w:r w:rsidRPr="000615A5">
              <w:t>ACKNOWLEDGE</w:t>
            </w:r>
          </w:p>
        </w:tc>
        <w:tc>
          <w:tcPr>
            <w:tcW w:w="4770" w:type="dxa"/>
            <w:tcBorders>
              <w:top w:val="threeDEmboss" w:sz="6" w:space="0" w:color="auto"/>
              <w:left w:val="threeDEmboss" w:sz="6" w:space="0" w:color="auto"/>
              <w:bottom w:val="threeDEmboss" w:sz="6" w:space="0" w:color="auto"/>
              <w:right w:val="threeDEmboss" w:sz="6" w:space="0" w:color="auto"/>
            </w:tcBorders>
          </w:tcPr>
          <w:p w14:paraId="6E98C563" w14:textId="77777777" w:rsidR="001F137E" w:rsidRPr="000615A5" w:rsidRDefault="001F137E" w:rsidP="0064629E">
            <w:pPr>
              <w:pStyle w:val="TABLE-cell"/>
            </w:pPr>
            <w:r w:rsidRPr="000615A5">
              <w:t xml:space="preserve">Acknowledgement of a PROCESS request.  </w:t>
            </w:r>
          </w:p>
          <w:p w14:paraId="75D95508" w14:textId="77777777" w:rsidR="001F137E" w:rsidRPr="000615A5" w:rsidRDefault="001F137E" w:rsidP="0064629E">
            <w:pPr>
              <w:pStyle w:val="TABLE-cell"/>
            </w:pPr>
            <w:r w:rsidRPr="000615A5">
              <w:t xml:space="preserve">The noun may contain assigned IDs and other information to inform the sender of the PROCESS message of the IDs of any created objects.   </w:t>
            </w:r>
          </w:p>
          <w:p w14:paraId="2DA00DAB" w14:textId="77777777" w:rsidR="001F137E" w:rsidRPr="000615A5" w:rsidRDefault="001F137E" w:rsidP="00C11D85">
            <w:pPr>
              <w:pStyle w:val="Note-Example"/>
            </w:pPr>
            <w:r w:rsidRPr="000615A5">
              <w:t>Example 1</w:t>
            </w:r>
            <w:r w:rsidRPr="000615A5">
              <w:tab/>
              <w:t xml:space="preserve">A PROCESS message sent with a Material Lot may return the ID assigned to the lot by the receiving system. </w:t>
            </w:r>
          </w:p>
        </w:tc>
        <w:tc>
          <w:tcPr>
            <w:tcW w:w="2070" w:type="dxa"/>
            <w:tcBorders>
              <w:top w:val="threeDEmboss" w:sz="6" w:space="0" w:color="auto"/>
              <w:left w:val="threeDEmboss" w:sz="6" w:space="0" w:color="auto"/>
              <w:bottom w:val="threeDEmboss" w:sz="6" w:space="0" w:color="auto"/>
              <w:right w:val="threeDEmboss" w:sz="6" w:space="0" w:color="auto"/>
            </w:tcBorders>
          </w:tcPr>
          <w:p w14:paraId="7039130A" w14:textId="77777777" w:rsidR="001F137E" w:rsidRPr="000615A5" w:rsidRDefault="001F137E" w:rsidP="0064629E">
            <w:pPr>
              <w:pStyle w:val="TABLE-cell"/>
            </w:pPr>
            <w:r w:rsidRPr="000615A5">
              <w:t>PUSH</w:t>
            </w:r>
          </w:p>
        </w:tc>
      </w:tr>
      <w:tr w:rsidR="001F137E" w:rsidRPr="000615A5" w14:paraId="4934A9FF"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7FBAF899" w14:textId="77777777" w:rsidR="001F137E" w:rsidRPr="000615A5" w:rsidRDefault="001F137E" w:rsidP="0064629E">
            <w:pPr>
              <w:pStyle w:val="TableCell-LeftJustified"/>
            </w:pPr>
            <w:r w:rsidRPr="000615A5">
              <w:lastRenderedPageBreak/>
              <w:t>CANCEL</w:t>
            </w:r>
          </w:p>
        </w:tc>
        <w:tc>
          <w:tcPr>
            <w:tcW w:w="4770" w:type="dxa"/>
            <w:tcBorders>
              <w:top w:val="threeDEmboss" w:sz="6" w:space="0" w:color="auto"/>
              <w:left w:val="threeDEmboss" w:sz="6" w:space="0" w:color="auto"/>
              <w:bottom w:val="threeDEmboss" w:sz="6" w:space="0" w:color="auto"/>
              <w:right w:val="threeDEmboss" w:sz="6" w:space="0" w:color="auto"/>
            </w:tcBorders>
          </w:tcPr>
          <w:p w14:paraId="42DFF407" w14:textId="77777777" w:rsidR="001F137E" w:rsidRPr="000615A5" w:rsidRDefault="001F137E" w:rsidP="0064629E">
            <w:pPr>
              <w:pStyle w:val="TableCell-LeftJustified"/>
            </w:pPr>
            <w:r w:rsidRPr="000615A5">
              <w:t>Request to a receiver to remove information.</w:t>
            </w:r>
          </w:p>
          <w:p w14:paraId="24A1807E" w14:textId="44F3C165" w:rsidR="001F137E" w:rsidRPr="000615A5" w:rsidRDefault="001F137E" w:rsidP="0064629E">
            <w:pPr>
              <w:pStyle w:val="TableCell-LeftJustified"/>
            </w:pPr>
            <w:r w:rsidRPr="000615A5">
              <w:t xml:space="preserve">The specified noun’s information shall be </w:t>
            </w:r>
            <w:r w:rsidR="0064629E" w:rsidRPr="000615A5">
              <w:t>cancelled</w:t>
            </w:r>
            <w:r w:rsidRPr="000615A5">
              <w:t xml:space="preserve">. If contained elements IDs are specified, then only the specified contained elements for the specified noun shall be </w:t>
            </w:r>
            <w:r w:rsidR="0064629E" w:rsidRPr="000615A5">
              <w:t>cancelled</w:t>
            </w:r>
            <w:r w:rsidRPr="000615A5">
              <w:t xml:space="preserve">, not the noun itself. </w:t>
            </w:r>
          </w:p>
          <w:p w14:paraId="62CB3458" w14:textId="2CB20942" w:rsidR="001F137E" w:rsidRPr="000615A5" w:rsidRDefault="00E80AE6" w:rsidP="00C11D85">
            <w:pPr>
              <w:pStyle w:val="Note-Example"/>
            </w:pPr>
            <w:r>
              <w:t>NOTE</w:t>
            </w:r>
            <w:r w:rsidRPr="000615A5">
              <w:t xml:space="preserve"> </w:t>
            </w:r>
            <w:r w:rsidR="001F137E" w:rsidRPr="000615A5">
              <w:t>1</w:t>
            </w:r>
            <w:r w:rsidR="001F137E" w:rsidRPr="000615A5">
              <w:tab/>
              <w:t xml:space="preserve">This does not indicate that the information is deleted, just that it is no longer available for GET, CHANGE and SYNC messages. </w:t>
            </w:r>
          </w:p>
          <w:p w14:paraId="3DE69204" w14:textId="11DC7E3F" w:rsidR="001F137E" w:rsidRDefault="00E80AE6" w:rsidP="00C11D85">
            <w:pPr>
              <w:pStyle w:val="Note-Example"/>
            </w:pPr>
            <w:r>
              <w:t>NOTE</w:t>
            </w:r>
            <w:r w:rsidRPr="000615A5">
              <w:t xml:space="preserve"> </w:t>
            </w:r>
            <w:r w:rsidR="001F137E" w:rsidRPr="000615A5">
              <w:t>2</w:t>
            </w:r>
            <w:r w:rsidR="001F137E" w:rsidRPr="000615A5">
              <w:tab/>
              <w:t>Not all objects have contained elements.  Examples of contained elements are properties, specifications, actuals, etc.</w:t>
            </w:r>
          </w:p>
          <w:p w14:paraId="28A3F441" w14:textId="5275E643" w:rsidR="00D524BA" w:rsidRPr="000615A5" w:rsidRDefault="00D524BA" w:rsidP="00D524BA">
            <w:pPr>
              <w:pStyle w:val="Note-Example"/>
            </w:pPr>
            <w:r>
              <w:t>Example 2</w:t>
            </w:r>
            <w:r w:rsidRPr="000615A5">
              <w:t xml:space="preserve"> </w:t>
            </w:r>
            <w:r w:rsidRPr="000615A5">
              <w:tab/>
            </w:r>
            <w:r>
              <w:t xml:space="preserve">A property object for a Material Class noun is a contained element. </w:t>
            </w:r>
          </w:p>
        </w:tc>
        <w:tc>
          <w:tcPr>
            <w:tcW w:w="2070" w:type="dxa"/>
            <w:tcBorders>
              <w:top w:val="threeDEmboss" w:sz="6" w:space="0" w:color="auto"/>
              <w:left w:val="threeDEmboss" w:sz="6" w:space="0" w:color="auto"/>
              <w:bottom w:val="threeDEmboss" w:sz="6" w:space="0" w:color="auto"/>
              <w:right w:val="threeDEmboss" w:sz="6" w:space="0" w:color="auto"/>
            </w:tcBorders>
          </w:tcPr>
          <w:p w14:paraId="34DE24C0" w14:textId="77777777" w:rsidR="001F137E" w:rsidRPr="000615A5" w:rsidRDefault="001F137E" w:rsidP="0064629E">
            <w:pPr>
              <w:pStyle w:val="TableCell-LeftJustified"/>
            </w:pPr>
            <w:r w:rsidRPr="000615A5">
              <w:t>PUSH</w:t>
            </w:r>
          </w:p>
        </w:tc>
      </w:tr>
      <w:tr w:rsidR="001F137E" w:rsidRPr="000615A5" w14:paraId="0B89A7C7"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046A8A16" w14:textId="77777777" w:rsidR="001F137E" w:rsidRPr="000615A5" w:rsidRDefault="001F137E" w:rsidP="0064629E">
            <w:pPr>
              <w:pStyle w:val="TableCell-LeftJustified"/>
            </w:pPr>
            <w:r w:rsidRPr="000615A5">
              <w:t>CHANGE</w:t>
            </w:r>
          </w:p>
        </w:tc>
        <w:tc>
          <w:tcPr>
            <w:tcW w:w="4770" w:type="dxa"/>
            <w:tcBorders>
              <w:top w:val="threeDEmboss" w:sz="6" w:space="0" w:color="auto"/>
              <w:left w:val="threeDEmboss" w:sz="6" w:space="0" w:color="auto"/>
              <w:bottom w:val="threeDEmboss" w:sz="6" w:space="0" w:color="auto"/>
              <w:right w:val="threeDEmboss" w:sz="6" w:space="0" w:color="auto"/>
            </w:tcBorders>
          </w:tcPr>
          <w:p w14:paraId="0640176E" w14:textId="77777777" w:rsidR="001F137E" w:rsidRPr="000615A5" w:rsidRDefault="001F137E" w:rsidP="0064629E">
            <w:pPr>
              <w:pStyle w:val="TableCell-LeftJustified"/>
            </w:pPr>
            <w:r w:rsidRPr="000615A5">
              <w:t>Request to a receiver to change information.</w:t>
            </w:r>
          </w:p>
          <w:p w14:paraId="21CF7571" w14:textId="77777777" w:rsidR="001F137E" w:rsidRDefault="001F137E" w:rsidP="0064629E">
            <w:pPr>
              <w:pStyle w:val="TableCell-LeftJustified"/>
            </w:pPr>
            <w:r w:rsidRPr="000615A5">
              <w:t>The specified attributes and contained elements of the noun shall be changed. If no IDs of contained elements are specified, only the specified attributes of the noun shall be changed.</w:t>
            </w:r>
          </w:p>
          <w:p w14:paraId="63CF9B98" w14:textId="0FA800AC" w:rsidR="00D524BA" w:rsidRPr="000615A5" w:rsidRDefault="00E80AE6" w:rsidP="00D524BA">
            <w:pPr>
              <w:pStyle w:val="Note-Example"/>
            </w:pPr>
            <w:r>
              <w:t>NOTE</w:t>
            </w:r>
            <w:r w:rsidRPr="000615A5">
              <w:t xml:space="preserve"> </w:t>
            </w:r>
            <w:r w:rsidR="00D524BA">
              <w:t>3</w:t>
            </w:r>
            <w:r w:rsidR="00D524BA" w:rsidRPr="000615A5">
              <w:tab/>
            </w:r>
            <w:r w:rsidR="00D524BA">
              <w:t>See Part 2 and Part 4 for definitions of object attributes</w:t>
            </w:r>
            <w:r w:rsidR="00D524BA" w:rsidRPr="000615A5">
              <w:t>.</w:t>
            </w:r>
          </w:p>
        </w:tc>
        <w:tc>
          <w:tcPr>
            <w:tcW w:w="2070" w:type="dxa"/>
            <w:tcBorders>
              <w:top w:val="threeDEmboss" w:sz="6" w:space="0" w:color="auto"/>
              <w:left w:val="threeDEmboss" w:sz="6" w:space="0" w:color="auto"/>
              <w:bottom w:val="threeDEmboss" w:sz="6" w:space="0" w:color="auto"/>
              <w:right w:val="threeDEmboss" w:sz="6" w:space="0" w:color="auto"/>
            </w:tcBorders>
          </w:tcPr>
          <w:p w14:paraId="2E90FEBF" w14:textId="77777777" w:rsidR="001F137E" w:rsidRPr="000615A5" w:rsidRDefault="001F137E" w:rsidP="0064629E">
            <w:pPr>
              <w:pStyle w:val="TableCell-LeftJustified"/>
            </w:pPr>
            <w:r w:rsidRPr="000615A5">
              <w:t>PUSH</w:t>
            </w:r>
          </w:p>
        </w:tc>
      </w:tr>
      <w:tr w:rsidR="001F137E" w:rsidRPr="000615A5" w14:paraId="5152708E"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3AF62E39" w14:textId="77777777" w:rsidR="001F137E" w:rsidRPr="000615A5" w:rsidRDefault="001F137E" w:rsidP="0064629E">
            <w:pPr>
              <w:pStyle w:val="TableCell-LeftJustified"/>
            </w:pPr>
            <w:r w:rsidRPr="000615A5">
              <w:t>CONFIRM</w:t>
            </w:r>
          </w:p>
        </w:tc>
        <w:tc>
          <w:tcPr>
            <w:tcW w:w="4770" w:type="dxa"/>
            <w:tcBorders>
              <w:top w:val="threeDEmboss" w:sz="6" w:space="0" w:color="auto"/>
              <w:left w:val="threeDEmboss" w:sz="6" w:space="0" w:color="auto"/>
              <w:bottom w:val="threeDEmboss" w:sz="6" w:space="0" w:color="auto"/>
              <w:right w:val="threeDEmboss" w:sz="6" w:space="0" w:color="auto"/>
            </w:tcBorders>
          </w:tcPr>
          <w:p w14:paraId="11580BA3" w14:textId="77777777" w:rsidR="001F137E" w:rsidRPr="000615A5" w:rsidRDefault="001F137E" w:rsidP="0064629E">
            <w:pPr>
              <w:pStyle w:val="TableCell-LeftJustified"/>
            </w:pPr>
            <w:r w:rsidRPr="000615A5">
              <w:t>Confirmation response to a request.</w:t>
            </w:r>
          </w:p>
        </w:tc>
        <w:tc>
          <w:tcPr>
            <w:tcW w:w="2070" w:type="dxa"/>
            <w:tcBorders>
              <w:top w:val="threeDEmboss" w:sz="6" w:space="0" w:color="auto"/>
              <w:left w:val="threeDEmboss" w:sz="6" w:space="0" w:color="auto"/>
              <w:bottom w:val="threeDEmboss" w:sz="6" w:space="0" w:color="auto"/>
              <w:right w:val="threeDEmboss" w:sz="6" w:space="0" w:color="auto"/>
            </w:tcBorders>
          </w:tcPr>
          <w:p w14:paraId="79C33844" w14:textId="77777777" w:rsidR="001F137E" w:rsidRPr="000615A5" w:rsidRDefault="001F137E" w:rsidP="0064629E">
            <w:pPr>
              <w:pStyle w:val="TableCell-LeftJustified"/>
            </w:pPr>
            <w:r w:rsidRPr="000615A5">
              <w:t>PUSH, PULL, PUBLISH</w:t>
            </w:r>
          </w:p>
        </w:tc>
      </w:tr>
      <w:tr w:rsidR="001F137E" w:rsidRPr="000615A5" w14:paraId="4537F8BD"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62B4C822" w14:textId="77777777" w:rsidR="001F137E" w:rsidRPr="000615A5" w:rsidRDefault="001F137E" w:rsidP="0064629E">
            <w:pPr>
              <w:pStyle w:val="TableCell-LeftJustified"/>
            </w:pPr>
            <w:r w:rsidRPr="000615A5">
              <w:t>GET</w:t>
            </w:r>
          </w:p>
        </w:tc>
        <w:tc>
          <w:tcPr>
            <w:tcW w:w="4770" w:type="dxa"/>
            <w:tcBorders>
              <w:top w:val="threeDEmboss" w:sz="6" w:space="0" w:color="auto"/>
              <w:left w:val="threeDEmboss" w:sz="6" w:space="0" w:color="auto"/>
              <w:bottom w:val="threeDEmboss" w:sz="6" w:space="0" w:color="auto"/>
              <w:right w:val="threeDEmboss" w:sz="6" w:space="0" w:color="auto"/>
            </w:tcBorders>
          </w:tcPr>
          <w:p w14:paraId="4C6EA44E" w14:textId="77777777" w:rsidR="001F137E" w:rsidRPr="000615A5" w:rsidRDefault="001F137E" w:rsidP="0064629E">
            <w:pPr>
              <w:pStyle w:val="TableCell-LeftJustified"/>
            </w:pPr>
            <w:r w:rsidRPr="000615A5">
              <w:t>Request to an information provider for information on one or more objects.</w:t>
            </w:r>
          </w:p>
          <w:p w14:paraId="4BA22A03" w14:textId="77777777" w:rsidR="001F137E" w:rsidRPr="000615A5" w:rsidRDefault="001F137E" w:rsidP="0064629E">
            <w:pPr>
              <w:pStyle w:val="TableCell-LeftJustified"/>
            </w:pPr>
            <w:r w:rsidRPr="000615A5">
              <w:t>The information provider shall return a SHOW message containing each of the specified attributes and each of the specified contained elements of the specified nouns. If no attribute or contained element is specified in the noun area, then all attributes and/or contained elements shall be returned.</w:t>
            </w:r>
          </w:p>
          <w:p w14:paraId="2732A196" w14:textId="77777777" w:rsidR="001F137E" w:rsidRPr="000615A5" w:rsidRDefault="001F137E" w:rsidP="0064629E">
            <w:pPr>
              <w:pStyle w:val="TableCell-LeftJustified"/>
            </w:pPr>
            <w:r w:rsidRPr="000615A5">
              <w:t xml:space="preserve">When wildcards are applied to the noun and property IDs, it shall be possible to further filter the information to be returned by specifying a value for one or more attributes of the noun. Only objects whose attributes match the specified value (out of the list of objects matching the wildcards applied to noun and property IDs) shall be returned. </w:t>
            </w:r>
          </w:p>
          <w:p w14:paraId="5C6DD1EE" w14:textId="3A1811D8" w:rsidR="001F137E" w:rsidRPr="000615A5" w:rsidRDefault="001F137E" w:rsidP="00D524BA">
            <w:pPr>
              <w:pStyle w:val="Note-Example"/>
            </w:pPr>
            <w:r w:rsidRPr="000615A5">
              <w:t xml:space="preserve">Example </w:t>
            </w:r>
            <w:r w:rsidR="00D524BA">
              <w:t>3</w:t>
            </w:r>
            <w:r w:rsidRPr="000615A5">
              <w:tab/>
              <w:t xml:space="preserve">To get all the </w:t>
            </w:r>
            <w:r w:rsidRPr="00C11D85">
              <w:rPr>
                <w:i/>
              </w:rPr>
              <w:t xml:space="preserve">Material Lots </w:t>
            </w:r>
            <w:r w:rsidRPr="000615A5">
              <w:t xml:space="preserve">with </w:t>
            </w:r>
            <w:r w:rsidRPr="00C11D85">
              <w:t>Status</w:t>
            </w:r>
            <w:r w:rsidRPr="000615A5">
              <w:t xml:space="preserve"> = “New”, the wildcard “*” would be specified for the </w:t>
            </w:r>
            <w:r w:rsidRPr="00C11D85">
              <w:rPr>
                <w:i/>
              </w:rPr>
              <w:t>Material Lot</w:t>
            </w:r>
            <w:r w:rsidRPr="000615A5">
              <w:t xml:space="preserve"> ID and the “New” value would be specified for the </w:t>
            </w:r>
            <w:r w:rsidRPr="00C11D85">
              <w:t>Status</w:t>
            </w:r>
            <w:r w:rsidRPr="000615A5">
              <w:t xml:space="preserve"> attribute.</w:t>
            </w:r>
          </w:p>
        </w:tc>
        <w:tc>
          <w:tcPr>
            <w:tcW w:w="2070" w:type="dxa"/>
            <w:tcBorders>
              <w:top w:val="threeDEmboss" w:sz="6" w:space="0" w:color="auto"/>
              <w:left w:val="threeDEmboss" w:sz="6" w:space="0" w:color="auto"/>
              <w:bottom w:val="threeDEmboss" w:sz="6" w:space="0" w:color="auto"/>
              <w:right w:val="threeDEmboss" w:sz="6" w:space="0" w:color="auto"/>
            </w:tcBorders>
          </w:tcPr>
          <w:p w14:paraId="7C1B7A83" w14:textId="77777777" w:rsidR="001F137E" w:rsidRPr="000615A5" w:rsidRDefault="001F137E" w:rsidP="0064629E">
            <w:pPr>
              <w:pStyle w:val="TableCell-LeftJustified"/>
            </w:pPr>
            <w:r w:rsidRPr="000615A5">
              <w:t>PULL</w:t>
            </w:r>
          </w:p>
        </w:tc>
      </w:tr>
      <w:tr w:rsidR="001F137E" w:rsidRPr="000615A5" w14:paraId="7929D321"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0F4E3BF6" w14:textId="77777777" w:rsidR="001F137E" w:rsidRPr="000615A5" w:rsidRDefault="001F137E" w:rsidP="0064629E">
            <w:pPr>
              <w:pStyle w:val="TableCell-LeftJustified"/>
            </w:pPr>
            <w:r w:rsidRPr="000615A5">
              <w:t>PROCESS</w:t>
            </w:r>
          </w:p>
        </w:tc>
        <w:tc>
          <w:tcPr>
            <w:tcW w:w="4770" w:type="dxa"/>
            <w:tcBorders>
              <w:top w:val="threeDEmboss" w:sz="6" w:space="0" w:color="auto"/>
              <w:left w:val="threeDEmboss" w:sz="6" w:space="0" w:color="auto"/>
              <w:bottom w:val="threeDEmboss" w:sz="6" w:space="0" w:color="auto"/>
              <w:right w:val="threeDEmboss" w:sz="6" w:space="0" w:color="auto"/>
            </w:tcBorders>
          </w:tcPr>
          <w:p w14:paraId="475F02EA" w14:textId="77777777" w:rsidR="001F137E" w:rsidRPr="000615A5" w:rsidRDefault="001F137E" w:rsidP="0064629E">
            <w:pPr>
              <w:pStyle w:val="TableCell-LeftJustified"/>
            </w:pPr>
            <w:r w:rsidRPr="000615A5">
              <w:t>Request to a receiver to process new information.</w:t>
            </w:r>
          </w:p>
          <w:p w14:paraId="22FFADD7" w14:textId="77777777" w:rsidR="001F137E" w:rsidRPr="000615A5" w:rsidRDefault="001F137E" w:rsidP="0064629E">
            <w:pPr>
              <w:pStyle w:val="TableCell-LeftJustified"/>
            </w:pPr>
            <w:r w:rsidRPr="000615A5">
              <w:t>A new noun shall be added. If the specified noun already exists, only the specified contained elements shall be added.</w:t>
            </w:r>
          </w:p>
        </w:tc>
        <w:tc>
          <w:tcPr>
            <w:tcW w:w="2070" w:type="dxa"/>
            <w:tcBorders>
              <w:top w:val="threeDEmboss" w:sz="6" w:space="0" w:color="auto"/>
              <w:left w:val="threeDEmboss" w:sz="6" w:space="0" w:color="auto"/>
              <w:bottom w:val="threeDEmboss" w:sz="6" w:space="0" w:color="auto"/>
              <w:right w:val="threeDEmboss" w:sz="6" w:space="0" w:color="auto"/>
            </w:tcBorders>
          </w:tcPr>
          <w:p w14:paraId="45BCDAFC" w14:textId="77777777" w:rsidR="001F137E" w:rsidRPr="000615A5" w:rsidRDefault="001F137E" w:rsidP="0064629E">
            <w:pPr>
              <w:pStyle w:val="TableCell-LeftJustified"/>
            </w:pPr>
            <w:r w:rsidRPr="000615A5">
              <w:t>PUSH</w:t>
            </w:r>
          </w:p>
        </w:tc>
      </w:tr>
      <w:tr w:rsidR="001F137E" w:rsidRPr="000615A5" w14:paraId="25E540A3"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5495942B" w14:textId="77777777" w:rsidR="001F137E" w:rsidRPr="000615A5" w:rsidRDefault="001F137E" w:rsidP="0064629E">
            <w:pPr>
              <w:pStyle w:val="TableCell-LeftJustified"/>
            </w:pPr>
            <w:r w:rsidRPr="000615A5">
              <w:t>RESPOND</w:t>
            </w:r>
          </w:p>
        </w:tc>
        <w:tc>
          <w:tcPr>
            <w:tcW w:w="4770" w:type="dxa"/>
            <w:tcBorders>
              <w:top w:val="threeDEmboss" w:sz="6" w:space="0" w:color="auto"/>
              <w:left w:val="threeDEmboss" w:sz="6" w:space="0" w:color="auto"/>
              <w:bottom w:val="threeDEmboss" w:sz="6" w:space="0" w:color="auto"/>
              <w:right w:val="threeDEmboss" w:sz="6" w:space="0" w:color="auto"/>
            </w:tcBorders>
          </w:tcPr>
          <w:p w14:paraId="09622724" w14:textId="77777777" w:rsidR="001F137E" w:rsidRPr="000615A5" w:rsidRDefault="001F137E" w:rsidP="0064629E">
            <w:pPr>
              <w:pStyle w:val="TableCell-LeftJustified"/>
            </w:pPr>
            <w:r w:rsidRPr="000615A5">
              <w:t xml:space="preserve">Response to a CHANGE message request. </w:t>
            </w:r>
          </w:p>
          <w:p w14:paraId="15844AAD" w14:textId="77777777" w:rsidR="001F137E" w:rsidRPr="000615A5" w:rsidRDefault="001F137E" w:rsidP="0064629E">
            <w:pPr>
              <w:pStyle w:val="TableCell-LeftJustified"/>
            </w:pPr>
            <w:r w:rsidRPr="000615A5">
              <w:t xml:space="preserve">The noun may contain proposed or alternate information that was used in place of the CHANGE noun information.   </w:t>
            </w:r>
          </w:p>
          <w:p w14:paraId="0F3183FA" w14:textId="3E5A1B20" w:rsidR="001F137E" w:rsidRPr="000615A5" w:rsidRDefault="001F137E" w:rsidP="00D524BA">
            <w:pPr>
              <w:pStyle w:val="Note-Example"/>
            </w:pPr>
            <w:r w:rsidRPr="000615A5">
              <w:t xml:space="preserve">Example </w:t>
            </w:r>
            <w:r w:rsidR="00D524BA">
              <w:t>4</w:t>
            </w:r>
            <w:r w:rsidRPr="000615A5">
              <w:tab/>
              <w:t xml:space="preserve">A CHANGE message sent with an updated Material Lot status of “OK” may return a RESPOND with a different status of “OUT OF SPEC” because of business rules in the receiver of the CHANGE message. </w:t>
            </w:r>
          </w:p>
        </w:tc>
        <w:tc>
          <w:tcPr>
            <w:tcW w:w="2070" w:type="dxa"/>
            <w:tcBorders>
              <w:top w:val="threeDEmboss" w:sz="6" w:space="0" w:color="auto"/>
              <w:left w:val="threeDEmboss" w:sz="6" w:space="0" w:color="auto"/>
              <w:bottom w:val="threeDEmboss" w:sz="6" w:space="0" w:color="auto"/>
              <w:right w:val="threeDEmboss" w:sz="6" w:space="0" w:color="auto"/>
            </w:tcBorders>
          </w:tcPr>
          <w:p w14:paraId="79A0B8FA" w14:textId="77777777" w:rsidR="001F137E" w:rsidRPr="000615A5" w:rsidRDefault="001F137E" w:rsidP="0064629E">
            <w:pPr>
              <w:pStyle w:val="TableCell-LeftJustified"/>
            </w:pPr>
            <w:r w:rsidRPr="000615A5">
              <w:t>PUSH</w:t>
            </w:r>
          </w:p>
        </w:tc>
      </w:tr>
      <w:tr w:rsidR="001F137E" w:rsidRPr="000615A5" w14:paraId="51C005F3"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66ED83C1" w14:textId="77777777" w:rsidR="001F137E" w:rsidRPr="000615A5" w:rsidRDefault="001F137E" w:rsidP="0064629E">
            <w:pPr>
              <w:pStyle w:val="TableCell-LeftJustified"/>
            </w:pPr>
            <w:r w:rsidRPr="000615A5">
              <w:t>SHOW</w:t>
            </w:r>
          </w:p>
        </w:tc>
        <w:tc>
          <w:tcPr>
            <w:tcW w:w="4770" w:type="dxa"/>
            <w:tcBorders>
              <w:top w:val="threeDEmboss" w:sz="6" w:space="0" w:color="auto"/>
              <w:left w:val="threeDEmboss" w:sz="6" w:space="0" w:color="auto"/>
              <w:bottom w:val="threeDEmboss" w:sz="6" w:space="0" w:color="auto"/>
              <w:right w:val="threeDEmboss" w:sz="6" w:space="0" w:color="auto"/>
            </w:tcBorders>
          </w:tcPr>
          <w:p w14:paraId="40E47B73" w14:textId="77777777" w:rsidR="001F137E" w:rsidRPr="000615A5" w:rsidRDefault="001F137E" w:rsidP="0064629E">
            <w:pPr>
              <w:pStyle w:val="TableCell-LeftJustified"/>
            </w:pPr>
            <w:r w:rsidRPr="000615A5">
              <w:t>Response to a GET message.</w:t>
            </w:r>
          </w:p>
        </w:tc>
        <w:tc>
          <w:tcPr>
            <w:tcW w:w="2070" w:type="dxa"/>
            <w:tcBorders>
              <w:top w:val="threeDEmboss" w:sz="6" w:space="0" w:color="auto"/>
              <w:left w:val="threeDEmboss" w:sz="6" w:space="0" w:color="auto"/>
              <w:bottom w:val="threeDEmboss" w:sz="6" w:space="0" w:color="auto"/>
              <w:right w:val="threeDEmboss" w:sz="6" w:space="0" w:color="auto"/>
            </w:tcBorders>
          </w:tcPr>
          <w:p w14:paraId="1860B9AE" w14:textId="77777777" w:rsidR="001F137E" w:rsidRPr="000615A5" w:rsidRDefault="001F137E" w:rsidP="0064629E">
            <w:pPr>
              <w:pStyle w:val="TableCell-LeftJustified"/>
            </w:pPr>
            <w:r w:rsidRPr="000615A5">
              <w:t>PULL</w:t>
            </w:r>
          </w:p>
        </w:tc>
      </w:tr>
      <w:tr w:rsidR="001F137E" w:rsidRPr="000615A5" w14:paraId="0949E500"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4EB12EE4" w14:textId="06395E88" w:rsidR="001F137E" w:rsidRPr="000615A5" w:rsidRDefault="001F137E" w:rsidP="0064629E">
            <w:pPr>
              <w:pStyle w:val="TableCell-LeftJustified"/>
            </w:pPr>
            <w:r w:rsidRPr="000615A5">
              <w:lastRenderedPageBreak/>
              <w:t>SYNC ADD</w:t>
            </w:r>
          </w:p>
        </w:tc>
        <w:tc>
          <w:tcPr>
            <w:tcW w:w="4770" w:type="dxa"/>
            <w:tcBorders>
              <w:top w:val="threeDEmboss" w:sz="6" w:space="0" w:color="auto"/>
              <w:left w:val="threeDEmboss" w:sz="6" w:space="0" w:color="auto"/>
              <w:bottom w:val="threeDEmboss" w:sz="6" w:space="0" w:color="auto"/>
              <w:right w:val="threeDEmboss" w:sz="6" w:space="0" w:color="auto"/>
            </w:tcBorders>
          </w:tcPr>
          <w:p w14:paraId="7E60C514" w14:textId="77777777" w:rsidR="001F137E" w:rsidRPr="000615A5" w:rsidRDefault="001F137E" w:rsidP="0064629E">
            <w:pPr>
              <w:pStyle w:val="TableCell-LeftJustified"/>
            </w:pPr>
            <w:r w:rsidRPr="000615A5">
              <w:t>Request from the owner of the object to add information.</w:t>
            </w:r>
          </w:p>
          <w:p w14:paraId="617591D1" w14:textId="77777777" w:rsidR="001F137E" w:rsidRPr="000615A5" w:rsidRDefault="001F137E" w:rsidP="0064629E">
            <w:pPr>
              <w:pStyle w:val="TableCell-LeftJustified"/>
            </w:pPr>
            <w:r w:rsidRPr="000615A5">
              <w:t>A new noun shall be added. If the specified noun already exists, only the specified contained elements shall be added.</w:t>
            </w:r>
          </w:p>
        </w:tc>
        <w:tc>
          <w:tcPr>
            <w:tcW w:w="2070" w:type="dxa"/>
            <w:tcBorders>
              <w:top w:val="threeDEmboss" w:sz="6" w:space="0" w:color="auto"/>
              <w:left w:val="threeDEmboss" w:sz="6" w:space="0" w:color="auto"/>
              <w:bottom w:val="threeDEmboss" w:sz="6" w:space="0" w:color="auto"/>
              <w:right w:val="threeDEmboss" w:sz="6" w:space="0" w:color="auto"/>
            </w:tcBorders>
          </w:tcPr>
          <w:p w14:paraId="7667DB02" w14:textId="77777777" w:rsidR="001F137E" w:rsidRPr="000615A5" w:rsidRDefault="001F137E" w:rsidP="0064629E">
            <w:pPr>
              <w:pStyle w:val="TableCell-LeftJustified"/>
            </w:pPr>
            <w:r w:rsidRPr="000615A5">
              <w:t>PUBLISH</w:t>
            </w:r>
          </w:p>
        </w:tc>
      </w:tr>
      <w:tr w:rsidR="001F137E" w:rsidRPr="000615A5" w14:paraId="32E5CBCD"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72E2DB7B" w14:textId="77777777" w:rsidR="001F137E" w:rsidRPr="000615A5" w:rsidRDefault="001F137E" w:rsidP="0064629E">
            <w:pPr>
              <w:pStyle w:val="TableCell-LeftJustified"/>
            </w:pPr>
            <w:r w:rsidRPr="000615A5">
              <w:t>SYNC CHANGE</w:t>
            </w:r>
          </w:p>
        </w:tc>
        <w:tc>
          <w:tcPr>
            <w:tcW w:w="4770" w:type="dxa"/>
            <w:tcBorders>
              <w:top w:val="threeDEmboss" w:sz="6" w:space="0" w:color="auto"/>
              <w:left w:val="threeDEmboss" w:sz="6" w:space="0" w:color="auto"/>
              <w:bottom w:val="threeDEmboss" w:sz="6" w:space="0" w:color="auto"/>
              <w:right w:val="threeDEmboss" w:sz="6" w:space="0" w:color="auto"/>
            </w:tcBorders>
          </w:tcPr>
          <w:p w14:paraId="040AFD84" w14:textId="77777777" w:rsidR="001F137E" w:rsidRPr="000615A5" w:rsidRDefault="001F137E" w:rsidP="0064629E">
            <w:pPr>
              <w:pStyle w:val="TableCell-LeftJustified"/>
            </w:pPr>
            <w:r w:rsidRPr="000615A5">
              <w:t>Request from the owner of the object to change information.</w:t>
            </w:r>
          </w:p>
          <w:p w14:paraId="34AC5FEF" w14:textId="77777777" w:rsidR="001F137E" w:rsidRPr="000615A5" w:rsidRDefault="001F137E" w:rsidP="0064629E">
            <w:pPr>
              <w:pStyle w:val="TableCell-LeftJustified"/>
            </w:pPr>
            <w:r w:rsidRPr="000615A5">
              <w:t>The specified attributes and contained elements of the noun shall be changed. If no IDs of contained elements are specified, only the specified attributes of the noun shall be changed.</w:t>
            </w:r>
          </w:p>
        </w:tc>
        <w:tc>
          <w:tcPr>
            <w:tcW w:w="2070" w:type="dxa"/>
            <w:tcBorders>
              <w:top w:val="threeDEmboss" w:sz="6" w:space="0" w:color="auto"/>
              <w:left w:val="threeDEmboss" w:sz="6" w:space="0" w:color="auto"/>
              <w:bottom w:val="threeDEmboss" w:sz="6" w:space="0" w:color="auto"/>
              <w:right w:val="threeDEmboss" w:sz="6" w:space="0" w:color="auto"/>
            </w:tcBorders>
          </w:tcPr>
          <w:p w14:paraId="53E92964" w14:textId="77777777" w:rsidR="001F137E" w:rsidRPr="000615A5" w:rsidRDefault="001F137E" w:rsidP="0064629E">
            <w:pPr>
              <w:pStyle w:val="TableCell-LeftJustified"/>
            </w:pPr>
            <w:r w:rsidRPr="000615A5">
              <w:t>PUBLISH</w:t>
            </w:r>
          </w:p>
        </w:tc>
      </w:tr>
      <w:tr w:rsidR="001F137E" w:rsidRPr="000615A5" w14:paraId="1C65D51F"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34C85595" w14:textId="77777777" w:rsidR="001F137E" w:rsidRPr="000615A5" w:rsidRDefault="001F137E" w:rsidP="0064629E">
            <w:pPr>
              <w:pStyle w:val="TableCell-LeftJustified"/>
            </w:pPr>
            <w:r w:rsidRPr="000615A5">
              <w:t>SYNC DELETE</w:t>
            </w:r>
          </w:p>
        </w:tc>
        <w:tc>
          <w:tcPr>
            <w:tcW w:w="4770" w:type="dxa"/>
            <w:tcBorders>
              <w:top w:val="threeDEmboss" w:sz="6" w:space="0" w:color="auto"/>
              <w:left w:val="threeDEmboss" w:sz="6" w:space="0" w:color="auto"/>
              <w:bottom w:val="threeDEmboss" w:sz="6" w:space="0" w:color="auto"/>
              <w:right w:val="threeDEmboss" w:sz="6" w:space="0" w:color="auto"/>
            </w:tcBorders>
          </w:tcPr>
          <w:p w14:paraId="0488145E" w14:textId="77777777" w:rsidR="001F137E" w:rsidRPr="000615A5" w:rsidRDefault="001F137E" w:rsidP="0064629E">
            <w:pPr>
              <w:pStyle w:val="TableCell-LeftJustified"/>
            </w:pPr>
            <w:r w:rsidRPr="000615A5">
              <w:t>Request from the owner of the object to delete information.</w:t>
            </w:r>
          </w:p>
          <w:p w14:paraId="73820874" w14:textId="6C6A486B" w:rsidR="001F137E" w:rsidRPr="000615A5" w:rsidRDefault="001F137E" w:rsidP="0064629E">
            <w:pPr>
              <w:pStyle w:val="TableCell-LeftJustified"/>
            </w:pPr>
            <w:r w:rsidRPr="000615A5">
              <w:t xml:space="preserve">The specified noun shall be </w:t>
            </w:r>
            <w:r w:rsidR="00C11D85" w:rsidRPr="000615A5">
              <w:t>cancelled</w:t>
            </w:r>
            <w:r w:rsidRPr="000615A5">
              <w:t xml:space="preserve">. If contained elements IDs are specified, then only the specified contained elements for the specified noun shall be </w:t>
            </w:r>
            <w:r w:rsidR="00C11D85" w:rsidRPr="000615A5">
              <w:t>cancelled</w:t>
            </w:r>
            <w:r w:rsidRPr="000615A5">
              <w:t>.</w:t>
            </w:r>
          </w:p>
        </w:tc>
        <w:tc>
          <w:tcPr>
            <w:tcW w:w="2070" w:type="dxa"/>
            <w:tcBorders>
              <w:top w:val="threeDEmboss" w:sz="6" w:space="0" w:color="auto"/>
              <w:left w:val="threeDEmboss" w:sz="6" w:space="0" w:color="auto"/>
              <w:bottom w:val="threeDEmboss" w:sz="6" w:space="0" w:color="auto"/>
              <w:right w:val="threeDEmboss" w:sz="6" w:space="0" w:color="auto"/>
            </w:tcBorders>
          </w:tcPr>
          <w:p w14:paraId="5E8B2DB8" w14:textId="77777777" w:rsidR="001F137E" w:rsidRPr="000615A5" w:rsidRDefault="001F137E" w:rsidP="0064629E">
            <w:pPr>
              <w:pStyle w:val="TableCell-LeftJustified"/>
            </w:pPr>
            <w:r w:rsidRPr="000615A5">
              <w:t>PUBLISH</w:t>
            </w:r>
          </w:p>
        </w:tc>
      </w:tr>
      <w:tr w:rsidR="009D6E0F" w:rsidRPr="000615A5" w14:paraId="007F03B2" w14:textId="77777777" w:rsidTr="009D6E0F">
        <w:trPr>
          <w:cantSplit/>
        </w:trPr>
        <w:tc>
          <w:tcPr>
            <w:tcW w:w="2340" w:type="dxa"/>
            <w:tcBorders>
              <w:top w:val="threeDEmboss" w:sz="6" w:space="0" w:color="auto"/>
              <w:left w:val="threeDEmboss" w:sz="6" w:space="0" w:color="auto"/>
              <w:bottom w:val="threeDEmboss" w:sz="6" w:space="0" w:color="auto"/>
              <w:right w:val="threeDEmboss" w:sz="6" w:space="0" w:color="auto"/>
            </w:tcBorders>
          </w:tcPr>
          <w:p w14:paraId="026A341F" w14:textId="5FFB288D" w:rsidR="009D6E0F" w:rsidRPr="000615A5" w:rsidRDefault="009D6E0F" w:rsidP="009D6E0F">
            <w:pPr>
              <w:pStyle w:val="TableCell-LeftJustified"/>
            </w:pPr>
            <w:ins w:id="188" w:author="Dennis Brandl" w:date="2018-03-03T05:42:00Z">
              <w:r>
                <w:t>NOTIFY</w:t>
              </w:r>
            </w:ins>
          </w:p>
        </w:tc>
        <w:tc>
          <w:tcPr>
            <w:tcW w:w="4770" w:type="dxa"/>
            <w:tcBorders>
              <w:top w:val="threeDEmboss" w:sz="6" w:space="0" w:color="auto"/>
              <w:left w:val="threeDEmboss" w:sz="6" w:space="0" w:color="auto"/>
              <w:bottom w:val="threeDEmboss" w:sz="6" w:space="0" w:color="auto"/>
              <w:right w:val="threeDEmboss" w:sz="6" w:space="0" w:color="auto"/>
            </w:tcBorders>
          </w:tcPr>
          <w:p w14:paraId="414F9292" w14:textId="192C4E5E" w:rsidR="009D6E0F" w:rsidRDefault="009D6E0F" w:rsidP="009D6E0F">
            <w:pPr>
              <w:pStyle w:val="TableCell-LeftJustified"/>
              <w:rPr>
                <w:ins w:id="189" w:author="Dennis Brandl" w:date="2018-03-03T05:42:00Z"/>
              </w:rPr>
            </w:pPr>
            <w:ins w:id="190" w:author="Dennis Brandl" w:date="2018-03-03T05:42:00Z">
              <w:r>
                <w:t>Noti</w:t>
              </w:r>
              <w:r w:rsidR="0047786F">
                <w:t xml:space="preserve">fication of the occurrence of an </w:t>
              </w:r>
              <w:r>
                <w:t xml:space="preserve">event </w:t>
              </w:r>
            </w:ins>
            <w:ins w:id="191" w:author="Dennis Brandl" w:date="2018-03-04T16:30:00Z">
              <w:r w:rsidR="002D68BE">
                <w:t xml:space="preserve">or information creation, </w:t>
              </w:r>
            </w:ins>
            <w:ins w:id="192" w:author="Dennis Brandl" w:date="2018-03-03T05:42:00Z">
              <w:r>
                <w:t>by an information provider (publisher) for consumption by zero or more information users (subscribers).</w:t>
              </w:r>
            </w:ins>
          </w:p>
          <w:p w14:paraId="3F5E36F8" w14:textId="24B6D3B7" w:rsidR="009D6E0F" w:rsidRPr="000615A5" w:rsidRDefault="009D6E0F" w:rsidP="009D6E0F">
            <w:pPr>
              <w:pStyle w:val="TableCell-LeftJustified"/>
            </w:pPr>
            <w:ins w:id="193" w:author="Dennis Brandl" w:date="2018-03-03T05:42:00Z">
              <w:r>
                <w:t>There is no expectation of acknowledgement or response to a notification.</w:t>
              </w:r>
            </w:ins>
          </w:p>
        </w:tc>
        <w:tc>
          <w:tcPr>
            <w:tcW w:w="2070" w:type="dxa"/>
            <w:tcBorders>
              <w:top w:val="threeDEmboss" w:sz="6" w:space="0" w:color="auto"/>
              <w:left w:val="threeDEmboss" w:sz="6" w:space="0" w:color="auto"/>
              <w:bottom w:val="threeDEmboss" w:sz="6" w:space="0" w:color="auto"/>
              <w:right w:val="threeDEmboss" w:sz="6" w:space="0" w:color="auto"/>
            </w:tcBorders>
          </w:tcPr>
          <w:p w14:paraId="1C6F9A4C" w14:textId="14E4E3CE" w:rsidR="009D6E0F" w:rsidRPr="000615A5" w:rsidRDefault="009D6E0F" w:rsidP="009D6E0F">
            <w:pPr>
              <w:pStyle w:val="TableCell-LeftJustified"/>
            </w:pPr>
            <w:ins w:id="194" w:author="Dennis Brandl" w:date="2018-03-03T05:42:00Z">
              <w:r>
                <w:t>PUBLISH</w:t>
              </w:r>
            </w:ins>
          </w:p>
        </w:tc>
      </w:tr>
    </w:tbl>
    <w:p w14:paraId="09ADC19C" w14:textId="77777777" w:rsidR="001F137E" w:rsidRPr="000615A5" w:rsidRDefault="001F137E" w:rsidP="0047786F">
      <w:pPr>
        <w:pStyle w:val="NOTE"/>
      </w:pPr>
    </w:p>
    <w:p w14:paraId="69E92BC0" w14:textId="0190BDF7" w:rsidR="001F137E" w:rsidRPr="000615A5" w:rsidRDefault="00E80AE6" w:rsidP="00C11D85">
      <w:pPr>
        <w:pStyle w:val="Note-Example"/>
      </w:pPr>
      <w:r>
        <w:t>NOTE</w:t>
      </w:r>
      <w:r w:rsidRPr="000615A5">
        <w:t xml:space="preserve"> </w:t>
      </w:r>
      <w:r w:rsidR="001F137E" w:rsidRPr="000615A5">
        <w:t>1</w:t>
      </w:r>
      <w:r w:rsidR="001F137E" w:rsidRPr="000615A5">
        <w:tab/>
        <w:t xml:space="preserve">The processes on either side of the messages are not defined in this technical specification. </w:t>
      </w:r>
    </w:p>
    <w:p w14:paraId="314059CA" w14:textId="762286EF" w:rsidR="001F137E" w:rsidRPr="000615A5" w:rsidRDefault="00E80AE6" w:rsidP="00C11D85">
      <w:pPr>
        <w:pStyle w:val="Note-Example"/>
      </w:pPr>
      <w:r>
        <w:t>NOTE</w:t>
      </w:r>
      <w:r w:rsidRPr="000615A5">
        <w:t xml:space="preserve"> </w:t>
      </w:r>
      <w:r w:rsidR="001F137E" w:rsidRPr="000615A5">
        <w:t>2</w:t>
      </w:r>
      <w:r w:rsidR="001F137E" w:rsidRPr="000615A5">
        <w:tab/>
        <w:t xml:space="preserve">The mechanism to set up the one-to-one association of the PUSH model is not included in this Part.  Configuration and set up are implementation specific and would be defined in conforming specifications. </w:t>
      </w:r>
    </w:p>
    <w:p w14:paraId="0CC16996" w14:textId="70A70A88" w:rsidR="001F137E" w:rsidRPr="000615A5" w:rsidRDefault="00E80AE6" w:rsidP="00C11D85">
      <w:pPr>
        <w:pStyle w:val="Note-Example"/>
      </w:pPr>
      <w:r>
        <w:t>NOTE</w:t>
      </w:r>
      <w:r w:rsidRPr="000615A5">
        <w:t xml:space="preserve"> </w:t>
      </w:r>
      <w:r w:rsidR="001F137E" w:rsidRPr="000615A5">
        <w:t>3</w:t>
      </w:r>
      <w:r w:rsidR="001F137E" w:rsidRPr="000615A5">
        <w:tab/>
        <w:t>The mechanism to set up the one-to-one association of the PULL model is not included in this Part.  Configuration and set up are implementation specific and would be defined in conforming specifications.</w:t>
      </w:r>
    </w:p>
    <w:p w14:paraId="72FC52BE" w14:textId="26A9240B" w:rsidR="001F137E" w:rsidRPr="000615A5" w:rsidRDefault="00E80AE6" w:rsidP="00C11D85">
      <w:pPr>
        <w:pStyle w:val="Note-Example"/>
      </w:pPr>
      <w:r>
        <w:t>NOTE</w:t>
      </w:r>
      <w:r w:rsidRPr="000615A5">
        <w:t xml:space="preserve"> </w:t>
      </w:r>
      <w:r w:rsidR="001F137E" w:rsidRPr="000615A5">
        <w:t>4</w:t>
      </w:r>
      <w:r w:rsidR="001F137E" w:rsidRPr="000615A5">
        <w:tab/>
        <w:t xml:space="preserve">The mechanism used for subscribing in the PUBLISH model is not included in this Part.  Subscribing mechanisms are implementation specific and would be defined in conforming specifications.  </w:t>
      </w:r>
    </w:p>
    <w:p w14:paraId="54FF2627" w14:textId="46EA479B" w:rsidR="001F137E" w:rsidRPr="000615A5" w:rsidRDefault="00E80AE6" w:rsidP="00C11D85">
      <w:pPr>
        <w:pStyle w:val="Note-Example"/>
      </w:pPr>
      <w:r>
        <w:t>NOTE</w:t>
      </w:r>
      <w:r w:rsidRPr="000615A5">
        <w:t xml:space="preserve"> </w:t>
      </w:r>
      <w:r w:rsidR="001F137E" w:rsidRPr="000615A5">
        <w:t>5</w:t>
      </w:r>
      <w:r w:rsidR="001F137E" w:rsidRPr="000615A5">
        <w:tab/>
        <w:t xml:space="preserve">Contained elements are object properties or other contained elements as described in Clause </w:t>
      </w:r>
      <w:fldSimple w:instr=" REF _Ref129072110 \w  \* MERGEFORMAT ">
        <w:r w:rsidR="00036893">
          <w:t>6.2</w:t>
        </w:r>
      </w:fldSimple>
      <w:r w:rsidR="001F137E" w:rsidRPr="000615A5">
        <w:t xml:space="preserve">. </w:t>
      </w:r>
    </w:p>
    <w:p w14:paraId="5B678BFF" w14:textId="75CA9396" w:rsidR="001F137E" w:rsidRPr="000615A5" w:rsidRDefault="00E80AE6" w:rsidP="00C11D85">
      <w:pPr>
        <w:pStyle w:val="Note-Example"/>
      </w:pPr>
      <w:r>
        <w:t>NOTE</w:t>
      </w:r>
      <w:r w:rsidRPr="000615A5">
        <w:t xml:space="preserve"> </w:t>
      </w:r>
      <w:r w:rsidR="001F137E" w:rsidRPr="000615A5">
        <w:t>6</w:t>
      </w:r>
      <w:r w:rsidR="001F137E" w:rsidRPr="000615A5">
        <w:tab/>
        <w:t xml:space="preserve">Different methods are possible to specify objects. Such methods depend on the specific noun as well as on the specific verb used, and are specified in the sections for each object type. </w:t>
      </w:r>
    </w:p>
    <w:p w14:paraId="2E7289B5" w14:textId="73CC4F32" w:rsidR="001F137E" w:rsidRPr="000615A5" w:rsidRDefault="00E80AE6" w:rsidP="00C11D85">
      <w:pPr>
        <w:pStyle w:val="Note-Example"/>
      </w:pPr>
      <w:r>
        <w:t>NOTE</w:t>
      </w:r>
      <w:r w:rsidRPr="000615A5">
        <w:t xml:space="preserve"> </w:t>
      </w:r>
      <w:r w:rsidR="001F137E" w:rsidRPr="000615A5">
        <w:t>7</w:t>
      </w:r>
      <w:r w:rsidR="001F137E" w:rsidRPr="000615A5">
        <w:tab/>
        <w:t>The entity receiving the PROCESS message may perform further processing of the added information.</w:t>
      </w:r>
    </w:p>
    <w:p w14:paraId="7B19B6F2" w14:textId="27927340" w:rsidR="001F137E" w:rsidRPr="000615A5" w:rsidRDefault="00E80AE6" w:rsidP="00C11D85">
      <w:pPr>
        <w:pStyle w:val="Note-Example"/>
      </w:pPr>
      <w:r>
        <w:t>NOTE</w:t>
      </w:r>
      <w:r w:rsidRPr="000615A5">
        <w:t xml:space="preserve"> </w:t>
      </w:r>
      <w:r w:rsidR="001F137E" w:rsidRPr="000615A5">
        <w:t>8</w:t>
      </w:r>
      <w:r w:rsidR="001F137E" w:rsidRPr="000615A5">
        <w:tab/>
        <w:t xml:space="preserve">There is no ability defined in this part of the standard to add or remove object attributes; </w:t>
      </w:r>
      <w:r w:rsidR="00BA7700">
        <w:t>ISA-95.00.0</w:t>
      </w:r>
      <w:r w:rsidR="001F137E" w:rsidRPr="000615A5">
        <w:t xml:space="preserve">2 and </w:t>
      </w:r>
      <w:r w:rsidR="00BA7700">
        <w:t>ISA-95.00.0</w:t>
      </w:r>
      <w:r w:rsidR="00C11D85" w:rsidRPr="000615A5">
        <w:t>4 define</w:t>
      </w:r>
      <w:r w:rsidR="001F137E" w:rsidRPr="000615A5">
        <w:t xml:space="preserve"> the object attributes.  </w:t>
      </w:r>
    </w:p>
    <w:p w14:paraId="248C6C15" w14:textId="28BF6F96" w:rsidR="001F137E" w:rsidRPr="000615A5" w:rsidRDefault="00E80AE6" w:rsidP="00C11D85">
      <w:pPr>
        <w:pStyle w:val="Note-Example"/>
      </w:pPr>
      <w:r>
        <w:t>NOTE</w:t>
      </w:r>
      <w:r w:rsidRPr="000615A5">
        <w:t xml:space="preserve"> </w:t>
      </w:r>
      <w:r w:rsidR="001F137E" w:rsidRPr="000615A5">
        <w:t>9</w:t>
      </w:r>
      <w:r w:rsidR="001F137E" w:rsidRPr="000615A5">
        <w:tab/>
        <w:t xml:space="preserve">Additional information returned in a SHOW message (as a response to a GET message) (e.g. IDs of referenced objects) is specified in the sections for each object type. </w:t>
      </w:r>
    </w:p>
    <w:p w14:paraId="3A1B395F" w14:textId="57C82F26" w:rsidR="001F137E" w:rsidRPr="000615A5" w:rsidRDefault="00E80AE6" w:rsidP="00C11D85">
      <w:pPr>
        <w:pStyle w:val="Note-Example"/>
      </w:pPr>
      <w:r>
        <w:t>NOTE</w:t>
      </w:r>
      <w:r w:rsidRPr="000615A5">
        <w:t xml:space="preserve"> </w:t>
      </w:r>
      <w:r w:rsidR="001F137E" w:rsidRPr="000615A5">
        <w:t>10</w:t>
      </w:r>
      <w:r w:rsidR="001F137E" w:rsidRPr="000615A5">
        <w:tab/>
        <w:t>Additional information changed by the CHANGE and SYNC CHANGE messages (e.g. IDs of referenced objects) is specified in the sections for each object type.</w:t>
      </w:r>
    </w:p>
    <w:p w14:paraId="4174BFE3" w14:textId="13404FAE" w:rsidR="001F137E" w:rsidRPr="000615A5" w:rsidRDefault="00E80AE6" w:rsidP="00C11D85">
      <w:pPr>
        <w:pStyle w:val="Note-Example"/>
      </w:pPr>
      <w:r>
        <w:t>NOTE</w:t>
      </w:r>
      <w:r w:rsidRPr="000615A5">
        <w:t xml:space="preserve"> </w:t>
      </w:r>
      <w:r w:rsidR="001F137E" w:rsidRPr="000615A5">
        <w:t>11</w:t>
      </w:r>
      <w:r w:rsidR="001F137E" w:rsidRPr="000615A5">
        <w:tab/>
        <w:t>Objects can be specified by specific values of their ID or by using wildcards.</w:t>
      </w:r>
    </w:p>
    <w:p w14:paraId="06BA5F45" w14:textId="77777777" w:rsidR="001F137E" w:rsidRPr="000615A5" w:rsidRDefault="001F137E" w:rsidP="0047786F">
      <w:pPr>
        <w:pStyle w:val="Heading2"/>
      </w:pPr>
      <w:bookmarkStart w:id="195" w:name="_Toc482797720"/>
      <w:bookmarkStart w:id="196" w:name="_Toc482798044"/>
      <w:bookmarkStart w:id="197" w:name="_Toc483855369"/>
      <w:bookmarkStart w:id="198" w:name="_Toc483855894"/>
      <w:bookmarkStart w:id="199" w:name="_Toc483856985"/>
      <w:bookmarkStart w:id="200" w:name="_Toc111985959"/>
      <w:bookmarkStart w:id="201" w:name="_Toc111986112"/>
      <w:bookmarkStart w:id="202" w:name="_Toc112729762"/>
      <w:bookmarkStart w:id="203" w:name="_Toc112729924"/>
      <w:bookmarkStart w:id="204" w:name="_Toc111985960"/>
      <w:bookmarkStart w:id="205" w:name="_Toc111986113"/>
      <w:bookmarkStart w:id="206" w:name="_Toc112729763"/>
      <w:bookmarkStart w:id="207" w:name="_Toc112729925"/>
      <w:bookmarkStart w:id="208" w:name="_Toc507944786"/>
      <w:bookmarkEnd w:id="195"/>
      <w:bookmarkEnd w:id="196"/>
      <w:bookmarkEnd w:id="197"/>
      <w:bookmarkEnd w:id="198"/>
      <w:bookmarkEnd w:id="199"/>
      <w:bookmarkEnd w:id="200"/>
      <w:bookmarkEnd w:id="201"/>
      <w:bookmarkEnd w:id="202"/>
      <w:bookmarkEnd w:id="203"/>
      <w:bookmarkEnd w:id="204"/>
      <w:bookmarkEnd w:id="205"/>
      <w:bookmarkEnd w:id="206"/>
      <w:bookmarkEnd w:id="207"/>
      <w:r w:rsidRPr="000615A5">
        <w:t>GET verb</w:t>
      </w:r>
      <w:bookmarkEnd w:id="208"/>
    </w:p>
    <w:p w14:paraId="36E59556" w14:textId="77777777" w:rsidR="001F137E" w:rsidRPr="000615A5" w:rsidRDefault="001F137E" w:rsidP="0064629E">
      <w:pPr>
        <w:pStyle w:val="PARAGRAPH"/>
      </w:pPr>
      <w:r w:rsidRPr="000615A5">
        <w:t xml:space="preserve">The GET verb shall be used in a GET message to communicate a request for information on an object or list of objects. </w:t>
      </w:r>
    </w:p>
    <w:p w14:paraId="07E052A5" w14:textId="744D1F56" w:rsidR="001F137E" w:rsidRPr="000615A5" w:rsidRDefault="001F137E" w:rsidP="0047786F">
      <w:pPr>
        <w:pStyle w:val="PARAGRAPH"/>
      </w:pPr>
      <w:r w:rsidRPr="000615A5">
        <w:t xml:space="preserve">The response to the GET message is a SHOW message. </w:t>
      </w:r>
      <w:r w:rsidR="00C11D85">
        <w:t xml:space="preserve"> </w:t>
      </w:r>
      <w:r w:rsidR="00C11D85">
        <w:fldChar w:fldCharType="begin"/>
      </w:r>
      <w:r w:rsidR="00C11D85">
        <w:instrText xml:space="preserve"> REF _Ref415046287 </w:instrText>
      </w:r>
      <w:r w:rsidR="00C11D85">
        <w:fldChar w:fldCharType="separate"/>
      </w:r>
      <w:r w:rsidR="00036893" w:rsidRPr="007B6587">
        <w:t xml:space="preserve">Figure </w:t>
      </w:r>
      <w:r w:rsidR="00036893">
        <w:rPr>
          <w:noProof/>
        </w:rPr>
        <w:t>6</w:t>
      </w:r>
      <w:r w:rsidR="00C11D85">
        <w:fldChar w:fldCharType="end"/>
      </w:r>
      <w:r w:rsidR="00C11D85">
        <w:t xml:space="preserve"> illustrates the GET/SHOW transaction. </w:t>
      </w:r>
    </w:p>
    <w:p w14:paraId="43CF2C67" w14:textId="6688B6F4" w:rsidR="001F137E" w:rsidRPr="000615A5" w:rsidRDefault="005B019A" w:rsidP="0064629E">
      <w:pPr>
        <w:pStyle w:val="FIGURE"/>
      </w:pPr>
      <w:r w:rsidRPr="005B019A">
        <w:rPr>
          <w:noProof/>
          <w:lang w:val="en-US" w:eastAsia="en-US"/>
        </w:rPr>
        <w:lastRenderedPageBreak/>
        <w:drawing>
          <wp:inline distT="0" distB="0" distL="0" distR="0" wp14:anchorId="18CC64FB" wp14:editId="2E2D062C">
            <wp:extent cx="4436110" cy="1803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6110" cy="1803400"/>
                    </a:xfrm>
                    <a:prstGeom prst="rect">
                      <a:avLst/>
                    </a:prstGeom>
                    <a:noFill/>
                    <a:ln>
                      <a:noFill/>
                    </a:ln>
                  </pic:spPr>
                </pic:pic>
              </a:graphicData>
            </a:graphic>
          </wp:inline>
        </w:drawing>
      </w:r>
    </w:p>
    <w:p w14:paraId="7DE7488D" w14:textId="76D5D100" w:rsidR="001F137E" w:rsidRPr="007B6587" w:rsidRDefault="001F137E" w:rsidP="0047786F">
      <w:pPr>
        <w:pStyle w:val="FIGURE-title"/>
      </w:pPr>
      <w:bookmarkStart w:id="209" w:name="_Ref415046287"/>
      <w:bookmarkStart w:id="210" w:name="_Toc48968859"/>
      <w:bookmarkStart w:id="211" w:name="_Toc507944713"/>
      <w:r w:rsidRPr="007B6587">
        <w:t xml:space="preserve">Figure </w:t>
      </w:r>
      <w:r w:rsidRPr="002E0E4B">
        <w:fldChar w:fldCharType="begin"/>
      </w:r>
      <w:r w:rsidRPr="007B6587">
        <w:instrText xml:space="preserve"> SEQ Figure \* ARABIC </w:instrText>
      </w:r>
      <w:r w:rsidRPr="002E0E4B">
        <w:fldChar w:fldCharType="separate"/>
      </w:r>
      <w:r w:rsidR="00E96A9E">
        <w:rPr>
          <w:noProof/>
        </w:rPr>
        <w:t>5</w:t>
      </w:r>
      <w:r w:rsidRPr="002E0E4B">
        <w:fldChar w:fldCharType="end"/>
      </w:r>
      <w:bookmarkEnd w:id="209"/>
      <w:r w:rsidRPr="007B6587">
        <w:t xml:space="preserve"> – </w:t>
      </w:r>
      <w:bookmarkEnd w:id="210"/>
      <w:r w:rsidRPr="007B6587">
        <w:t>GET and SHOW transaction</w:t>
      </w:r>
      <w:bookmarkEnd w:id="211"/>
    </w:p>
    <w:p w14:paraId="2CD740F6" w14:textId="443311A1" w:rsidR="001F137E" w:rsidRPr="000615A5" w:rsidRDefault="001F137E" w:rsidP="0064629E">
      <w:pPr>
        <w:pStyle w:val="PARAGRAPH"/>
      </w:pPr>
      <w:r w:rsidRPr="000615A5">
        <w:t xml:space="preserve">The GET is designed to retrieve one or more objects and any contained </w:t>
      </w:r>
      <w:r w:rsidR="00D524BA">
        <w:t>elements</w:t>
      </w:r>
      <w:r w:rsidR="00D524BA" w:rsidRPr="000615A5">
        <w:t xml:space="preserve"> </w:t>
      </w:r>
      <w:r w:rsidRPr="000615A5">
        <w:t xml:space="preserve">by using the ID attribute. </w:t>
      </w:r>
    </w:p>
    <w:p w14:paraId="58E3DB08" w14:textId="76383077" w:rsidR="001F137E" w:rsidRPr="000615A5" w:rsidRDefault="001F137E" w:rsidP="0064629E">
      <w:pPr>
        <w:pStyle w:val="PARAGRAPH"/>
      </w:pPr>
      <w:r w:rsidRPr="000615A5">
        <w:t>Within a GET message, the ID of the requested object is passed to the provider of the information.  Where a single ID is not sufficient identification</w:t>
      </w:r>
      <w:r w:rsidR="00B16BF3">
        <w:t xml:space="preserve"> to identify the subset of information requested</w:t>
      </w:r>
      <w:r w:rsidRPr="000615A5">
        <w:t xml:space="preserve">, such as when </w:t>
      </w:r>
      <w:r w:rsidR="00B16BF3">
        <w:t xml:space="preserve">only </w:t>
      </w:r>
      <w:r w:rsidRPr="000615A5">
        <w:t xml:space="preserve">a property of an object is needed, then the ID of the </w:t>
      </w:r>
      <w:r w:rsidR="00B16BF3">
        <w:t>top level</w:t>
      </w:r>
      <w:r w:rsidR="00B16BF3" w:rsidRPr="000615A5">
        <w:t xml:space="preserve"> </w:t>
      </w:r>
      <w:r w:rsidRPr="000615A5">
        <w:t>object, and the ID or value of the encapsulated object (the property) is passed to the provider of the data.  The identifying IDs are specified in the</w:t>
      </w:r>
      <w:r w:rsidR="00B16BF3">
        <w:t xml:space="preserve"> ID</w:t>
      </w:r>
      <w:r w:rsidRPr="000615A5">
        <w:t xml:space="preserve"> sections for each object type. </w:t>
      </w:r>
    </w:p>
    <w:p w14:paraId="3856AE8E" w14:textId="77777777" w:rsidR="001F137E" w:rsidRPr="000615A5" w:rsidRDefault="001F137E" w:rsidP="0064629E">
      <w:pPr>
        <w:pStyle w:val="PARAGRAPH"/>
      </w:pPr>
      <w:r w:rsidRPr="000615A5">
        <w:t xml:space="preserve">When a wildcard definition is used in the ID, then the GET returns a list of objects matching the wildcard specification.  </w:t>
      </w:r>
    </w:p>
    <w:p w14:paraId="70733F98" w14:textId="77777777" w:rsidR="001F137E" w:rsidRPr="000615A5" w:rsidRDefault="001F137E" w:rsidP="00C11D85">
      <w:pPr>
        <w:pStyle w:val="Note-Example"/>
      </w:pPr>
      <w:r w:rsidRPr="000615A5">
        <w:t>Example</w:t>
      </w:r>
      <w:r w:rsidRPr="000615A5">
        <w:tab/>
        <w:t xml:space="preserve">The GET may retrieve multiple objects such as all of the personnel classes. </w:t>
      </w:r>
    </w:p>
    <w:p w14:paraId="105BAB66" w14:textId="4AF1A552" w:rsidR="001F137E" w:rsidRPr="000615A5" w:rsidRDefault="00E80AE6" w:rsidP="00C11D85">
      <w:pPr>
        <w:pStyle w:val="Note-Example"/>
      </w:pPr>
      <w:r>
        <w:t>NOTE</w:t>
      </w:r>
      <w:r w:rsidR="001F137E" w:rsidRPr="000615A5">
        <w:tab/>
        <w:t xml:space="preserve">A GET with a wildcard provides a very limited query capability.  The transactions are not intended to provide a complete query/reporting capability as normally seen in a database system.  If additional query capability is needed, then the GET/SHOW transaction can be used to create copies of all data, and then that copy can be queried locally. </w:t>
      </w:r>
    </w:p>
    <w:p w14:paraId="27CB213A" w14:textId="77777777" w:rsidR="001F137E" w:rsidRPr="000615A5" w:rsidRDefault="001F137E" w:rsidP="0047786F">
      <w:pPr>
        <w:pStyle w:val="Heading2"/>
      </w:pPr>
      <w:bookmarkStart w:id="212" w:name="_Toc111985963"/>
      <w:bookmarkStart w:id="213" w:name="_Toc111986116"/>
      <w:bookmarkStart w:id="214" w:name="_Toc112729766"/>
      <w:bookmarkStart w:id="215" w:name="_Toc112729928"/>
      <w:bookmarkStart w:id="216" w:name="_Toc111985968"/>
      <w:bookmarkStart w:id="217" w:name="_Toc111986121"/>
      <w:bookmarkStart w:id="218" w:name="_Toc112729771"/>
      <w:bookmarkStart w:id="219" w:name="_Toc112729933"/>
      <w:bookmarkStart w:id="220" w:name="_Toc111985972"/>
      <w:bookmarkStart w:id="221" w:name="_Toc111986125"/>
      <w:bookmarkStart w:id="222" w:name="_Toc112729775"/>
      <w:bookmarkStart w:id="223" w:name="_Toc112729937"/>
      <w:bookmarkStart w:id="224" w:name="_Toc507944787"/>
      <w:bookmarkEnd w:id="212"/>
      <w:bookmarkEnd w:id="213"/>
      <w:bookmarkEnd w:id="214"/>
      <w:bookmarkEnd w:id="215"/>
      <w:bookmarkEnd w:id="216"/>
      <w:bookmarkEnd w:id="217"/>
      <w:bookmarkEnd w:id="218"/>
      <w:bookmarkEnd w:id="219"/>
      <w:bookmarkEnd w:id="220"/>
      <w:bookmarkEnd w:id="221"/>
      <w:bookmarkEnd w:id="222"/>
      <w:bookmarkEnd w:id="223"/>
      <w:r w:rsidRPr="00AB6EE6">
        <w:t>SHOW</w:t>
      </w:r>
      <w:r w:rsidRPr="000615A5">
        <w:t xml:space="preserve"> verb</w:t>
      </w:r>
      <w:bookmarkEnd w:id="224"/>
    </w:p>
    <w:p w14:paraId="36C67840" w14:textId="77777777" w:rsidR="001F137E" w:rsidRPr="000615A5" w:rsidRDefault="001F137E" w:rsidP="00104F22">
      <w:pPr>
        <w:pStyle w:val="PARAGRAPH"/>
      </w:pPr>
      <w:r w:rsidRPr="000615A5">
        <w:t xml:space="preserve">The SHOW verb shall be used in a SHOW message when responding to a GET message.  </w:t>
      </w:r>
    </w:p>
    <w:p w14:paraId="77000258" w14:textId="77777777" w:rsidR="001F137E" w:rsidRPr="000615A5" w:rsidRDefault="001F137E" w:rsidP="0047786F">
      <w:pPr>
        <w:pStyle w:val="Heading2"/>
      </w:pPr>
      <w:bookmarkStart w:id="225" w:name="_Toc507944788"/>
      <w:bookmarkStart w:id="226" w:name="_Toc99938061"/>
      <w:r w:rsidRPr="00AB6EE6">
        <w:t>PROCESS</w:t>
      </w:r>
      <w:r w:rsidRPr="000615A5">
        <w:t xml:space="preserve"> verb</w:t>
      </w:r>
      <w:bookmarkEnd w:id="225"/>
    </w:p>
    <w:bookmarkEnd w:id="226"/>
    <w:p w14:paraId="5666D4AA" w14:textId="77777777" w:rsidR="001F137E" w:rsidRPr="000615A5" w:rsidRDefault="001F137E" w:rsidP="00104F22">
      <w:pPr>
        <w:pStyle w:val="PARAGRAPH"/>
      </w:pPr>
      <w:r w:rsidRPr="000615A5">
        <w:t xml:space="preserve">The PROCESS verb shall be used in a PROCESS message to request processing of the associated noun by the receiving application. A PROCESS message is sent to an entity that can process the object.  In a typical exchange scenario a PROCESS message is considered to be the equivalent of a formal command.  </w:t>
      </w:r>
    </w:p>
    <w:p w14:paraId="41F970C6" w14:textId="082F5439" w:rsidR="001F137E" w:rsidRPr="000615A5" w:rsidRDefault="00E80AE6" w:rsidP="00C11D85">
      <w:pPr>
        <w:pStyle w:val="Note-Example"/>
      </w:pPr>
      <w:r>
        <w:t>NOTE</w:t>
      </w:r>
      <w:r w:rsidR="001F137E" w:rsidRPr="000615A5">
        <w:tab/>
        <w:t xml:space="preserve">A PROCESS verb is often the equivalent of a command to add an object, but usually the receiving entity does further processing of the information. </w:t>
      </w:r>
      <w:r w:rsidR="00B16BF3">
        <w:t>The PROCESS verb is sent to the owner of the information.  A SYNC ADD message is usually send out by the receiver of the PROCESS message</w:t>
      </w:r>
      <w:r w:rsidR="006635A0">
        <w:t>,</w:t>
      </w:r>
      <w:r w:rsidR="00B16BF3">
        <w:t xml:space="preserve"> after processing</w:t>
      </w:r>
      <w:r w:rsidR="006635A0">
        <w:t>,</w:t>
      </w:r>
      <w:r w:rsidR="00B16BF3">
        <w:t xml:space="preserve"> to inform any other users of the information that there has been new information added. </w:t>
      </w:r>
    </w:p>
    <w:p w14:paraId="19682ECE" w14:textId="77777777" w:rsidR="001F137E" w:rsidRPr="000615A5" w:rsidRDefault="001F137E" w:rsidP="00C11D85">
      <w:pPr>
        <w:pStyle w:val="Note-Example"/>
      </w:pPr>
      <w:r w:rsidRPr="000615A5">
        <w:t xml:space="preserve">Example 1 </w:t>
      </w:r>
      <w:r w:rsidRPr="000615A5">
        <w:tab/>
        <w:t xml:space="preserve">The sending of a </w:t>
      </w:r>
      <w:r w:rsidRPr="000615A5">
        <w:rPr>
          <w:i/>
        </w:rPr>
        <w:t>PROCESS Operations Schedule</w:t>
      </w:r>
      <w:r w:rsidRPr="000615A5">
        <w:t xml:space="preserve"> message to a site indicates that the schedule is to be executed. </w:t>
      </w:r>
    </w:p>
    <w:p w14:paraId="4CD84444" w14:textId="3812DCD2" w:rsidR="001F137E" w:rsidRPr="000615A5" w:rsidRDefault="001F137E" w:rsidP="00C11D85">
      <w:pPr>
        <w:pStyle w:val="Note-Example"/>
      </w:pPr>
      <w:r w:rsidRPr="000615A5">
        <w:t xml:space="preserve">Example 2 </w:t>
      </w:r>
      <w:r w:rsidRPr="000615A5">
        <w:tab/>
        <w:t xml:space="preserve">The sending of a </w:t>
      </w:r>
      <w:r w:rsidRPr="000615A5">
        <w:rPr>
          <w:i/>
        </w:rPr>
        <w:t>PROCESS Equipment</w:t>
      </w:r>
      <w:r w:rsidRPr="000615A5">
        <w:t xml:space="preserve"> message indicates that a new equipment item is to be added</w:t>
      </w:r>
      <w:r w:rsidR="00B16BF3">
        <w:t xml:space="preserve"> to a master equipment database</w:t>
      </w:r>
      <w:r w:rsidRPr="000615A5">
        <w:t>.</w:t>
      </w:r>
      <w:r w:rsidR="00B16BF3">
        <w:t xml:space="preserve">  The receiver of the PROCESS </w:t>
      </w:r>
      <w:r w:rsidR="006635A0">
        <w:t xml:space="preserve">message </w:t>
      </w:r>
      <w:r w:rsidR="00B16BF3">
        <w:t xml:space="preserve">may then send out a </w:t>
      </w:r>
      <w:r w:rsidR="00B16BF3" w:rsidRPr="006635A0">
        <w:rPr>
          <w:i/>
        </w:rPr>
        <w:t xml:space="preserve">SYNC ADD </w:t>
      </w:r>
      <w:r w:rsidR="006635A0" w:rsidRPr="006635A0">
        <w:rPr>
          <w:i/>
        </w:rPr>
        <w:t>Equipment</w:t>
      </w:r>
      <w:r w:rsidR="006635A0">
        <w:t xml:space="preserve"> </w:t>
      </w:r>
      <w:r w:rsidR="00B16BF3">
        <w:t xml:space="preserve">message to indicate that the master equipment database was updated. </w:t>
      </w:r>
      <w:r w:rsidRPr="000615A5">
        <w:t xml:space="preserve"> </w:t>
      </w:r>
    </w:p>
    <w:p w14:paraId="1FBFBDB8" w14:textId="77777777" w:rsidR="001F137E" w:rsidRPr="000615A5" w:rsidRDefault="001F137E" w:rsidP="00104F22">
      <w:pPr>
        <w:pStyle w:val="PARAGRAPH"/>
      </w:pPr>
      <w:bookmarkStart w:id="227" w:name="_Ref130398914"/>
      <w:bookmarkStart w:id="228" w:name="_Toc130399752"/>
      <w:bookmarkStart w:id="229" w:name="_Toc131732184"/>
      <w:bookmarkStart w:id="230" w:name="_Toc134537653"/>
      <w:r w:rsidRPr="000615A5">
        <w:t>A PROCESS verb area contains an optional element with one of the following additional definitions: Never or Always. (See Table 2)  If the optional element is not specified, then it defaults to Never.</w:t>
      </w:r>
    </w:p>
    <w:p w14:paraId="19DE0D98" w14:textId="7BF3ACF3" w:rsidR="001F137E" w:rsidRPr="007B6587" w:rsidRDefault="001F137E" w:rsidP="0047786F">
      <w:pPr>
        <w:pStyle w:val="TABLE-title"/>
      </w:pPr>
      <w:bookmarkStart w:id="231" w:name="_Toc483857355"/>
      <w:r w:rsidRPr="007B6587">
        <w:lastRenderedPageBreak/>
        <w:t xml:space="preserve">Table </w:t>
      </w:r>
      <w:r w:rsidR="00640AD0" w:rsidRPr="002E0E4B">
        <w:fldChar w:fldCharType="begin"/>
      </w:r>
      <w:r w:rsidR="00640AD0" w:rsidRPr="007B6587">
        <w:instrText xml:space="preserve"> SEQ Table \* ARABIC </w:instrText>
      </w:r>
      <w:r w:rsidR="00640AD0" w:rsidRPr="002E0E4B">
        <w:fldChar w:fldCharType="separate"/>
      </w:r>
      <w:r w:rsidR="0047786F">
        <w:rPr>
          <w:noProof/>
        </w:rPr>
        <w:t>2</w:t>
      </w:r>
      <w:r w:rsidR="00640AD0" w:rsidRPr="002E0E4B">
        <w:fldChar w:fldCharType="end"/>
      </w:r>
      <w:bookmarkEnd w:id="227"/>
      <w:r w:rsidRPr="007B6587">
        <w:t xml:space="preserve"> – Acknowledge request options</w:t>
      </w:r>
      <w:bookmarkEnd w:id="228"/>
      <w:bookmarkEnd w:id="229"/>
      <w:bookmarkEnd w:id="230"/>
      <w:bookmarkEnd w:id="231"/>
    </w:p>
    <w:tbl>
      <w:tblPr>
        <w:tblW w:w="0" w:type="auto"/>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7830"/>
      </w:tblGrid>
      <w:tr w:rsidR="001F137E" w:rsidRPr="000615A5" w14:paraId="077F8A33" w14:textId="77777777" w:rsidTr="00C11D85">
        <w:tc>
          <w:tcPr>
            <w:tcW w:w="1440" w:type="dxa"/>
            <w:shd w:val="clear" w:color="auto" w:fill="auto"/>
          </w:tcPr>
          <w:p w14:paraId="76BC3A36" w14:textId="77777777" w:rsidR="001F137E" w:rsidRPr="00C11D85" w:rsidRDefault="001F137E" w:rsidP="00104F22">
            <w:pPr>
              <w:pStyle w:val="TABLE-col-heading"/>
            </w:pPr>
            <w:r w:rsidRPr="00C11D85">
              <w:t>Name</w:t>
            </w:r>
          </w:p>
        </w:tc>
        <w:tc>
          <w:tcPr>
            <w:tcW w:w="7830" w:type="dxa"/>
            <w:shd w:val="clear" w:color="auto" w:fill="auto"/>
          </w:tcPr>
          <w:p w14:paraId="2E121A16" w14:textId="77777777" w:rsidR="001F137E" w:rsidRPr="00C11D85" w:rsidRDefault="001F137E" w:rsidP="00104F22">
            <w:pPr>
              <w:pStyle w:val="TABLE-col-heading"/>
            </w:pPr>
            <w:r w:rsidRPr="00C11D85">
              <w:t>Description</w:t>
            </w:r>
          </w:p>
        </w:tc>
      </w:tr>
      <w:tr w:rsidR="001F137E" w:rsidRPr="000615A5" w14:paraId="729795DB" w14:textId="77777777" w:rsidTr="00C11D85">
        <w:tc>
          <w:tcPr>
            <w:tcW w:w="1440" w:type="dxa"/>
          </w:tcPr>
          <w:p w14:paraId="42E56F97" w14:textId="77777777" w:rsidR="001F137E" w:rsidRPr="000615A5" w:rsidRDefault="001F137E" w:rsidP="00104F22">
            <w:pPr>
              <w:pStyle w:val="TABLE-cell"/>
            </w:pPr>
            <w:r w:rsidRPr="000615A5">
              <w:t>Never</w:t>
            </w:r>
          </w:p>
        </w:tc>
        <w:tc>
          <w:tcPr>
            <w:tcW w:w="7830" w:type="dxa"/>
          </w:tcPr>
          <w:p w14:paraId="76F6BC02" w14:textId="77777777" w:rsidR="001F137E" w:rsidRPr="000615A5" w:rsidRDefault="001F137E" w:rsidP="00104F22">
            <w:pPr>
              <w:pStyle w:val="TABLE-cell"/>
            </w:pPr>
            <w:r w:rsidRPr="000615A5">
              <w:t>No ACKNOWLEDGE message requested.</w:t>
            </w:r>
          </w:p>
        </w:tc>
      </w:tr>
      <w:tr w:rsidR="001F137E" w:rsidRPr="000615A5" w14:paraId="0C1E0397" w14:textId="77777777" w:rsidTr="00C11D85">
        <w:tc>
          <w:tcPr>
            <w:tcW w:w="1440" w:type="dxa"/>
          </w:tcPr>
          <w:p w14:paraId="3C5CD996" w14:textId="77777777" w:rsidR="001F137E" w:rsidRPr="000615A5" w:rsidRDefault="001F137E" w:rsidP="00104F22">
            <w:pPr>
              <w:pStyle w:val="TABLE-cell"/>
            </w:pPr>
            <w:r w:rsidRPr="000615A5">
              <w:t>Always</w:t>
            </w:r>
          </w:p>
        </w:tc>
        <w:tc>
          <w:tcPr>
            <w:tcW w:w="7830" w:type="dxa"/>
          </w:tcPr>
          <w:p w14:paraId="5114200A" w14:textId="77777777" w:rsidR="001F137E" w:rsidRPr="000615A5" w:rsidRDefault="001F137E" w:rsidP="00104F22">
            <w:pPr>
              <w:pStyle w:val="TABLE-cell"/>
            </w:pPr>
            <w:r w:rsidRPr="000615A5">
              <w:t>Always send an ACKNOWLEDGE message.</w:t>
            </w:r>
          </w:p>
        </w:tc>
      </w:tr>
    </w:tbl>
    <w:p w14:paraId="767C772B" w14:textId="77777777" w:rsidR="001F137E" w:rsidRPr="000615A5" w:rsidRDefault="001F137E" w:rsidP="002E27B1">
      <w:pPr>
        <w:pStyle w:val="NOTE"/>
      </w:pPr>
      <w:del w:id="232" w:author="Brad Keifer" w:date="2017-05-17T15:18:00Z">
        <w:r w:rsidRPr="000615A5" w:rsidDel="00AB6EE6">
          <w:delText xml:space="preserve"> </w:delText>
        </w:r>
      </w:del>
    </w:p>
    <w:p w14:paraId="1FF4991F" w14:textId="77777777" w:rsidR="001F137E" w:rsidRPr="000615A5" w:rsidRDefault="001F137E" w:rsidP="002E27B1">
      <w:pPr>
        <w:pStyle w:val="Heading2"/>
      </w:pPr>
      <w:bookmarkStart w:id="233" w:name="_Toc111985977"/>
      <w:bookmarkStart w:id="234" w:name="_Toc111986130"/>
      <w:bookmarkStart w:id="235" w:name="_Toc112729780"/>
      <w:bookmarkStart w:id="236" w:name="_Toc112729942"/>
      <w:bookmarkStart w:id="237" w:name="_Toc111985980"/>
      <w:bookmarkStart w:id="238" w:name="_Toc111986133"/>
      <w:bookmarkStart w:id="239" w:name="_Toc112729783"/>
      <w:bookmarkStart w:id="240" w:name="_Toc112729945"/>
      <w:bookmarkStart w:id="241" w:name="_Toc507944789"/>
      <w:bookmarkEnd w:id="233"/>
      <w:bookmarkEnd w:id="234"/>
      <w:bookmarkEnd w:id="235"/>
      <w:bookmarkEnd w:id="236"/>
      <w:bookmarkEnd w:id="237"/>
      <w:bookmarkEnd w:id="238"/>
      <w:bookmarkEnd w:id="239"/>
      <w:bookmarkEnd w:id="240"/>
      <w:r w:rsidRPr="00AB6EE6">
        <w:t>ACKNOWLEDGE</w:t>
      </w:r>
      <w:r w:rsidRPr="000615A5">
        <w:t xml:space="preserve"> verb</w:t>
      </w:r>
      <w:bookmarkEnd w:id="241"/>
    </w:p>
    <w:p w14:paraId="05A2EE57" w14:textId="634FA3C7" w:rsidR="001F137E" w:rsidRPr="000615A5" w:rsidRDefault="001F137E" w:rsidP="002E27B1">
      <w:pPr>
        <w:pStyle w:val="PARAGRAPH"/>
      </w:pPr>
      <w:r w:rsidRPr="000615A5">
        <w:t>The ACKNOWLEDGE verb shall be used in an ACKNOWLEDGE message to indicate an application’s receipt of a PROCESS request.  The response to a PROCESS message is an ACKNOWLEDGE message. The ACKNOWLEDGE message may return the original or modified data</w:t>
      </w:r>
      <w:r w:rsidR="00E80AE6">
        <w:t xml:space="preserve">. </w:t>
      </w:r>
      <w:r w:rsidR="00E80AE6">
        <w:fldChar w:fldCharType="begin"/>
      </w:r>
      <w:r w:rsidR="00E80AE6">
        <w:instrText xml:space="preserve"> REF _Ref433280484 </w:instrText>
      </w:r>
      <w:r w:rsidR="00E80AE6">
        <w:fldChar w:fldCharType="separate"/>
      </w:r>
      <w:r w:rsidR="002E27B1" w:rsidRPr="007B6587">
        <w:t xml:space="preserve">Figure </w:t>
      </w:r>
      <w:r w:rsidR="002E27B1">
        <w:rPr>
          <w:noProof/>
        </w:rPr>
        <w:t>6</w:t>
      </w:r>
      <w:r w:rsidR="00E80AE6">
        <w:fldChar w:fldCharType="end"/>
      </w:r>
      <w:r w:rsidR="00E80AE6">
        <w:t xml:space="preserve"> </w:t>
      </w:r>
      <w:r w:rsidRPr="000615A5">
        <w:t xml:space="preserve">illustrates a PROCESS message with the </w:t>
      </w:r>
      <w:r w:rsidRPr="000615A5">
        <w:rPr>
          <w:i/>
        </w:rPr>
        <w:t>acknowledge always</w:t>
      </w:r>
      <w:r w:rsidRPr="000615A5">
        <w:t xml:space="preserve"> option, and with a response ACKNOWLEDGE message. </w:t>
      </w:r>
    </w:p>
    <w:p w14:paraId="1ABED0A6" w14:textId="77777777" w:rsidR="00E80AE6" w:rsidRDefault="005B019A" w:rsidP="00E80AE6">
      <w:pPr>
        <w:pStyle w:val="FIGURE"/>
      </w:pPr>
      <w:bookmarkStart w:id="242" w:name="_Ref120009264"/>
      <w:r w:rsidRPr="005B019A">
        <w:rPr>
          <w:noProof/>
          <w:lang w:val="en-US" w:eastAsia="en-US"/>
        </w:rPr>
        <w:drawing>
          <wp:inline distT="0" distB="0" distL="0" distR="0" wp14:anchorId="0C3FDAA6" wp14:editId="0CF49CC4">
            <wp:extent cx="4361180" cy="18034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1180" cy="1803400"/>
                    </a:xfrm>
                    <a:prstGeom prst="rect">
                      <a:avLst/>
                    </a:prstGeom>
                    <a:noFill/>
                    <a:ln>
                      <a:noFill/>
                    </a:ln>
                  </pic:spPr>
                </pic:pic>
              </a:graphicData>
            </a:graphic>
          </wp:inline>
        </w:drawing>
      </w:r>
    </w:p>
    <w:p w14:paraId="0F7C0E66" w14:textId="1B6D1D74" w:rsidR="001F137E" w:rsidRPr="007B6587" w:rsidRDefault="001F137E" w:rsidP="002E27B1">
      <w:pPr>
        <w:pStyle w:val="FIGURE-title"/>
      </w:pPr>
      <w:bookmarkStart w:id="243" w:name="_Ref433280484"/>
      <w:bookmarkStart w:id="244" w:name="_Toc507944714"/>
      <w:r w:rsidRPr="007B6587">
        <w:t xml:space="preserve">Figure </w:t>
      </w:r>
      <w:r w:rsidRPr="002E0E4B">
        <w:fldChar w:fldCharType="begin"/>
      </w:r>
      <w:r w:rsidRPr="007B6587">
        <w:instrText xml:space="preserve"> SEQ Figure \* ARABIC </w:instrText>
      </w:r>
      <w:r w:rsidRPr="002E0E4B">
        <w:fldChar w:fldCharType="separate"/>
      </w:r>
      <w:r w:rsidR="00E96A9E">
        <w:rPr>
          <w:noProof/>
        </w:rPr>
        <w:t>6</w:t>
      </w:r>
      <w:r w:rsidRPr="002E0E4B">
        <w:fldChar w:fldCharType="end"/>
      </w:r>
      <w:bookmarkEnd w:id="242"/>
      <w:bookmarkEnd w:id="243"/>
      <w:r w:rsidRPr="007B6587">
        <w:t xml:space="preserve"> – PROCESS/ACKNOWLEDGE transaction with an acknowledge always option</w:t>
      </w:r>
      <w:bookmarkEnd w:id="244"/>
    </w:p>
    <w:p w14:paraId="254109EA" w14:textId="77777777" w:rsidR="001F137E" w:rsidRPr="000615A5" w:rsidRDefault="001F137E" w:rsidP="00C11D85">
      <w:pPr>
        <w:pStyle w:val="Note-Example"/>
      </w:pPr>
      <w:r w:rsidRPr="000615A5">
        <w:t>Example 1</w:t>
      </w:r>
      <w:r w:rsidRPr="000615A5">
        <w:tab/>
        <w:t xml:space="preserve">Sending of an </w:t>
      </w:r>
      <w:r w:rsidRPr="000615A5">
        <w:rPr>
          <w:i/>
        </w:rPr>
        <w:t>ACKNOWLEDGE</w:t>
      </w:r>
      <w:r w:rsidRPr="000615A5">
        <w:t xml:space="preserve"> </w:t>
      </w:r>
      <w:r w:rsidRPr="000615A5">
        <w:rPr>
          <w:i/>
        </w:rPr>
        <w:t>Operations Schedule</w:t>
      </w:r>
      <w:r w:rsidRPr="000615A5">
        <w:t xml:space="preserve"> message, where a </w:t>
      </w:r>
      <w:r w:rsidRPr="000615A5">
        <w:rPr>
          <w:i/>
        </w:rPr>
        <w:t>PROCESS</w:t>
      </w:r>
      <w:r w:rsidRPr="000615A5">
        <w:t xml:space="preserve"> </w:t>
      </w:r>
      <w:r w:rsidRPr="000615A5">
        <w:rPr>
          <w:i/>
        </w:rPr>
        <w:t>Operations Schedule</w:t>
      </w:r>
      <w:r w:rsidRPr="000615A5">
        <w:t xml:space="preserve"> message has been received and the corresponding business application acknowledges the receipt of the Operations Schedule and responds with an acceptance.  </w:t>
      </w:r>
    </w:p>
    <w:p w14:paraId="4B262BF3" w14:textId="5A4820EF" w:rsidR="001F137E" w:rsidRPr="000615A5" w:rsidRDefault="001F137E" w:rsidP="00104F22">
      <w:pPr>
        <w:pStyle w:val="PARAGRAPH"/>
      </w:pPr>
      <w:r w:rsidRPr="000615A5">
        <w:t xml:space="preserve">An ACKNOWLEDGE verb area contains an element with one of the following additional definitions: Accepted, Rejected, or Modified.  (See </w:t>
      </w:r>
      <w:r w:rsidRPr="000615A5">
        <w:fldChar w:fldCharType="begin"/>
      </w:r>
      <w:r w:rsidRPr="000615A5">
        <w:instrText xml:space="preserve"> REF _Ref130399038 </w:instrText>
      </w:r>
      <w:r w:rsidRPr="000615A5">
        <w:fldChar w:fldCharType="separate"/>
      </w:r>
      <w:r w:rsidR="00036893" w:rsidRPr="007B6587">
        <w:t xml:space="preserve">Table </w:t>
      </w:r>
      <w:r w:rsidR="00036893">
        <w:rPr>
          <w:noProof/>
        </w:rPr>
        <w:t>3</w:t>
      </w:r>
      <w:r w:rsidRPr="000615A5">
        <w:fldChar w:fldCharType="end"/>
      </w:r>
      <w:r w:rsidRPr="000615A5">
        <w:t>)</w:t>
      </w:r>
    </w:p>
    <w:p w14:paraId="1270F03B" w14:textId="1088132E" w:rsidR="001F137E" w:rsidRPr="007B6587" w:rsidRDefault="001F137E" w:rsidP="002E27B1">
      <w:pPr>
        <w:pStyle w:val="TABLE-title"/>
      </w:pPr>
      <w:bookmarkStart w:id="245" w:name="_Ref130399038"/>
      <w:bookmarkStart w:id="246" w:name="_Toc99938125"/>
      <w:bookmarkStart w:id="247" w:name="_Toc104708463"/>
      <w:bookmarkStart w:id="248" w:name="_Toc111971568"/>
      <w:bookmarkStart w:id="249" w:name="_Toc111991821"/>
      <w:bookmarkStart w:id="250" w:name="_Toc112730148"/>
      <w:bookmarkStart w:id="251" w:name="_Toc120010341"/>
      <w:bookmarkStart w:id="252" w:name="_Toc130399754"/>
      <w:bookmarkStart w:id="253" w:name="_Toc131732186"/>
      <w:bookmarkStart w:id="254" w:name="_Toc134537655"/>
      <w:bookmarkStart w:id="255" w:name="_Toc483857356"/>
      <w:r w:rsidRPr="007B6587">
        <w:t xml:space="preserve">Table </w:t>
      </w:r>
      <w:r w:rsidR="00640AD0" w:rsidRPr="002E0E4B">
        <w:fldChar w:fldCharType="begin"/>
      </w:r>
      <w:r w:rsidR="00640AD0" w:rsidRPr="007B6587">
        <w:instrText xml:space="preserve"> SEQ Table \* ARABIC </w:instrText>
      </w:r>
      <w:r w:rsidR="00640AD0" w:rsidRPr="002E0E4B">
        <w:fldChar w:fldCharType="separate"/>
      </w:r>
      <w:r w:rsidR="002E27B1">
        <w:rPr>
          <w:noProof/>
        </w:rPr>
        <w:t>3</w:t>
      </w:r>
      <w:r w:rsidR="00640AD0" w:rsidRPr="002E0E4B">
        <w:fldChar w:fldCharType="end"/>
      </w:r>
      <w:bookmarkEnd w:id="245"/>
      <w:r w:rsidRPr="007B6587">
        <w:t xml:space="preserve"> – Acknowledge element</w:t>
      </w:r>
      <w:bookmarkEnd w:id="246"/>
      <w:bookmarkEnd w:id="247"/>
      <w:bookmarkEnd w:id="248"/>
      <w:bookmarkEnd w:id="249"/>
      <w:bookmarkEnd w:id="250"/>
      <w:bookmarkEnd w:id="251"/>
      <w:bookmarkEnd w:id="252"/>
      <w:bookmarkEnd w:id="253"/>
      <w:bookmarkEnd w:id="254"/>
      <w:bookmarkEnd w:id="2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3"/>
        <w:gridCol w:w="7189"/>
      </w:tblGrid>
      <w:tr w:rsidR="001F137E" w:rsidRPr="000615A5" w14:paraId="3EB5EEAC" w14:textId="77777777" w:rsidTr="00C11D85">
        <w:tc>
          <w:tcPr>
            <w:tcW w:w="1800" w:type="dxa"/>
            <w:shd w:val="clear" w:color="auto" w:fill="auto"/>
          </w:tcPr>
          <w:p w14:paraId="11BCD0F1" w14:textId="37C1CCD1" w:rsidR="001F137E" w:rsidRPr="00C11D85" w:rsidRDefault="00104F22" w:rsidP="00104F22">
            <w:pPr>
              <w:pStyle w:val="TABLE-col-heading"/>
            </w:pPr>
            <w:r w:rsidRPr="00C11D85">
              <w:t>Acknowledge Element Value</w:t>
            </w:r>
          </w:p>
        </w:tc>
        <w:tc>
          <w:tcPr>
            <w:tcW w:w="7668" w:type="dxa"/>
            <w:shd w:val="clear" w:color="auto" w:fill="auto"/>
          </w:tcPr>
          <w:p w14:paraId="13A8684C" w14:textId="500D92D9" w:rsidR="001F137E" w:rsidRPr="00C11D85" w:rsidRDefault="00104F22" w:rsidP="00104F22">
            <w:pPr>
              <w:pStyle w:val="TABLE-col-heading"/>
            </w:pPr>
            <w:r w:rsidRPr="00C11D85">
              <w:t>Definition</w:t>
            </w:r>
          </w:p>
        </w:tc>
      </w:tr>
      <w:tr w:rsidR="001F137E" w:rsidRPr="000615A5" w14:paraId="3B26F135" w14:textId="77777777" w:rsidTr="00C11D85">
        <w:tc>
          <w:tcPr>
            <w:tcW w:w="1800" w:type="dxa"/>
          </w:tcPr>
          <w:p w14:paraId="649205C3" w14:textId="77777777" w:rsidR="001F137E" w:rsidRPr="000615A5" w:rsidRDefault="001F137E" w:rsidP="00104F22">
            <w:pPr>
              <w:pStyle w:val="TABLE-cell"/>
            </w:pPr>
            <w:r w:rsidRPr="000615A5">
              <w:t>ACCEPTED</w:t>
            </w:r>
          </w:p>
        </w:tc>
        <w:tc>
          <w:tcPr>
            <w:tcW w:w="7668" w:type="dxa"/>
          </w:tcPr>
          <w:p w14:paraId="50F3FC68" w14:textId="77777777" w:rsidR="001F137E" w:rsidRPr="000615A5" w:rsidRDefault="001F137E" w:rsidP="00104F22">
            <w:pPr>
              <w:pStyle w:val="TABLE-cell"/>
            </w:pPr>
            <w:r w:rsidRPr="000615A5">
              <w:t>The information was accepted by the receiver of the information and was processed according to the business rules of the receiver.</w:t>
            </w:r>
          </w:p>
        </w:tc>
      </w:tr>
      <w:tr w:rsidR="001F137E" w:rsidRPr="000615A5" w14:paraId="0021D186" w14:textId="77777777" w:rsidTr="00C11D85">
        <w:tc>
          <w:tcPr>
            <w:tcW w:w="1800" w:type="dxa"/>
          </w:tcPr>
          <w:p w14:paraId="60004669" w14:textId="77777777" w:rsidR="001F137E" w:rsidRPr="000615A5" w:rsidRDefault="001F137E" w:rsidP="00104F22">
            <w:pPr>
              <w:pStyle w:val="TABLE-cell"/>
            </w:pPr>
            <w:r w:rsidRPr="000615A5">
              <w:t>REJECTED</w:t>
            </w:r>
          </w:p>
        </w:tc>
        <w:tc>
          <w:tcPr>
            <w:tcW w:w="7668" w:type="dxa"/>
          </w:tcPr>
          <w:p w14:paraId="059A00EA" w14:textId="77777777" w:rsidR="001F137E" w:rsidRPr="000615A5" w:rsidRDefault="001F137E" w:rsidP="00104F22">
            <w:pPr>
              <w:pStyle w:val="TABLE-cell"/>
            </w:pPr>
            <w:r w:rsidRPr="000615A5">
              <w:t xml:space="preserve">The information was rejected by the receiver of the information and was not processed by the receiver.  The message data area shall contain an identification of the reason for rejection. </w:t>
            </w:r>
          </w:p>
        </w:tc>
      </w:tr>
      <w:tr w:rsidR="001F137E" w:rsidRPr="000615A5" w14:paraId="386983B1" w14:textId="77777777" w:rsidTr="00C11D85">
        <w:tc>
          <w:tcPr>
            <w:tcW w:w="1800" w:type="dxa"/>
          </w:tcPr>
          <w:p w14:paraId="2C6FC438" w14:textId="77777777" w:rsidR="001F137E" w:rsidRPr="000615A5" w:rsidRDefault="001F137E" w:rsidP="00104F22">
            <w:pPr>
              <w:pStyle w:val="TABLE-cell"/>
            </w:pPr>
            <w:r w:rsidRPr="000615A5">
              <w:t>MODIFIED</w:t>
            </w:r>
          </w:p>
        </w:tc>
        <w:tc>
          <w:tcPr>
            <w:tcW w:w="7668" w:type="dxa"/>
          </w:tcPr>
          <w:p w14:paraId="56C75736" w14:textId="77777777" w:rsidR="001F137E" w:rsidRPr="000615A5" w:rsidRDefault="001F137E" w:rsidP="00104F22">
            <w:pPr>
              <w:pStyle w:val="TABLE-cell"/>
            </w:pPr>
            <w:r w:rsidRPr="000615A5">
              <w:t xml:space="preserve">The information was accepted by the receiver of the information but was modified for correct processing, the modified data shall be returned with the ACKNOWLEDGE.  The message data area shall contain an identification of the type of modification. </w:t>
            </w:r>
          </w:p>
        </w:tc>
      </w:tr>
    </w:tbl>
    <w:p w14:paraId="42EDE54F" w14:textId="77777777" w:rsidR="001F137E" w:rsidRPr="000615A5" w:rsidRDefault="001F137E" w:rsidP="002E27B1">
      <w:pPr>
        <w:pStyle w:val="NOTE"/>
      </w:pPr>
    </w:p>
    <w:p w14:paraId="3B82D088" w14:textId="19E39669" w:rsidR="001F137E" w:rsidRPr="000615A5" w:rsidRDefault="001F137E" w:rsidP="00C11D85">
      <w:pPr>
        <w:pStyle w:val="Note-Example"/>
      </w:pPr>
      <w:r w:rsidRPr="000615A5">
        <w:t>Example 2</w:t>
      </w:r>
      <w:r w:rsidRPr="000615A5">
        <w:tab/>
      </w:r>
      <w:r w:rsidRPr="000615A5">
        <w:fldChar w:fldCharType="begin"/>
      </w:r>
      <w:r w:rsidRPr="000615A5">
        <w:instrText xml:space="preserve"> REF _Ref111521050 </w:instrText>
      </w:r>
      <w:r w:rsidRPr="000615A5">
        <w:fldChar w:fldCharType="separate"/>
      </w:r>
      <w:r w:rsidR="002E27B1" w:rsidRPr="007B6587">
        <w:t xml:space="preserve">Figure </w:t>
      </w:r>
      <w:r w:rsidR="002E27B1">
        <w:rPr>
          <w:noProof/>
        </w:rPr>
        <w:t>7</w:t>
      </w:r>
      <w:r w:rsidRPr="000615A5">
        <w:fldChar w:fldCharType="end"/>
      </w:r>
      <w:r w:rsidRPr="000615A5">
        <w:t xml:space="preserve"> shows a message sequence from a scheduling system to an execution system.  The initial PROCESS message with an operations schedule is received and an ACKNOWLEDGE message with a MODIFIED flag was returned with a new proposed schedule.  The scheduling system re-generates a schedule and resends to the execution system.  The execution system accepts the operations schedule and returns an ACKNOWLEDGE message with an ACCEPTED flag. </w:t>
      </w:r>
    </w:p>
    <w:p w14:paraId="2486BA2A" w14:textId="64053034" w:rsidR="001F137E" w:rsidRPr="000615A5" w:rsidRDefault="001F137E" w:rsidP="00104F22">
      <w:pPr>
        <w:pStyle w:val="FIGURE"/>
      </w:pPr>
      <w:r w:rsidRPr="000615A5">
        <w:rPr>
          <w:noProof/>
          <w:lang w:val="en-US" w:eastAsia="en-US"/>
        </w:rPr>
        <w:lastRenderedPageBreak/>
        <w:drawing>
          <wp:inline distT="0" distB="0" distL="0" distR="0" wp14:anchorId="0AB028B0" wp14:editId="5FB9552B">
            <wp:extent cx="5941060" cy="2244725"/>
            <wp:effectExtent l="0" t="0" r="254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1060" cy="2244725"/>
                    </a:xfrm>
                    <a:prstGeom prst="rect">
                      <a:avLst/>
                    </a:prstGeom>
                    <a:noFill/>
                    <a:ln>
                      <a:noFill/>
                    </a:ln>
                  </pic:spPr>
                </pic:pic>
              </a:graphicData>
            </a:graphic>
          </wp:inline>
        </w:drawing>
      </w:r>
    </w:p>
    <w:p w14:paraId="5FA09F0B" w14:textId="4B0DE993" w:rsidR="001F137E" w:rsidRPr="007B6587" w:rsidRDefault="001F137E" w:rsidP="002E27B1">
      <w:pPr>
        <w:pStyle w:val="FIGURE-title"/>
      </w:pPr>
      <w:bookmarkStart w:id="256" w:name="_Ref111521050"/>
      <w:bookmarkStart w:id="257" w:name="_Toc507944715"/>
      <w:r w:rsidRPr="007B6587">
        <w:t xml:space="preserve">Figure </w:t>
      </w:r>
      <w:r w:rsidRPr="002E0E4B">
        <w:fldChar w:fldCharType="begin"/>
      </w:r>
      <w:r w:rsidRPr="007B6587">
        <w:instrText xml:space="preserve"> SEQ Figure \* ARABIC </w:instrText>
      </w:r>
      <w:r w:rsidRPr="002E0E4B">
        <w:fldChar w:fldCharType="separate"/>
      </w:r>
      <w:r w:rsidR="00E96A9E">
        <w:rPr>
          <w:noProof/>
        </w:rPr>
        <w:t>7</w:t>
      </w:r>
      <w:r w:rsidRPr="002E0E4B">
        <w:fldChar w:fldCharType="end"/>
      </w:r>
      <w:bookmarkEnd w:id="256"/>
      <w:r w:rsidRPr="007B6587">
        <w:t xml:space="preserve"> </w:t>
      </w:r>
      <w:r w:rsidR="00270E45" w:rsidRPr="007B6587">
        <w:t>–</w:t>
      </w:r>
      <w:r w:rsidRPr="007B6587">
        <w:t xml:space="preserve"> Example</w:t>
      </w:r>
      <w:r w:rsidR="00270E45" w:rsidRPr="007B6587">
        <w:t xml:space="preserve"> </w:t>
      </w:r>
      <w:r w:rsidRPr="007B6587">
        <w:t>of acknowledge to a process message</w:t>
      </w:r>
      <w:bookmarkEnd w:id="257"/>
    </w:p>
    <w:p w14:paraId="30025545" w14:textId="77777777" w:rsidR="001F137E" w:rsidRPr="000615A5" w:rsidRDefault="001F137E" w:rsidP="001A36BD">
      <w:pPr>
        <w:pStyle w:val="Heading2"/>
        <w:numPr>
          <w:ilvl w:val="1"/>
          <w:numId w:val="18"/>
        </w:numPr>
        <w:tabs>
          <w:tab w:val="clear" w:pos="0"/>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val="0"/>
        <w:snapToGrid/>
        <w:spacing w:before="120" w:after="120"/>
      </w:pPr>
      <w:bookmarkStart w:id="258" w:name="_Toc507944790"/>
      <w:r w:rsidRPr="000615A5">
        <w:t>CHANGE verb</w:t>
      </w:r>
      <w:bookmarkEnd w:id="258"/>
    </w:p>
    <w:p w14:paraId="648DFD99" w14:textId="7F80E169" w:rsidR="001F137E" w:rsidRPr="000615A5" w:rsidRDefault="001F137E" w:rsidP="00104F22">
      <w:pPr>
        <w:pStyle w:val="PARAGRAPH"/>
      </w:pPr>
      <w:r w:rsidRPr="000615A5">
        <w:t xml:space="preserve">The CHANGE verb shall be used in a CHANGE message when the sender of the message is sending a request for the data to be changed.   The noun area contains the new data.  </w:t>
      </w:r>
      <w:r w:rsidRPr="000615A5">
        <w:fldChar w:fldCharType="begin"/>
      </w:r>
      <w:r w:rsidRPr="000615A5">
        <w:instrText xml:space="preserve"> REF _Ref139363312 </w:instrText>
      </w:r>
      <w:r w:rsidRPr="000615A5">
        <w:fldChar w:fldCharType="separate"/>
      </w:r>
      <w:r w:rsidR="002E27B1" w:rsidRPr="007B6587">
        <w:t xml:space="preserve">Figure </w:t>
      </w:r>
      <w:r w:rsidR="002E27B1">
        <w:rPr>
          <w:noProof/>
        </w:rPr>
        <w:t>8</w:t>
      </w:r>
      <w:r w:rsidRPr="000615A5">
        <w:fldChar w:fldCharType="end"/>
      </w:r>
      <w:r w:rsidRPr="000615A5">
        <w:t xml:space="preserve"> illustrates a CHANGE message with a </w:t>
      </w:r>
      <w:r w:rsidRPr="00C11D85">
        <w:rPr>
          <w:i/>
        </w:rPr>
        <w:t>respond always</w:t>
      </w:r>
      <w:r w:rsidRPr="000615A5">
        <w:t xml:space="preserve"> option and with a RESPOND message. </w:t>
      </w:r>
    </w:p>
    <w:p w14:paraId="5426CBA9" w14:textId="129B0D33" w:rsidR="001F137E" w:rsidRPr="000615A5" w:rsidRDefault="001F137E" w:rsidP="002E27B1">
      <w:pPr>
        <w:pStyle w:val="Note-Example"/>
      </w:pPr>
      <w:r w:rsidRPr="000615A5">
        <w:t xml:space="preserve">Example </w:t>
      </w:r>
      <w:r w:rsidRPr="000615A5">
        <w:tab/>
        <w:t xml:space="preserve">Sending of a </w:t>
      </w:r>
      <w:r w:rsidRPr="000615A5">
        <w:rPr>
          <w:i/>
        </w:rPr>
        <w:t xml:space="preserve">CHANGE Person </w:t>
      </w:r>
      <w:r w:rsidRPr="000615A5">
        <w:t xml:space="preserve">message, where the personnel information, such as a qualification test, is changed by a system that is not the owner of the personnel model data. </w:t>
      </w:r>
    </w:p>
    <w:p w14:paraId="6F5FEE2E" w14:textId="0CC599E0" w:rsidR="001F137E" w:rsidRPr="000615A5" w:rsidRDefault="005B019A" w:rsidP="00104F22">
      <w:pPr>
        <w:pStyle w:val="FIGURE"/>
      </w:pPr>
      <w:r w:rsidRPr="005B019A">
        <w:rPr>
          <w:noProof/>
          <w:lang w:val="en-US" w:eastAsia="en-US"/>
        </w:rPr>
        <w:drawing>
          <wp:inline distT="0" distB="0" distL="0" distR="0" wp14:anchorId="6345D28F" wp14:editId="0165598F">
            <wp:extent cx="4677410" cy="180340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7410" cy="1803400"/>
                    </a:xfrm>
                    <a:prstGeom prst="rect">
                      <a:avLst/>
                    </a:prstGeom>
                    <a:noFill/>
                    <a:ln>
                      <a:noFill/>
                    </a:ln>
                  </pic:spPr>
                </pic:pic>
              </a:graphicData>
            </a:graphic>
          </wp:inline>
        </w:drawing>
      </w:r>
    </w:p>
    <w:p w14:paraId="4E41481B" w14:textId="051F041C" w:rsidR="001F137E" w:rsidRPr="007B6587" w:rsidRDefault="001F137E" w:rsidP="002E27B1">
      <w:pPr>
        <w:pStyle w:val="FIGURE-title"/>
      </w:pPr>
      <w:bookmarkStart w:id="259" w:name="_Ref139363312"/>
      <w:bookmarkStart w:id="260" w:name="_Toc507944716"/>
      <w:r w:rsidRPr="007B6587">
        <w:t xml:space="preserve">Figure </w:t>
      </w:r>
      <w:r w:rsidRPr="002E0E4B">
        <w:fldChar w:fldCharType="begin"/>
      </w:r>
      <w:r w:rsidRPr="007B6587">
        <w:instrText xml:space="preserve"> SEQ Figure \* ARABIC </w:instrText>
      </w:r>
      <w:r w:rsidRPr="002E0E4B">
        <w:fldChar w:fldCharType="separate"/>
      </w:r>
      <w:r w:rsidR="00E96A9E">
        <w:rPr>
          <w:noProof/>
        </w:rPr>
        <w:t>8</w:t>
      </w:r>
      <w:r w:rsidRPr="002E0E4B">
        <w:fldChar w:fldCharType="end"/>
      </w:r>
      <w:bookmarkEnd w:id="259"/>
      <w:r w:rsidRPr="007B6587">
        <w:t xml:space="preserve"> – CHANGE/RESPOND transaction with a respond always option</w:t>
      </w:r>
      <w:bookmarkEnd w:id="260"/>
      <w:r w:rsidRPr="007B6587">
        <w:t xml:space="preserve"> </w:t>
      </w:r>
    </w:p>
    <w:p w14:paraId="39781524" w14:textId="47212EC8" w:rsidR="001F137E" w:rsidRPr="000615A5" w:rsidRDefault="001F137E" w:rsidP="00104F22">
      <w:pPr>
        <w:pStyle w:val="PARAGRAPH"/>
      </w:pPr>
      <w:bookmarkStart w:id="261" w:name="_Ref130399303"/>
      <w:bookmarkStart w:id="262" w:name="_Toc130399757"/>
      <w:bookmarkStart w:id="263" w:name="_Toc131732189"/>
      <w:r w:rsidRPr="000615A5">
        <w:t xml:space="preserve">A CHANGE verb area contains an optional element with one of the following additional definitions: Never or Always. (See </w:t>
      </w:r>
      <w:r w:rsidRPr="000615A5">
        <w:fldChar w:fldCharType="begin"/>
      </w:r>
      <w:r w:rsidRPr="000615A5">
        <w:instrText xml:space="preserve"> REF _Ref134323560 </w:instrText>
      </w:r>
      <w:r w:rsidRPr="000615A5">
        <w:fldChar w:fldCharType="separate"/>
      </w:r>
      <w:r w:rsidR="006657D4" w:rsidRPr="000615A5">
        <w:t xml:space="preserve">Table </w:t>
      </w:r>
      <w:r w:rsidR="006657D4">
        <w:rPr>
          <w:noProof/>
        </w:rPr>
        <w:t>4</w:t>
      </w:r>
      <w:r w:rsidRPr="000615A5">
        <w:fldChar w:fldCharType="end"/>
      </w:r>
      <w:r w:rsidRPr="000615A5">
        <w:t xml:space="preserve">)  If the optional element is not specified, then it defaults to Never. </w:t>
      </w:r>
    </w:p>
    <w:p w14:paraId="4ECFDE0B" w14:textId="5880C987" w:rsidR="001F137E" w:rsidRPr="000615A5" w:rsidRDefault="001F137E" w:rsidP="00BF396C">
      <w:pPr>
        <w:pStyle w:val="TABLE-title"/>
      </w:pPr>
      <w:bookmarkStart w:id="264" w:name="_Ref134323560"/>
      <w:bookmarkStart w:id="265" w:name="_Toc134537658"/>
      <w:bookmarkStart w:id="266" w:name="_Toc483857357"/>
      <w:r w:rsidRPr="000615A5">
        <w:t xml:space="preserve">Table </w:t>
      </w:r>
      <w:r w:rsidRPr="000615A5">
        <w:fldChar w:fldCharType="begin"/>
      </w:r>
      <w:r w:rsidRPr="000615A5">
        <w:instrText xml:space="preserve"> SEQ Table \* ARABIC </w:instrText>
      </w:r>
      <w:r w:rsidRPr="000615A5">
        <w:fldChar w:fldCharType="separate"/>
      </w:r>
      <w:r w:rsidR="006657D4">
        <w:rPr>
          <w:noProof/>
        </w:rPr>
        <w:t>4</w:t>
      </w:r>
      <w:r w:rsidRPr="000615A5">
        <w:fldChar w:fldCharType="end"/>
      </w:r>
      <w:bookmarkEnd w:id="261"/>
      <w:bookmarkEnd w:id="264"/>
      <w:r w:rsidRPr="000615A5">
        <w:t xml:space="preserve"> – Respond options</w:t>
      </w:r>
      <w:bookmarkEnd w:id="262"/>
      <w:bookmarkEnd w:id="263"/>
      <w:bookmarkEnd w:id="265"/>
      <w:bookmarkEnd w:id="266"/>
    </w:p>
    <w:tbl>
      <w:tblPr>
        <w:tblW w:w="0" w:type="auto"/>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7830"/>
      </w:tblGrid>
      <w:tr w:rsidR="001F137E" w:rsidRPr="000615A5" w14:paraId="07695E20" w14:textId="77777777" w:rsidTr="00C11D85">
        <w:tc>
          <w:tcPr>
            <w:tcW w:w="1440" w:type="dxa"/>
            <w:shd w:val="clear" w:color="auto" w:fill="auto"/>
          </w:tcPr>
          <w:p w14:paraId="17862F47" w14:textId="77777777" w:rsidR="001F137E" w:rsidRPr="00C11D85" w:rsidRDefault="001F137E" w:rsidP="00104F22">
            <w:pPr>
              <w:pStyle w:val="TABLE-col-heading"/>
            </w:pPr>
            <w:r w:rsidRPr="00C11D85">
              <w:t>Name</w:t>
            </w:r>
          </w:p>
        </w:tc>
        <w:tc>
          <w:tcPr>
            <w:tcW w:w="7830" w:type="dxa"/>
            <w:shd w:val="clear" w:color="auto" w:fill="auto"/>
          </w:tcPr>
          <w:p w14:paraId="11D0841F" w14:textId="77777777" w:rsidR="001F137E" w:rsidRPr="00C11D85" w:rsidRDefault="001F137E" w:rsidP="00104F22">
            <w:pPr>
              <w:pStyle w:val="TABLE-col-heading"/>
            </w:pPr>
            <w:r w:rsidRPr="00C11D85">
              <w:t>Description</w:t>
            </w:r>
          </w:p>
        </w:tc>
      </w:tr>
      <w:tr w:rsidR="001F137E" w:rsidRPr="000615A5" w14:paraId="581F1268" w14:textId="77777777" w:rsidTr="00C11D85">
        <w:tc>
          <w:tcPr>
            <w:tcW w:w="1440" w:type="dxa"/>
            <w:shd w:val="clear" w:color="auto" w:fill="auto"/>
          </w:tcPr>
          <w:p w14:paraId="704CA253" w14:textId="77777777" w:rsidR="001F137E" w:rsidRPr="00C11D85" w:rsidRDefault="001F137E" w:rsidP="00104F22">
            <w:pPr>
              <w:pStyle w:val="TABLE-cell"/>
            </w:pPr>
            <w:r w:rsidRPr="00C11D85">
              <w:t>Never</w:t>
            </w:r>
          </w:p>
        </w:tc>
        <w:tc>
          <w:tcPr>
            <w:tcW w:w="7830" w:type="dxa"/>
            <w:shd w:val="clear" w:color="auto" w:fill="auto"/>
          </w:tcPr>
          <w:p w14:paraId="46FC4CE7" w14:textId="77777777" w:rsidR="001F137E" w:rsidRPr="00C11D85" w:rsidRDefault="001F137E" w:rsidP="00104F22">
            <w:pPr>
              <w:pStyle w:val="TABLE-cell"/>
            </w:pPr>
            <w:r w:rsidRPr="00C11D85">
              <w:t>No RESPOND message requested.</w:t>
            </w:r>
          </w:p>
        </w:tc>
      </w:tr>
      <w:tr w:rsidR="001F137E" w:rsidRPr="000615A5" w14:paraId="7BC08ABC" w14:textId="77777777" w:rsidTr="00C11D85">
        <w:tc>
          <w:tcPr>
            <w:tcW w:w="1440" w:type="dxa"/>
            <w:shd w:val="clear" w:color="auto" w:fill="auto"/>
          </w:tcPr>
          <w:p w14:paraId="3B120D7A" w14:textId="77777777" w:rsidR="001F137E" w:rsidRPr="00C11D85" w:rsidRDefault="001F137E" w:rsidP="00104F22">
            <w:pPr>
              <w:pStyle w:val="TABLE-cell"/>
            </w:pPr>
            <w:r w:rsidRPr="00C11D85">
              <w:t>Always</w:t>
            </w:r>
          </w:p>
        </w:tc>
        <w:tc>
          <w:tcPr>
            <w:tcW w:w="7830" w:type="dxa"/>
            <w:shd w:val="clear" w:color="auto" w:fill="auto"/>
          </w:tcPr>
          <w:p w14:paraId="3E9BD82A" w14:textId="77777777" w:rsidR="001F137E" w:rsidRPr="00C11D85" w:rsidRDefault="001F137E" w:rsidP="00104F22">
            <w:pPr>
              <w:pStyle w:val="TABLE-cell"/>
            </w:pPr>
            <w:r w:rsidRPr="00C11D85">
              <w:t>Always send a RESPOND message.</w:t>
            </w:r>
          </w:p>
        </w:tc>
      </w:tr>
    </w:tbl>
    <w:p w14:paraId="5D4F035D" w14:textId="77777777" w:rsidR="001F137E" w:rsidRPr="000615A5" w:rsidRDefault="001F137E" w:rsidP="006657D4">
      <w:pPr>
        <w:pStyle w:val="NOTE"/>
      </w:pPr>
    </w:p>
    <w:p w14:paraId="3B40F348" w14:textId="77777777" w:rsidR="001F137E" w:rsidRPr="000615A5" w:rsidRDefault="001F137E" w:rsidP="006657D4">
      <w:pPr>
        <w:pStyle w:val="Heading2"/>
      </w:pPr>
      <w:bookmarkStart w:id="267" w:name="_Toc111985985"/>
      <w:bookmarkStart w:id="268" w:name="_Toc111986138"/>
      <w:bookmarkStart w:id="269" w:name="_Toc112729788"/>
      <w:bookmarkStart w:id="270" w:name="_Toc112729950"/>
      <w:bookmarkStart w:id="271" w:name="_Toc111985986"/>
      <w:bookmarkStart w:id="272" w:name="_Toc111986139"/>
      <w:bookmarkStart w:id="273" w:name="_Toc112729789"/>
      <w:bookmarkStart w:id="274" w:name="_Toc112729951"/>
      <w:bookmarkStart w:id="275" w:name="_Toc507944791"/>
      <w:bookmarkEnd w:id="267"/>
      <w:bookmarkEnd w:id="268"/>
      <w:bookmarkEnd w:id="269"/>
      <w:bookmarkEnd w:id="270"/>
      <w:bookmarkEnd w:id="271"/>
      <w:bookmarkEnd w:id="272"/>
      <w:bookmarkEnd w:id="273"/>
      <w:bookmarkEnd w:id="274"/>
      <w:r w:rsidRPr="00AA06E2">
        <w:t>CANCEL</w:t>
      </w:r>
      <w:r w:rsidRPr="000615A5">
        <w:t xml:space="preserve"> verb</w:t>
      </w:r>
      <w:bookmarkEnd w:id="275"/>
    </w:p>
    <w:p w14:paraId="45C1EB98" w14:textId="7CF289E7" w:rsidR="001F137E" w:rsidRPr="000615A5" w:rsidRDefault="001F137E" w:rsidP="00104F22">
      <w:pPr>
        <w:pStyle w:val="PARAGRAPH"/>
      </w:pPr>
      <w:r w:rsidRPr="000615A5">
        <w:t xml:space="preserve">The CANCEL verb shall be used in a CANCEL message when the sender of the CANCEL message is sending a request for the data to be </w:t>
      </w:r>
      <w:r w:rsidR="00C11D85" w:rsidRPr="000615A5">
        <w:t>cancelled</w:t>
      </w:r>
      <w:r w:rsidRPr="000615A5">
        <w:t xml:space="preserve">.   </w:t>
      </w:r>
    </w:p>
    <w:p w14:paraId="3B780946" w14:textId="7FA16D28" w:rsidR="001F137E" w:rsidRPr="000615A5" w:rsidRDefault="001F137E" w:rsidP="00C11D85">
      <w:pPr>
        <w:pStyle w:val="Note-Example"/>
      </w:pPr>
      <w:r w:rsidRPr="000615A5">
        <w:t>Example</w:t>
      </w:r>
      <w:r w:rsidRPr="000615A5">
        <w:tab/>
        <w:t xml:space="preserve">Sending of a </w:t>
      </w:r>
      <w:r w:rsidRPr="000615A5">
        <w:rPr>
          <w:i/>
        </w:rPr>
        <w:t>CANCEL Material</w:t>
      </w:r>
      <w:r w:rsidR="00C11D85">
        <w:rPr>
          <w:i/>
        </w:rPr>
        <w:t xml:space="preserve"> </w:t>
      </w:r>
      <w:r w:rsidRPr="000615A5">
        <w:rPr>
          <w:i/>
        </w:rPr>
        <w:t>Lot</w:t>
      </w:r>
      <w:r w:rsidRPr="000615A5">
        <w:t xml:space="preserve"> message</w:t>
      </w:r>
      <w:r w:rsidRPr="000615A5">
        <w:rPr>
          <w:i/>
        </w:rPr>
        <w:t xml:space="preserve">, </w:t>
      </w:r>
      <w:r w:rsidRPr="000615A5">
        <w:t xml:space="preserve">where an application indicates that a material lot is no longer valid (or available), but the application that is sending the CANCEL message is not the owner of the material model data. </w:t>
      </w:r>
    </w:p>
    <w:p w14:paraId="711D8C33" w14:textId="1E38DE81" w:rsidR="001F137E" w:rsidRPr="000615A5" w:rsidRDefault="003932B6" w:rsidP="006657D4">
      <w:pPr>
        <w:pStyle w:val="Note-Example"/>
      </w:pPr>
      <w:r>
        <w:lastRenderedPageBreak/>
        <w:t>NOTE</w:t>
      </w:r>
      <w:r w:rsidR="001F137E" w:rsidRPr="000615A5">
        <w:t xml:space="preserve"> </w:t>
      </w:r>
      <w:r w:rsidR="001F137E" w:rsidRPr="000615A5">
        <w:tab/>
        <w:t xml:space="preserve">Because the CANCEL is not sent by the owner of the data, the data are not necessarily deleted.  The sender is indicating that the sender no longer needs the data. </w:t>
      </w:r>
    </w:p>
    <w:p w14:paraId="2DD60C41" w14:textId="77777777" w:rsidR="001F137E" w:rsidRPr="000615A5" w:rsidRDefault="001F137E" w:rsidP="006657D4">
      <w:pPr>
        <w:pStyle w:val="Heading2"/>
      </w:pPr>
      <w:bookmarkStart w:id="276" w:name="_Toc111985990"/>
      <w:bookmarkStart w:id="277" w:name="_Toc111986143"/>
      <w:bookmarkStart w:id="278" w:name="_Toc112729793"/>
      <w:bookmarkStart w:id="279" w:name="_Toc112729955"/>
      <w:bookmarkStart w:id="280" w:name="_Toc111985991"/>
      <w:bookmarkStart w:id="281" w:name="_Toc111986144"/>
      <w:bookmarkStart w:id="282" w:name="_Toc112729794"/>
      <w:bookmarkStart w:id="283" w:name="_Toc112729956"/>
      <w:bookmarkStart w:id="284" w:name="_Toc102962359"/>
      <w:bookmarkStart w:id="285" w:name="_Toc102962360"/>
      <w:bookmarkStart w:id="286" w:name="_Toc102962361"/>
      <w:bookmarkStart w:id="287" w:name="_Toc102962365"/>
      <w:bookmarkStart w:id="288" w:name="_Toc102962378"/>
      <w:bookmarkStart w:id="289" w:name="_Toc507944792"/>
      <w:bookmarkEnd w:id="276"/>
      <w:bookmarkEnd w:id="277"/>
      <w:bookmarkEnd w:id="278"/>
      <w:bookmarkEnd w:id="279"/>
      <w:bookmarkEnd w:id="280"/>
      <w:bookmarkEnd w:id="281"/>
      <w:bookmarkEnd w:id="282"/>
      <w:bookmarkEnd w:id="283"/>
      <w:bookmarkEnd w:id="284"/>
      <w:bookmarkEnd w:id="285"/>
      <w:bookmarkEnd w:id="286"/>
      <w:bookmarkEnd w:id="287"/>
      <w:bookmarkEnd w:id="288"/>
      <w:r w:rsidRPr="00AA06E2">
        <w:t>CONFIRM</w:t>
      </w:r>
      <w:r w:rsidRPr="000615A5">
        <w:t xml:space="preserve"> verb</w:t>
      </w:r>
      <w:bookmarkEnd w:id="289"/>
    </w:p>
    <w:p w14:paraId="07A0F69A" w14:textId="77777777" w:rsidR="001F137E" w:rsidRPr="000615A5" w:rsidRDefault="001F137E" w:rsidP="00104F22">
      <w:pPr>
        <w:pStyle w:val="PARAGRAPH"/>
      </w:pPr>
      <w:r w:rsidRPr="000615A5">
        <w:t xml:space="preserve">A CONFIRM verb shall be used in a CONFIRM message for confirmation of receipt and processing of any message other than the CONFIRM, RESPOND, or ACKNOWLEDGE messages.  See Figure 11 for an example of confirmation with detected errors.  </w:t>
      </w:r>
    </w:p>
    <w:p w14:paraId="2609B65D" w14:textId="5401EB41" w:rsidR="001F137E" w:rsidRPr="000615A5" w:rsidRDefault="001F137E" w:rsidP="006657D4">
      <w:pPr>
        <w:pStyle w:val="PARAGRAPH"/>
      </w:pPr>
      <w:r w:rsidRPr="000615A5">
        <w:fldChar w:fldCharType="begin"/>
      </w:r>
      <w:r w:rsidRPr="000615A5">
        <w:instrText xml:space="preserve"> REF _Ref66163357 </w:instrText>
      </w:r>
      <w:r w:rsidRPr="000615A5">
        <w:fldChar w:fldCharType="separate"/>
      </w:r>
      <w:r w:rsidR="006657D4" w:rsidRPr="000615A5">
        <w:t xml:space="preserve">Figure </w:t>
      </w:r>
      <w:r w:rsidR="006657D4">
        <w:rPr>
          <w:noProof/>
        </w:rPr>
        <w:t>9</w:t>
      </w:r>
      <w:r w:rsidRPr="000615A5">
        <w:fldChar w:fldCharType="end"/>
      </w:r>
      <w:r w:rsidRPr="000615A5">
        <w:t xml:space="preserve"> illustrates a transaction with a GET message followed by a SHOW message and a CONFIRM message (because of the “Confirm Always” option specified with the GET message).</w:t>
      </w:r>
    </w:p>
    <w:p w14:paraId="5DA5C561" w14:textId="68EF14B6" w:rsidR="001F137E" w:rsidRPr="000615A5" w:rsidRDefault="005B019A" w:rsidP="00104F22">
      <w:pPr>
        <w:pStyle w:val="FIGURE"/>
      </w:pPr>
      <w:r w:rsidRPr="005B019A">
        <w:rPr>
          <w:noProof/>
          <w:lang w:val="en-US" w:eastAsia="en-US"/>
        </w:rPr>
        <w:drawing>
          <wp:inline distT="0" distB="0" distL="0" distR="0" wp14:anchorId="1D8B8C05" wp14:editId="37D734ED">
            <wp:extent cx="4601845" cy="1954530"/>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1845" cy="1954530"/>
                    </a:xfrm>
                    <a:prstGeom prst="rect">
                      <a:avLst/>
                    </a:prstGeom>
                    <a:noFill/>
                    <a:ln>
                      <a:noFill/>
                    </a:ln>
                  </pic:spPr>
                </pic:pic>
              </a:graphicData>
            </a:graphic>
          </wp:inline>
        </w:drawing>
      </w:r>
    </w:p>
    <w:p w14:paraId="3B9211E6" w14:textId="6AE1FF8D" w:rsidR="001F137E" w:rsidRPr="000615A5" w:rsidRDefault="001F137E" w:rsidP="006657D4">
      <w:pPr>
        <w:pStyle w:val="FIGURE-title"/>
      </w:pPr>
      <w:bookmarkStart w:id="290" w:name="_Ref66163357"/>
      <w:bookmarkStart w:id="291" w:name="_Toc507944717"/>
      <w:r w:rsidRPr="000615A5">
        <w:t xml:space="preserve">Figure </w:t>
      </w:r>
      <w:r w:rsidRPr="000615A5">
        <w:fldChar w:fldCharType="begin"/>
      </w:r>
      <w:r w:rsidRPr="000615A5">
        <w:instrText xml:space="preserve"> SEQ Figure \* ARABIC </w:instrText>
      </w:r>
      <w:r w:rsidRPr="000615A5">
        <w:fldChar w:fldCharType="separate"/>
      </w:r>
      <w:r w:rsidR="00E96A9E">
        <w:rPr>
          <w:noProof/>
        </w:rPr>
        <w:t>9</w:t>
      </w:r>
      <w:r w:rsidRPr="000615A5">
        <w:fldChar w:fldCharType="end"/>
      </w:r>
      <w:bookmarkEnd w:id="290"/>
      <w:r w:rsidRPr="000615A5">
        <w:t xml:space="preserve"> </w:t>
      </w:r>
      <w:r w:rsidR="00270E45">
        <w:t>–</w:t>
      </w:r>
      <w:r w:rsidRPr="000615A5">
        <w:t xml:space="preserve"> GET</w:t>
      </w:r>
      <w:r w:rsidR="00270E45">
        <w:t xml:space="preserve"> </w:t>
      </w:r>
      <w:r w:rsidRPr="000615A5">
        <w:t>and SHOW transaction with a CONFIRM always</w:t>
      </w:r>
      <w:bookmarkEnd w:id="291"/>
    </w:p>
    <w:p w14:paraId="6DC58177" w14:textId="08DBF962" w:rsidR="001F137E" w:rsidRPr="000615A5" w:rsidRDefault="003932B6" w:rsidP="001F137E">
      <w:pPr>
        <w:pStyle w:val="NOTE"/>
        <w:ind w:left="624" w:hanging="624"/>
      </w:pPr>
      <w:r>
        <w:t>NOTE</w:t>
      </w:r>
      <w:r w:rsidR="001F137E" w:rsidRPr="000615A5">
        <w:tab/>
        <w:t>The order of arrival of the CONFIRM message, SHOW message, and any other response message is not defined in this standard.</w:t>
      </w:r>
    </w:p>
    <w:p w14:paraId="4D04950F" w14:textId="77777777" w:rsidR="001F137E" w:rsidRPr="000615A5" w:rsidRDefault="001F137E" w:rsidP="00104F22">
      <w:pPr>
        <w:pStyle w:val="PARAGRAPH"/>
      </w:pPr>
      <w:r w:rsidRPr="000615A5">
        <w:t>Confirmation is an option controlled by the sending business application. It is a request to the receiving application to send back a confirmation message to the sender of the initiating message. If the optional element is not specified, then it defaults to Never.</w:t>
      </w:r>
    </w:p>
    <w:p w14:paraId="43D750C4" w14:textId="0D492964" w:rsidR="001F137E" w:rsidRPr="000615A5" w:rsidRDefault="001F137E" w:rsidP="00104F22">
      <w:pPr>
        <w:pStyle w:val="PARAGRAPH"/>
      </w:pPr>
      <w:r w:rsidRPr="000615A5">
        <w:t xml:space="preserve">A confirmation request, specified in the application identification area, has the values defined in </w:t>
      </w:r>
      <w:r w:rsidRPr="000615A5">
        <w:fldChar w:fldCharType="begin"/>
      </w:r>
      <w:r w:rsidRPr="000615A5">
        <w:instrText xml:space="preserve"> REF _Ref134254456 </w:instrText>
      </w:r>
      <w:r w:rsidRPr="000615A5">
        <w:fldChar w:fldCharType="separate"/>
      </w:r>
      <w:r w:rsidR="006657D4" w:rsidRPr="000615A5">
        <w:t xml:space="preserve">Table </w:t>
      </w:r>
      <w:r w:rsidR="006657D4">
        <w:rPr>
          <w:noProof/>
        </w:rPr>
        <w:t>5</w:t>
      </w:r>
      <w:r w:rsidRPr="000615A5">
        <w:fldChar w:fldCharType="end"/>
      </w:r>
      <w:r w:rsidRPr="000615A5">
        <w:t>.</w:t>
      </w:r>
    </w:p>
    <w:p w14:paraId="364253C2" w14:textId="2D3125A3" w:rsidR="001F137E" w:rsidRPr="000615A5" w:rsidRDefault="001F137E" w:rsidP="00BF396C">
      <w:pPr>
        <w:pStyle w:val="TABLE-title"/>
      </w:pPr>
      <w:bookmarkStart w:id="292" w:name="_Ref134254456"/>
      <w:bookmarkStart w:id="293" w:name="_Toc130399759"/>
      <w:bookmarkStart w:id="294" w:name="_Toc131732191"/>
      <w:bookmarkStart w:id="295" w:name="_Toc134537660"/>
      <w:bookmarkStart w:id="296" w:name="_Toc483857358"/>
      <w:r w:rsidRPr="000615A5">
        <w:t xml:space="preserve">Table </w:t>
      </w:r>
      <w:r w:rsidRPr="000615A5">
        <w:fldChar w:fldCharType="begin"/>
      </w:r>
      <w:r w:rsidRPr="000615A5">
        <w:instrText xml:space="preserve"> SEQ Table \* ARABIC </w:instrText>
      </w:r>
      <w:r w:rsidRPr="000615A5">
        <w:fldChar w:fldCharType="separate"/>
      </w:r>
      <w:r w:rsidR="00036893">
        <w:rPr>
          <w:noProof/>
        </w:rPr>
        <w:t>5</w:t>
      </w:r>
      <w:r w:rsidRPr="000615A5">
        <w:fldChar w:fldCharType="end"/>
      </w:r>
      <w:bookmarkEnd w:id="292"/>
      <w:r w:rsidRPr="000615A5">
        <w:t xml:space="preserve"> – Confirmation request options</w:t>
      </w:r>
      <w:bookmarkEnd w:id="293"/>
      <w:bookmarkEnd w:id="294"/>
      <w:bookmarkEnd w:id="295"/>
      <w:bookmarkEnd w:id="296"/>
    </w:p>
    <w:tbl>
      <w:tblPr>
        <w:tblW w:w="0" w:type="auto"/>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7830"/>
      </w:tblGrid>
      <w:tr w:rsidR="00C11D85" w:rsidRPr="00C11D85" w14:paraId="3E3B0DD0" w14:textId="77777777" w:rsidTr="00C11D85">
        <w:tc>
          <w:tcPr>
            <w:tcW w:w="1440" w:type="dxa"/>
            <w:shd w:val="clear" w:color="auto" w:fill="auto"/>
          </w:tcPr>
          <w:p w14:paraId="29940A2D" w14:textId="77777777" w:rsidR="001F137E" w:rsidRPr="00C11D85" w:rsidRDefault="001F137E" w:rsidP="00104F22">
            <w:pPr>
              <w:pStyle w:val="TABLE-col-heading"/>
            </w:pPr>
            <w:r w:rsidRPr="00C11D85">
              <w:t>Name</w:t>
            </w:r>
          </w:p>
        </w:tc>
        <w:tc>
          <w:tcPr>
            <w:tcW w:w="7830" w:type="dxa"/>
            <w:shd w:val="clear" w:color="auto" w:fill="auto"/>
          </w:tcPr>
          <w:p w14:paraId="2F572BE0" w14:textId="77777777" w:rsidR="001F137E" w:rsidRPr="00C11D85" w:rsidRDefault="001F137E" w:rsidP="00104F22">
            <w:pPr>
              <w:pStyle w:val="TABLE-col-heading"/>
            </w:pPr>
            <w:r w:rsidRPr="00C11D85">
              <w:t>Description</w:t>
            </w:r>
          </w:p>
        </w:tc>
      </w:tr>
      <w:tr w:rsidR="00C11D85" w:rsidRPr="00C11D85" w14:paraId="4AF3707B" w14:textId="77777777" w:rsidTr="00C11D85">
        <w:tc>
          <w:tcPr>
            <w:tcW w:w="1440" w:type="dxa"/>
            <w:shd w:val="clear" w:color="auto" w:fill="auto"/>
          </w:tcPr>
          <w:p w14:paraId="7A8DAB71" w14:textId="77777777" w:rsidR="001F137E" w:rsidRPr="00C11D85" w:rsidRDefault="001F137E" w:rsidP="00104F22">
            <w:pPr>
              <w:pStyle w:val="TABLE-cell"/>
            </w:pPr>
            <w:r w:rsidRPr="00C11D85">
              <w:t>Never</w:t>
            </w:r>
          </w:p>
        </w:tc>
        <w:tc>
          <w:tcPr>
            <w:tcW w:w="7830" w:type="dxa"/>
            <w:shd w:val="clear" w:color="auto" w:fill="auto"/>
          </w:tcPr>
          <w:p w14:paraId="27F707D0" w14:textId="77777777" w:rsidR="001F137E" w:rsidRPr="00C11D85" w:rsidRDefault="001F137E" w:rsidP="00104F22">
            <w:pPr>
              <w:pStyle w:val="TABLE-cell"/>
            </w:pPr>
            <w:r w:rsidRPr="00C11D85">
              <w:t>No confirmation requested.</w:t>
            </w:r>
          </w:p>
        </w:tc>
      </w:tr>
      <w:tr w:rsidR="00C11D85" w:rsidRPr="00C11D85" w14:paraId="71A70F4E" w14:textId="77777777" w:rsidTr="00C11D85">
        <w:tc>
          <w:tcPr>
            <w:tcW w:w="1440" w:type="dxa"/>
            <w:shd w:val="clear" w:color="auto" w:fill="auto"/>
          </w:tcPr>
          <w:p w14:paraId="782F082E" w14:textId="77777777" w:rsidR="001F137E" w:rsidRPr="00C11D85" w:rsidRDefault="001F137E" w:rsidP="00104F22">
            <w:pPr>
              <w:pStyle w:val="TABLE-cell"/>
            </w:pPr>
            <w:r w:rsidRPr="00C11D85">
              <w:t>OnError</w:t>
            </w:r>
          </w:p>
        </w:tc>
        <w:tc>
          <w:tcPr>
            <w:tcW w:w="7830" w:type="dxa"/>
            <w:shd w:val="clear" w:color="auto" w:fill="auto"/>
          </w:tcPr>
          <w:p w14:paraId="3F59C353" w14:textId="77777777" w:rsidR="001F137E" w:rsidRPr="00C11D85" w:rsidRDefault="001F137E" w:rsidP="00104F22">
            <w:pPr>
              <w:pStyle w:val="TABLE-cell"/>
            </w:pPr>
            <w:r w:rsidRPr="00C11D85">
              <w:t>Send back a confirmation only if an error has occurred.</w:t>
            </w:r>
          </w:p>
        </w:tc>
      </w:tr>
      <w:tr w:rsidR="00C11D85" w:rsidRPr="00C11D85" w14:paraId="2F3D2073" w14:textId="77777777" w:rsidTr="00C11D85">
        <w:tc>
          <w:tcPr>
            <w:tcW w:w="1440" w:type="dxa"/>
            <w:shd w:val="clear" w:color="auto" w:fill="auto"/>
          </w:tcPr>
          <w:p w14:paraId="31032078" w14:textId="77777777" w:rsidR="001F137E" w:rsidRPr="00C11D85" w:rsidRDefault="001F137E" w:rsidP="00104F22">
            <w:pPr>
              <w:pStyle w:val="TABLE-cell"/>
            </w:pPr>
            <w:r w:rsidRPr="00C11D85">
              <w:t>Always</w:t>
            </w:r>
          </w:p>
        </w:tc>
        <w:tc>
          <w:tcPr>
            <w:tcW w:w="7830" w:type="dxa"/>
            <w:shd w:val="clear" w:color="auto" w:fill="auto"/>
          </w:tcPr>
          <w:p w14:paraId="60015C41" w14:textId="77777777" w:rsidR="001F137E" w:rsidRPr="00C11D85" w:rsidRDefault="001F137E" w:rsidP="00104F22">
            <w:pPr>
              <w:pStyle w:val="TABLE-cell"/>
            </w:pPr>
            <w:r w:rsidRPr="00C11D85">
              <w:t>Always send a confirmation regardless of the local processing.</w:t>
            </w:r>
          </w:p>
        </w:tc>
      </w:tr>
    </w:tbl>
    <w:p w14:paraId="0446FAA4" w14:textId="77777777" w:rsidR="001F137E" w:rsidRPr="000615A5" w:rsidRDefault="001F137E" w:rsidP="006657D4">
      <w:pPr>
        <w:pStyle w:val="NOTE"/>
      </w:pPr>
    </w:p>
    <w:p w14:paraId="320A2B56" w14:textId="36FA7172" w:rsidR="001F137E" w:rsidRPr="000615A5" w:rsidRDefault="005B019A" w:rsidP="001F137E">
      <w:pPr>
        <w:jc w:val="center"/>
      </w:pPr>
      <w:r w:rsidRPr="005B019A">
        <w:rPr>
          <w:noProof/>
          <w:lang w:val="en-US" w:eastAsia="en-US"/>
        </w:rPr>
        <w:drawing>
          <wp:inline distT="0" distB="0" distL="0" distR="0" wp14:anchorId="6338BED0" wp14:editId="06EFE3A7">
            <wp:extent cx="4592320"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2320" cy="1803400"/>
                    </a:xfrm>
                    <a:prstGeom prst="rect">
                      <a:avLst/>
                    </a:prstGeom>
                    <a:noFill/>
                    <a:ln>
                      <a:noFill/>
                    </a:ln>
                  </pic:spPr>
                </pic:pic>
              </a:graphicData>
            </a:graphic>
          </wp:inline>
        </w:drawing>
      </w:r>
    </w:p>
    <w:p w14:paraId="4B2D6034" w14:textId="4E551887" w:rsidR="001F137E" w:rsidRPr="000615A5" w:rsidRDefault="001F137E" w:rsidP="006657D4">
      <w:pPr>
        <w:pStyle w:val="FIGURE-title"/>
      </w:pPr>
      <w:bookmarkStart w:id="297" w:name="_Ref130399378"/>
      <w:bookmarkStart w:id="298" w:name="_Toc507944718"/>
      <w:r w:rsidRPr="000615A5">
        <w:t xml:space="preserve">Figure </w:t>
      </w:r>
      <w:r w:rsidRPr="000615A5">
        <w:fldChar w:fldCharType="begin"/>
      </w:r>
      <w:r w:rsidRPr="000615A5">
        <w:instrText xml:space="preserve"> SEQ Figure \* ARABIC </w:instrText>
      </w:r>
      <w:r w:rsidRPr="000615A5">
        <w:fldChar w:fldCharType="separate"/>
      </w:r>
      <w:r w:rsidR="00E96A9E">
        <w:rPr>
          <w:noProof/>
        </w:rPr>
        <w:t>10</w:t>
      </w:r>
      <w:r w:rsidRPr="000615A5">
        <w:fldChar w:fldCharType="end"/>
      </w:r>
      <w:bookmarkEnd w:id="297"/>
      <w:r w:rsidRPr="000615A5">
        <w:t xml:space="preserve"> </w:t>
      </w:r>
      <w:r w:rsidR="00270E45">
        <w:t>–</w:t>
      </w:r>
      <w:r w:rsidRPr="000615A5">
        <w:t xml:space="preserve"> Example</w:t>
      </w:r>
      <w:r w:rsidR="00270E45">
        <w:t xml:space="preserve"> </w:t>
      </w:r>
      <w:r w:rsidRPr="000615A5">
        <w:t>of a GET message with Confirm OnError</w:t>
      </w:r>
      <w:bookmarkEnd w:id="298"/>
    </w:p>
    <w:p w14:paraId="26D07C31" w14:textId="2706CB87" w:rsidR="001F137E" w:rsidRPr="000615A5" w:rsidRDefault="003932B6" w:rsidP="00270E45">
      <w:pPr>
        <w:pStyle w:val="Note-Example"/>
      </w:pPr>
      <w:r>
        <w:t>NOTE</w:t>
      </w:r>
      <w:r w:rsidR="001F137E" w:rsidRPr="000615A5">
        <w:tab/>
        <w:t>The order of arrival of the CONFIRM message and any other response message is not defined in this standard.</w:t>
      </w:r>
    </w:p>
    <w:p w14:paraId="27391A5A" w14:textId="77777777" w:rsidR="001F137E" w:rsidRPr="000615A5" w:rsidRDefault="001F137E" w:rsidP="00104F22">
      <w:pPr>
        <w:pStyle w:val="PARAGRAPH"/>
      </w:pPr>
      <w:r w:rsidRPr="000615A5">
        <w:lastRenderedPageBreak/>
        <w:t>The CONFIRM message:</w:t>
      </w:r>
    </w:p>
    <w:p w14:paraId="54B4AB29" w14:textId="301CC7D2" w:rsidR="001F137E" w:rsidRPr="00AA06E2" w:rsidRDefault="001F137E" w:rsidP="007D3899">
      <w:pPr>
        <w:pStyle w:val="ListNumberalt"/>
        <w:numPr>
          <w:ilvl w:val="0"/>
          <w:numId w:val="86"/>
        </w:numPr>
      </w:pPr>
      <w:r w:rsidRPr="00AA06E2">
        <w:t>Identifies the initiating message being confirmed.</w:t>
      </w:r>
    </w:p>
    <w:p w14:paraId="32173423" w14:textId="5B2A97BB" w:rsidR="001F137E" w:rsidRPr="00AA06E2" w:rsidRDefault="001F137E">
      <w:pPr>
        <w:pStyle w:val="ListNumberalt"/>
      </w:pPr>
      <w:r w:rsidRPr="00AA06E2">
        <w:t>Indicates the status of the processing of the message.</w:t>
      </w:r>
    </w:p>
    <w:p w14:paraId="3F38004D" w14:textId="0C0BD5FA" w:rsidR="001F137E" w:rsidRPr="00AA06E2" w:rsidRDefault="001F137E">
      <w:pPr>
        <w:pStyle w:val="ListNumberalt"/>
      </w:pPr>
      <w:r w:rsidRPr="00AA06E2">
        <w:t xml:space="preserve">Includes a description of the error if the status indicates a processing error if requested. </w:t>
      </w:r>
    </w:p>
    <w:p w14:paraId="62705ECA" w14:textId="77777777" w:rsidR="001F137E" w:rsidRPr="000615A5" w:rsidRDefault="001F137E" w:rsidP="00104F22">
      <w:pPr>
        <w:pStyle w:val="PARAGRAPH"/>
      </w:pPr>
      <w:r w:rsidRPr="000615A5">
        <w:t xml:space="preserve">If an error occurs in the processing of the initiating message by the receiving application and the sender set the confirmation element to either </w:t>
      </w:r>
      <w:r w:rsidRPr="000615A5">
        <w:rPr>
          <w:i/>
        </w:rPr>
        <w:t>OnError</w:t>
      </w:r>
      <w:r w:rsidRPr="000615A5">
        <w:t xml:space="preserve"> or </w:t>
      </w:r>
      <w:r w:rsidRPr="000615A5">
        <w:rPr>
          <w:i/>
        </w:rPr>
        <w:t>Always</w:t>
      </w:r>
      <w:r w:rsidRPr="000615A5">
        <w:t xml:space="preserve">, then the receiving application shall provide a CONFIRM message.  </w:t>
      </w:r>
    </w:p>
    <w:p w14:paraId="0BF15CE7" w14:textId="77777777" w:rsidR="001F137E" w:rsidRPr="000615A5" w:rsidRDefault="001F137E" w:rsidP="00104F22">
      <w:pPr>
        <w:pStyle w:val="PARAGRAPH"/>
      </w:pPr>
      <w:r w:rsidRPr="000615A5">
        <w:t xml:space="preserve">Error handling at the application layer is through the confirmation element in the application identification area. Specific error codes or error text are not defined in this part and are implementation specific. </w:t>
      </w:r>
    </w:p>
    <w:p w14:paraId="4585C483" w14:textId="77777777" w:rsidR="001F137E" w:rsidRPr="000615A5" w:rsidRDefault="001F137E" w:rsidP="00104F22">
      <w:pPr>
        <w:pStyle w:val="PARAGRAPH"/>
      </w:pPr>
      <w:r w:rsidRPr="000615A5">
        <w:t>The application error handling is in addition to any communication layer error handling that may be provided by the infrastructure framework, web service, or middleware.</w:t>
      </w:r>
    </w:p>
    <w:p w14:paraId="37D0B114" w14:textId="3B6A0246" w:rsidR="001F137E" w:rsidRPr="000615A5" w:rsidRDefault="001F137E" w:rsidP="00104F22">
      <w:pPr>
        <w:pStyle w:val="PARAGRAPH"/>
      </w:pPr>
      <w:r w:rsidRPr="000615A5">
        <w:t xml:space="preserve">Additional error description, code, or text associated with objects in the noun area may be contained in the noun area, as shown in </w:t>
      </w:r>
      <w:r w:rsidRPr="000615A5">
        <w:fldChar w:fldCharType="begin"/>
      </w:r>
      <w:r w:rsidRPr="000615A5">
        <w:instrText xml:space="preserve"> REF _Ref263670829 \h </w:instrText>
      </w:r>
      <w:r w:rsidRPr="000615A5">
        <w:fldChar w:fldCharType="separate"/>
      </w:r>
      <w:r w:rsidR="007D3899" w:rsidRPr="000615A5">
        <w:t xml:space="preserve">Figure </w:t>
      </w:r>
      <w:r w:rsidR="007D3899">
        <w:rPr>
          <w:noProof/>
        </w:rPr>
        <w:t>11</w:t>
      </w:r>
      <w:r w:rsidRPr="000615A5">
        <w:fldChar w:fldCharType="end"/>
      </w:r>
      <w:r w:rsidRPr="000615A5">
        <w:t>.</w:t>
      </w:r>
    </w:p>
    <w:p w14:paraId="5C261DC9" w14:textId="67CA99A7" w:rsidR="001F137E" w:rsidRPr="000615A5" w:rsidRDefault="001F137E" w:rsidP="00104F22">
      <w:pPr>
        <w:pStyle w:val="FIGURE"/>
      </w:pPr>
      <w:r w:rsidRPr="000615A5">
        <w:rPr>
          <w:noProof/>
          <w:lang w:val="en-US" w:eastAsia="en-US"/>
        </w:rPr>
        <w:drawing>
          <wp:inline distT="0" distB="0" distL="0" distR="0" wp14:anchorId="5266B93B" wp14:editId="49CA0FBD">
            <wp:extent cx="4045585" cy="19177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917700"/>
                    </a:xfrm>
                    <a:prstGeom prst="rect">
                      <a:avLst/>
                    </a:prstGeom>
                    <a:noFill/>
                    <a:ln>
                      <a:noFill/>
                    </a:ln>
                  </pic:spPr>
                </pic:pic>
              </a:graphicData>
            </a:graphic>
          </wp:inline>
        </w:drawing>
      </w:r>
    </w:p>
    <w:p w14:paraId="3D5199D6" w14:textId="3735E44F" w:rsidR="001F137E" w:rsidRPr="000615A5" w:rsidRDefault="001F137E" w:rsidP="007D3899">
      <w:pPr>
        <w:pStyle w:val="FIGURE-title"/>
      </w:pPr>
      <w:bookmarkStart w:id="299" w:name="_Ref263670829"/>
      <w:bookmarkStart w:id="300" w:name="_Toc507944719"/>
      <w:r w:rsidRPr="000615A5">
        <w:t xml:space="preserve">Figure </w:t>
      </w:r>
      <w:r w:rsidRPr="000615A5">
        <w:fldChar w:fldCharType="begin"/>
      </w:r>
      <w:r w:rsidRPr="000615A5">
        <w:instrText xml:space="preserve"> SEQ Figure \* ARABIC </w:instrText>
      </w:r>
      <w:r w:rsidRPr="000615A5">
        <w:fldChar w:fldCharType="separate"/>
      </w:r>
      <w:r w:rsidR="00E96A9E">
        <w:rPr>
          <w:noProof/>
        </w:rPr>
        <w:t>11</w:t>
      </w:r>
      <w:r w:rsidRPr="000615A5">
        <w:fldChar w:fldCharType="end"/>
      </w:r>
      <w:bookmarkEnd w:id="299"/>
      <w:r w:rsidRPr="000615A5">
        <w:t xml:space="preserve"> </w:t>
      </w:r>
      <w:r w:rsidR="00270E45">
        <w:t>–</w:t>
      </w:r>
      <w:r w:rsidRPr="000615A5">
        <w:t xml:space="preserve"> Confirm</w:t>
      </w:r>
      <w:r w:rsidR="00270E45">
        <w:t xml:space="preserve"> </w:t>
      </w:r>
      <w:r w:rsidRPr="000615A5">
        <w:t>Message</w:t>
      </w:r>
      <w:bookmarkEnd w:id="300"/>
    </w:p>
    <w:p w14:paraId="7E877D35" w14:textId="77777777" w:rsidR="001F137E" w:rsidRPr="000615A5" w:rsidRDefault="001F137E" w:rsidP="007D3899">
      <w:pPr>
        <w:pStyle w:val="Heading2"/>
      </w:pPr>
      <w:bookmarkStart w:id="301" w:name="_Toc507944793"/>
      <w:r w:rsidRPr="00AA06E2">
        <w:t>RESPOND</w:t>
      </w:r>
      <w:r w:rsidRPr="000615A5">
        <w:t xml:space="preserve"> verb</w:t>
      </w:r>
      <w:bookmarkEnd w:id="301"/>
    </w:p>
    <w:p w14:paraId="2EDB4B9F" w14:textId="77777777" w:rsidR="001F137E" w:rsidRPr="000615A5" w:rsidRDefault="001F137E" w:rsidP="00104F22">
      <w:pPr>
        <w:pStyle w:val="PARAGRAPH"/>
      </w:pPr>
      <w:r w:rsidRPr="000615A5">
        <w:t xml:space="preserve">The RESPOND verb shall be used in a RESPOND message to signify the application receipt and processing of a CHANGE message.  The RESPOND message is used when responding to a CHANGE message.  The RESPOND message may return the original or modified data. </w:t>
      </w:r>
    </w:p>
    <w:p w14:paraId="2DF0E5DC" w14:textId="78A7376D" w:rsidR="001F137E" w:rsidRPr="000615A5" w:rsidRDefault="001F137E" w:rsidP="00104F22">
      <w:pPr>
        <w:pStyle w:val="PARAGRAPH"/>
      </w:pPr>
      <w:r w:rsidRPr="000615A5">
        <w:t xml:space="preserve">A RESPOND verb area contains an element with one of the following additional definitions: Accepted, Rejected, or Modified. (See </w:t>
      </w:r>
      <w:r w:rsidRPr="000615A5">
        <w:fldChar w:fldCharType="begin"/>
      </w:r>
      <w:r w:rsidRPr="000615A5">
        <w:instrText xml:space="preserve"> REF _Ref134257920 </w:instrText>
      </w:r>
      <w:r w:rsidRPr="000615A5">
        <w:fldChar w:fldCharType="separate"/>
      </w:r>
      <w:r w:rsidR="007D3899" w:rsidRPr="000615A5">
        <w:t xml:space="preserve">Table </w:t>
      </w:r>
      <w:r w:rsidR="007D3899">
        <w:rPr>
          <w:noProof/>
        </w:rPr>
        <w:t>6</w:t>
      </w:r>
      <w:r w:rsidRPr="000615A5">
        <w:fldChar w:fldCharType="end"/>
      </w:r>
      <w:r w:rsidRPr="000615A5">
        <w:t>)</w:t>
      </w:r>
    </w:p>
    <w:p w14:paraId="0DAEED43" w14:textId="41B5E2C2" w:rsidR="001F137E" w:rsidRPr="000615A5" w:rsidRDefault="001F137E" w:rsidP="00BF396C">
      <w:pPr>
        <w:pStyle w:val="TABLE-title"/>
      </w:pPr>
      <w:bookmarkStart w:id="302" w:name="_Ref134257920"/>
      <w:bookmarkStart w:id="303" w:name="_Toc130399763"/>
      <w:bookmarkStart w:id="304" w:name="_Toc131732194"/>
      <w:bookmarkStart w:id="305" w:name="_Toc134537663"/>
      <w:bookmarkStart w:id="306" w:name="_Toc483857359"/>
      <w:r w:rsidRPr="000615A5">
        <w:t xml:space="preserve">Table </w:t>
      </w:r>
      <w:r w:rsidRPr="000615A5">
        <w:fldChar w:fldCharType="begin"/>
      </w:r>
      <w:r w:rsidRPr="000615A5">
        <w:instrText xml:space="preserve"> SEQ Table \* ARABIC </w:instrText>
      </w:r>
      <w:r w:rsidRPr="000615A5">
        <w:fldChar w:fldCharType="separate"/>
      </w:r>
      <w:r w:rsidR="007D3899">
        <w:rPr>
          <w:noProof/>
        </w:rPr>
        <w:t>6</w:t>
      </w:r>
      <w:r w:rsidRPr="000615A5">
        <w:fldChar w:fldCharType="end"/>
      </w:r>
      <w:bookmarkEnd w:id="302"/>
      <w:r w:rsidRPr="000615A5">
        <w:t xml:space="preserve"> – Respond element</w:t>
      </w:r>
      <w:bookmarkEnd w:id="303"/>
      <w:bookmarkEnd w:id="304"/>
      <w:bookmarkEnd w:id="305"/>
      <w:bookmarkEnd w:id="3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0"/>
        <w:gridCol w:w="7032"/>
      </w:tblGrid>
      <w:tr w:rsidR="00C11D85" w:rsidRPr="00C11D85" w14:paraId="0CEBB738" w14:textId="77777777" w:rsidTr="00C11D85">
        <w:tc>
          <w:tcPr>
            <w:tcW w:w="1980" w:type="dxa"/>
            <w:shd w:val="clear" w:color="auto" w:fill="auto"/>
          </w:tcPr>
          <w:p w14:paraId="0AD0C9A2" w14:textId="77777777" w:rsidR="001F137E" w:rsidRPr="00C11D85" w:rsidRDefault="001F137E" w:rsidP="00104F22">
            <w:pPr>
              <w:pStyle w:val="TABLE-col-heading"/>
            </w:pPr>
            <w:r w:rsidRPr="00C11D85">
              <w:t>Respond element value</w:t>
            </w:r>
          </w:p>
        </w:tc>
        <w:tc>
          <w:tcPr>
            <w:tcW w:w="7488" w:type="dxa"/>
            <w:shd w:val="clear" w:color="auto" w:fill="auto"/>
          </w:tcPr>
          <w:p w14:paraId="06D3F85D" w14:textId="77777777" w:rsidR="001F137E" w:rsidRPr="00C11D85" w:rsidRDefault="001F137E" w:rsidP="00104F22">
            <w:pPr>
              <w:pStyle w:val="TABLE-col-heading"/>
            </w:pPr>
            <w:r w:rsidRPr="00C11D85">
              <w:t>Definition</w:t>
            </w:r>
          </w:p>
        </w:tc>
      </w:tr>
      <w:tr w:rsidR="00C11D85" w:rsidRPr="00C11D85" w14:paraId="0B3450F7" w14:textId="77777777" w:rsidTr="00C11D85">
        <w:tc>
          <w:tcPr>
            <w:tcW w:w="1980" w:type="dxa"/>
            <w:shd w:val="clear" w:color="auto" w:fill="auto"/>
          </w:tcPr>
          <w:p w14:paraId="49E091FF" w14:textId="77777777" w:rsidR="001F137E" w:rsidRPr="00C11D85" w:rsidRDefault="001F137E" w:rsidP="00104F22">
            <w:pPr>
              <w:pStyle w:val="TABLE-cell"/>
            </w:pPr>
            <w:r w:rsidRPr="00C11D85">
              <w:t>ACCEPTED</w:t>
            </w:r>
          </w:p>
        </w:tc>
        <w:tc>
          <w:tcPr>
            <w:tcW w:w="7488" w:type="dxa"/>
            <w:shd w:val="clear" w:color="auto" w:fill="auto"/>
          </w:tcPr>
          <w:p w14:paraId="474DB562" w14:textId="77777777" w:rsidR="001F137E" w:rsidRPr="00C11D85" w:rsidRDefault="001F137E" w:rsidP="00104F22">
            <w:pPr>
              <w:pStyle w:val="TABLE-cell"/>
            </w:pPr>
            <w:r w:rsidRPr="00C11D85">
              <w:t>The information was accepted by the receiver of the information and was changed according to the business rules of the receiver.</w:t>
            </w:r>
          </w:p>
        </w:tc>
      </w:tr>
      <w:tr w:rsidR="00C11D85" w:rsidRPr="00C11D85" w14:paraId="2E6D3973" w14:textId="77777777" w:rsidTr="00C11D85">
        <w:tc>
          <w:tcPr>
            <w:tcW w:w="1980" w:type="dxa"/>
            <w:shd w:val="clear" w:color="auto" w:fill="auto"/>
          </w:tcPr>
          <w:p w14:paraId="7112B778" w14:textId="77777777" w:rsidR="001F137E" w:rsidRPr="00C11D85" w:rsidRDefault="001F137E" w:rsidP="00104F22">
            <w:pPr>
              <w:pStyle w:val="TABLE-cell"/>
            </w:pPr>
            <w:r w:rsidRPr="00C11D85">
              <w:t>REJECTED</w:t>
            </w:r>
          </w:p>
        </w:tc>
        <w:tc>
          <w:tcPr>
            <w:tcW w:w="7488" w:type="dxa"/>
            <w:shd w:val="clear" w:color="auto" w:fill="auto"/>
          </w:tcPr>
          <w:p w14:paraId="76156915" w14:textId="77777777" w:rsidR="001F137E" w:rsidRPr="00C11D85" w:rsidRDefault="001F137E" w:rsidP="00104F22">
            <w:pPr>
              <w:pStyle w:val="TABLE-cell"/>
            </w:pPr>
            <w:r w:rsidRPr="00C11D85">
              <w:t xml:space="preserve">The information was rejected by the receiver of the information and was not changed by the receiver.  The message data area shall contain an identification of the reason for rejection. </w:t>
            </w:r>
          </w:p>
        </w:tc>
      </w:tr>
      <w:tr w:rsidR="00C11D85" w:rsidRPr="00C11D85" w14:paraId="3B72D49C" w14:textId="77777777" w:rsidTr="00C11D85">
        <w:tc>
          <w:tcPr>
            <w:tcW w:w="1980" w:type="dxa"/>
            <w:shd w:val="clear" w:color="auto" w:fill="auto"/>
          </w:tcPr>
          <w:p w14:paraId="2F41BD21" w14:textId="77777777" w:rsidR="001F137E" w:rsidRPr="00C11D85" w:rsidRDefault="001F137E" w:rsidP="00104F22">
            <w:pPr>
              <w:pStyle w:val="TABLE-cell"/>
            </w:pPr>
            <w:r w:rsidRPr="00C11D85">
              <w:t>MODIFIED</w:t>
            </w:r>
          </w:p>
        </w:tc>
        <w:tc>
          <w:tcPr>
            <w:tcW w:w="7488" w:type="dxa"/>
            <w:shd w:val="clear" w:color="auto" w:fill="auto"/>
          </w:tcPr>
          <w:p w14:paraId="0801785A" w14:textId="77777777" w:rsidR="001F137E" w:rsidRPr="00C11D85" w:rsidRDefault="001F137E" w:rsidP="00104F22">
            <w:pPr>
              <w:pStyle w:val="TABLE-cell"/>
            </w:pPr>
            <w:r w:rsidRPr="00C11D85">
              <w:t xml:space="preserve">The information was accepted by the receiver of the information but was modified for correct processing and the modified data were returned with the RESPOND.  The message data area shall contain an identification of the type of modification. </w:t>
            </w:r>
          </w:p>
        </w:tc>
      </w:tr>
    </w:tbl>
    <w:p w14:paraId="3F533C30" w14:textId="77777777" w:rsidR="001F137E" w:rsidRPr="000615A5" w:rsidRDefault="001F137E" w:rsidP="007D3899">
      <w:pPr>
        <w:pStyle w:val="Heading2"/>
      </w:pPr>
      <w:bookmarkStart w:id="307" w:name="_Toc507944794"/>
      <w:r w:rsidRPr="000615A5">
        <w:t>SYNC verb</w:t>
      </w:r>
      <w:bookmarkEnd w:id="307"/>
    </w:p>
    <w:p w14:paraId="7738DD45" w14:textId="77777777" w:rsidR="001F137E" w:rsidRPr="000615A5" w:rsidRDefault="001F137E" w:rsidP="00104F22">
      <w:pPr>
        <w:pStyle w:val="PARAGRAPH"/>
      </w:pPr>
      <w:r w:rsidRPr="000615A5">
        <w:t xml:space="preserve">The SYNC verb shall be used in a SYNC message when the owner of the data is publishing the information or change in information to subscribers. </w:t>
      </w:r>
    </w:p>
    <w:p w14:paraId="5B8D861E" w14:textId="776E8FAC" w:rsidR="001F137E" w:rsidRPr="000615A5" w:rsidRDefault="003932B6" w:rsidP="00C11D85">
      <w:pPr>
        <w:pStyle w:val="Note-Example"/>
      </w:pPr>
      <w:r>
        <w:lastRenderedPageBreak/>
        <w:t>NOTE</w:t>
      </w:r>
      <w:r w:rsidR="001F137E" w:rsidRPr="000615A5">
        <w:t xml:space="preserve"> 1 </w:t>
      </w:r>
      <w:r w:rsidR="001F137E" w:rsidRPr="000615A5">
        <w:tab/>
        <w:t>SYNC is short for synchronize, and implies synchronized or aligned data; it does not mean synchronous communications</w:t>
      </w:r>
    </w:p>
    <w:p w14:paraId="5F5F1605" w14:textId="517815DF" w:rsidR="001F137E" w:rsidRPr="000615A5" w:rsidRDefault="003932B6" w:rsidP="00C11D85">
      <w:pPr>
        <w:pStyle w:val="Note-Example"/>
      </w:pPr>
      <w:r>
        <w:t>NOTE</w:t>
      </w:r>
      <w:r w:rsidR="001F137E" w:rsidRPr="000615A5">
        <w:t xml:space="preserve"> 2</w:t>
      </w:r>
      <w:r w:rsidR="001F137E" w:rsidRPr="000615A5">
        <w:tab/>
        <w:t xml:space="preserve">There should only be one application that sends SYNC messages for any specific element of information. </w:t>
      </w:r>
    </w:p>
    <w:p w14:paraId="5DDCB7F3" w14:textId="77777777" w:rsidR="001F137E" w:rsidRPr="000615A5" w:rsidRDefault="001F137E" w:rsidP="00C11D85">
      <w:pPr>
        <w:pStyle w:val="Note-Example"/>
      </w:pPr>
      <w:r w:rsidRPr="000615A5">
        <w:t>Example 1</w:t>
      </w:r>
      <w:r w:rsidRPr="000615A5">
        <w:tab/>
        <w:t>A human resources system may provide personnel capability information; however, a training system may provide the Qualification Test Specification information pertaining to the personnel capability object.</w:t>
      </w:r>
    </w:p>
    <w:p w14:paraId="7789C1F6" w14:textId="77777777" w:rsidR="001F137E" w:rsidRPr="000615A5" w:rsidRDefault="001F137E" w:rsidP="00104F22">
      <w:pPr>
        <w:pStyle w:val="PARAGRAPH"/>
      </w:pPr>
      <w:r w:rsidRPr="000615A5">
        <w:t xml:space="preserve">The owner of the information sends the SYNC message.  </w:t>
      </w:r>
    </w:p>
    <w:p w14:paraId="7AE2EEA7" w14:textId="77777777" w:rsidR="001F137E" w:rsidRPr="000615A5" w:rsidRDefault="001F137E" w:rsidP="00104F22">
      <w:pPr>
        <w:pStyle w:val="PARAGRAPH"/>
      </w:pPr>
      <w:r w:rsidRPr="000615A5">
        <w:t xml:space="preserve">The SYNC message shall contain one of the following modifiers in the verb area: ADD, CHANGE, or DELETE. </w:t>
      </w:r>
    </w:p>
    <w:p w14:paraId="6EEA7945" w14:textId="77777777" w:rsidR="001F137E" w:rsidRPr="000615A5" w:rsidRDefault="001F137E" w:rsidP="00C11D85">
      <w:pPr>
        <w:pStyle w:val="Note-Example"/>
      </w:pPr>
      <w:r w:rsidRPr="000615A5">
        <w:t>Example 2</w:t>
      </w:r>
      <w:r w:rsidRPr="000615A5">
        <w:tab/>
        <w:t xml:space="preserve">This verb is commonly used when mass changes are necessary, such as when an ERP publishes item master to multiple MES systems, or when a publish and subscribe mechanism is used as a company’s integration architecture. </w:t>
      </w:r>
    </w:p>
    <w:p w14:paraId="343B4EF8" w14:textId="77777777" w:rsidR="001F137E" w:rsidRPr="000615A5" w:rsidRDefault="001F137E" w:rsidP="007D3899">
      <w:pPr>
        <w:pStyle w:val="Heading2"/>
      </w:pPr>
      <w:bookmarkStart w:id="308" w:name="_Toc507944795"/>
      <w:r w:rsidRPr="000615A5">
        <w:t>SYNC ADD verb</w:t>
      </w:r>
      <w:bookmarkEnd w:id="308"/>
    </w:p>
    <w:p w14:paraId="62514028" w14:textId="740BDD62" w:rsidR="001F137E" w:rsidRPr="000615A5" w:rsidRDefault="001F137E" w:rsidP="00104F22">
      <w:pPr>
        <w:pStyle w:val="PARAGRAPH"/>
      </w:pPr>
      <w:r w:rsidRPr="000615A5">
        <w:t xml:space="preserve">A SYNC ADD verb shall be sent by the owner of the information and indicates that the owner of the information has added new information.  The SYNC ADD message shall include the object instances added and the values of all attributes of these objects.  The specific elements to be added are defined in Clause </w:t>
      </w:r>
      <w:r w:rsidRPr="000615A5">
        <w:fldChar w:fldCharType="begin"/>
      </w:r>
      <w:r w:rsidRPr="000615A5">
        <w:instrText xml:space="preserve"> REF _Ref119982740 \w </w:instrText>
      </w:r>
      <w:r w:rsidRPr="000615A5">
        <w:fldChar w:fldCharType="separate"/>
      </w:r>
      <w:r w:rsidR="007D3899">
        <w:t>6</w:t>
      </w:r>
      <w:r w:rsidRPr="000615A5">
        <w:fldChar w:fldCharType="end"/>
      </w:r>
      <w:r w:rsidRPr="000615A5">
        <w:t xml:space="preserve">.  See </w:t>
      </w:r>
      <w:r w:rsidRPr="000615A5">
        <w:fldChar w:fldCharType="begin"/>
      </w:r>
      <w:r w:rsidRPr="000615A5">
        <w:instrText xml:space="preserve"> REF _Ref296763918 </w:instrText>
      </w:r>
      <w:r w:rsidRPr="000615A5">
        <w:fldChar w:fldCharType="separate"/>
      </w:r>
      <w:r w:rsidR="007D3899" w:rsidRPr="000615A5">
        <w:t xml:space="preserve">Figure </w:t>
      </w:r>
      <w:r w:rsidR="007D3899">
        <w:rPr>
          <w:noProof/>
        </w:rPr>
        <w:t>12</w:t>
      </w:r>
      <w:r w:rsidRPr="000615A5">
        <w:fldChar w:fldCharType="end"/>
      </w:r>
      <w:r w:rsidRPr="000615A5">
        <w:t xml:space="preserve"> for an example of a SYNC ADD with a CONFIRM response. </w:t>
      </w:r>
    </w:p>
    <w:p w14:paraId="621723FB" w14:textId="1F96550C" w:rsidR="001F137E" w:rsidRPr="005063BE" w:rsidDel="00386344" w:rsidRDefault="001F137E" w:rsidP="007D3899">
      <w:pPr>
        <w:pStyle w:val="NOTE"/>
        <w:rPr>
          <w:del w:id="309" w:author="Brad Keifer" w:date="2017-02-10T12:47:00Z"/>
        </w:rPr>
      </w:pPr>
    </w:p>
    <w:p w14:paraId="2CCC5224" w14:textId="58724E61" w:rsidR="001F137E" w:rsidRPr="000615A5" w:rsidRDefault="001F137E" w:rsidP="00104F22">
      <w:pPr>
        <w:pStyle w:val="FIGURE"/>
      </w:pPr>
      <w:r w:rsidRPr="000615A5">
        <w:rPr>
          <w:noProof/>
          <w:lang w:val="en-US" w:eastAsia="en-US"/>
        </w:rPr>
        <w:drawing>
          <wp:inline distT="0" distB="0" distL="0" distR="0" wp14:anchorId="49DCDCE8" wp14:editId="12155BE0">
            <wp:extent cx="4588510" cy="1790065"/>
            <wp:effectExtent l="0" t="0" r="254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8510" cy="1790065"/>
                    </a:xfrm>
                    <a:prstGeom prst="rect">
                      <a:avLst/>
                    </a:prstGeom>
                    <a:noFill/>
                    <a:ln>
                      <a:noFill/>
                    </a:ln>
                  </pic:spPr>
                </pic:pic>
              </a:graphicData>
            </a:graphic>
          </wp:inline>
        </w:drawing>
      </w:r>
    </w:p>
    <w:p w14:paraId="3577EF84" w14:textId="5690C176" w:rsidR="001F137E" w:rsidRPr="000615A5" w:rsidRDefault="001F137E" w:rsidP="007D3899">
      <w:pPr>
        <w:pStyle w:val="FIGURE-title"/>
      </w:pPr>
      <w:bookmarkStart w:id="310" w:name="_Ref296763918"/>
      <w:bookmarkStart w:id="311" w:name="_Toc507944720"/>
      <w:r w:rsidRPr="000615A5">
        <w:t xml:space="preserve">Figure </w:t>
      </w:r>
      <w:r w:rsidRPr="000615A5">
        <w:fldChar w:fldCharType="begin"/>
      </w:r>
      <w:r w:rsidRPr="000615A5">
        <w:instrText xml:space="preserve"> SEQ Figure \* ARABIC </w:instrText>
      </w:r>
      <w:r w:rsidRPr="000615A5">
        <w:fldChar w:fldCharType="separate"/>
      </w:r>
      <w:r w:rsidR="00E96A9E">
        <w:rPr>
          <w:noProof/>
        </w:rPr>
        <w:t>12</w:t>
      </w:r>
      <w:r w:rsidRPr="000615A5">
        <w:fldChar w:fldCharType="end"/>
      </w:r>
      <w:bookmarkEnd w:id="310"/>
      <w:r w:rsidRPr="000615A5">
        <w:t xml:space="preserve"> </w:t>
      </w:r>
      <w:r w:rsidR="00270E45">
        <w:t>–</w:t>
      </w:r>
      <w:r w:rsidRPr="000615A5">
        <w:t xml:space="preserve"> SYNC</w:t>
      </w:r>
      <w:r w:rsidR="00270E45">
        <w:t xml:space="preserve"> </w:t>
      </w:r>
      <w:r w:rsidRPr="000615A5">
        <w:t>ADD transaction with confirmation</w:t>
      </w:r>
      <w:bookmarkEnd w:id="311"/>
    </w:p>
    <w:p w14:paraId="552C7CE2" w14:textId="19EC1A4E" w:rsidR="001F137E" w:rsidRDefault="001F137E" w:rsidP="00C11D85">
      <w:pPr>
        <w:pStyle w:val="Note-Example"/>
        <w:rPr>
          <w:ins w:id="312" w:author="Brad Keifer" w:date="2017-02-10T12:47:00Z"/>
        </w:rPr>
      </w:pPr>
      <w:r w:rsidRPr="000615A5">
        <w:t>Example</w:t>
      </w:r>
      <w:r w:rsidRPr="000615A5">
        <w:tab/>
        <w:t xml:space="preserve">A SYNC ADD on a </w:t>
      </w:r>
      <w:r w:rsidR="00C11D85">
        <w:rPr>
          <w:i/>
        </w:rPr>
        <w:t>Material Test Specification</w:t>
      </w:r>
      <w:r w:rsidRPr="000615A5">
        <w:t xml:space="preserve"> </w:t>
      </w:r>
      <w:r w:rsidR="00C11D85">
        <w:t>noun</w:t>
      </w:r>
      <w:r w:rsidRPr="000615A5">
        <w:t xml:space="preserve"> indicates the definition of a new </w:t>
      </w:r>
      <w:r w:rsidR="00C11D85">
        <w:rPr>
          <w:i/>
        </w:rPr>
        <w:t>Material Test Specification</w:t>
      </w:r>
      <w:r w:rsidR="00C11D85">
        <w:t xml:space="preserve"> object</w:t>
      </w:r>
      <w:r w:rsidRPr="000615A5">
        <w:t xml:space="preserve">. </w:t>
      </w:r>
    </w:p>
    <w:p w14:paraId="65496C26" w14:textId="612D5112" w:rsidR="00386344" w:rsidRPr="000615A5" w:rsidDel="00386344" w:rsidRDefault="00386344" w:rsidP="00C11D85">
      <w:pPr>
        <w:pStyle w:val="Note-Example"/>
        <w:rPr>
          <w:del w:id="313" w:author="Brad Keifer" w:date="2017-02-10T12:47:00Z"/>
        </w:rPr>
      </w:pPr>
      <w:bookmarkStart w:id="314" w:name="_Toc482776174"/>
      <w:bookmarkStart w:id="315" w:name="_Toc482776635"/>
      <w:bookmarkStart w:id="316" w:name="_Toc482777133"/>
      <w:bookmarkStart w:id="317" w:name="_Toc482797066"/>
      <w:bookmarkStart w:id="318" w:name="_Toc482797732"/>
      <w:bookmarkStart w:id="319" w:name="_Toc482798056"/>
      <w:bookmarkStart w:id="320" w:name="_Toc483855381"/>
      <w:bookmarkStart w:id="321" w:name="_Toc483855906"/>
      <w:bookmarkStart w:id="322" w:name="_Toc483856997"/>
      <w:bookmarkEnd w:id="314"/>
      <w:bookmarkEnd w:id="315"/>
      <w:bookmarkEnd w:id="316"/>
      <w:bookmarkEnd w:id="317"/>
      <w:bookmarkEnd w:id="318"/>
      <w:bookmarkEnd w:id="319"/>
      <w:bookmarkEnd w:id="320"/>
      <w:bookmarkEnd w:id="321"/>
      <w:bookmarkEnd w:id="322"/>
    </w:p>
    <w:p w14:paraId="26BFD374" w14:textId="77777777" w:rsidR="001F137E" w:rsidRPr="000615A5" w:rsidRDefault="001F137E" w:rsidP="007D3899">
      <w:pPr>
        <w:pStyle w:val="Heading2"/>
      </w:pPr>
      <w:bookmarkStart w:id="323" w:name="_Toc111985997"/>
      <w:bookmarkStart w:id="324" w:name="_Toc111986150"/>
      <w:bookmarkStart w:id="325" w:name="_Toc112729800"/>
      <w:bookmarkStart w:id="326" w:name="_Toc112729962"/>
      <w:bookmarkStart w:id="327" w:name="_Toc507944796"/>
      <w:bookmarkEnd w:id="323"/>
      <w:bookmarkEnd w:id="324"/>
      <w:bookmarkEnd w:id="325"/>
      <w:bookmarkEnd w:id="326"/>
      <w:r w:rsidRPr="000615A5">
        <w:t>SYNC CHANGE verb</w:t>
      </w:r>
      <w:bookmarkEnd w:id="327"/>
    </w:p>
    <w:p w14:paraId="281FCB74" w14:textId="534621A7" w:rsidR="001F137E" w:rsidRPr="000615A5" w:rsidRDefault="001F137E" w:rsidP="00104F22">
      <w:pPr>
        <w:pStyle w:val="PARAGRAPH"/>
      </w:pPr>
      <w:r w:rsidRPr="000615A5">
        <w:t xml:space="preserve">A SYNC CHANGE verb is sent by the owner of the information and is used to disseminate information on changed objects to subscribed users.  The SYNC CHANGE message shall include the object instances changed with the values of the attributes changed.  The specific elements to be changed are defined in Clause </w:t>
      </w:r>
      <w:r w:rsidRPr="000615A5">
        <w:fldChar w:fldCharType="begin"/>
      </w:r>
      <w:r w:rsidRPr="000615A5">
        <w:instrText xml:space="preserve"> REF _Ref119982740 \w </w:instrText>
      </w:r>
      <w:r w:rsidRPr="000615A5">
        <w:fldChar w:fldCharType="separate"/>
      </w:r>
      <w:r w:rsidR="007D3899">
        <w:t>6</w:t>
      </w:r>
      <w:r w:rsidRPr="000615A5">
        <w:fldChar w:fldCharType="end"/>
      </w:r>
      <w:r w:rsidRPr="000615A5">
        <w:t xml:space="preserve">. </w:t>
      </w:r>
    </w:p>
    <w:p w14:paraId="66CCF176" w14:textId="77777777" w:rsidR="001F137E" w:rsidRDefault="001F137E" w:rsidP="00C11D85">
      <w:pPr>
        <w:pStyle w:val="Note-Example"/>
        <w:rPr>
          <w:ins w:id="328" w:author="Brad Keifer" w:date="2017-02-07T17:35:00Z"/>
        </w:rPr>
      </w:pPr>
      <w:r w:rsidRPr="000615A5">
        <w:t>Example</w:t>
      </w:r>
      <w:r w:rsidRPr="000615A5">
        <w:tab/>
        <w:t xml:space="preserve">A SYNC CHANGE message with a </w:t>
      </w:r>
      <w:r w:rsidRPr="000615A5">
        <w:rPr>
          <w:i/>
        </w:rPr>
        <w:t>MATERIAL CLASS</w:t>
      </w:r>
      <w:r w:rsidRPr="000615A5">
        <w:t xml:space="preserve"> object indicates a change in the material class or a property of the material class and the new value. </w:t>
      </w:r>
    </w:p>
    <w:p w14:paraId="053B5067" w14:textId="3D822D31" w:rsidR="0084418E" w:rsidRPr="000615A5" w:rsidDel="0084418E" w:rsidRDefault="0084418E" w:rsidP="00C11D85">
      <w:pPr>
        <w:pStyle w:val="Note-Example"/>
        <w:rPr>
          <w:del w:id="329" w:author="Brad Keifer" w:date="2017-02-07T17:35:00Z"/>
        </w:rPr>
      </w:pPr>
      <w:bookmarkStart w:id="330" w:name="_Toc474339826"/>
      <w:bookmarkStart w:id="331" w:name="_Toc482776176"/>
      <w:bookmarkStart w:id="332" w:name="_Toc482776637"/>
      <w:bookmarkStart w:id="333" w:name="_Toc482777135"/>
      <w:bookmarkStart w:id="334" w:name="_Toc482797068"/>
      <w:bookmarkStart w:id="335" w:name="_Toc482797734"/>
      <w:bookmarkStart w:id="336" w:name="_Toc482798058"/>
      <w:bookmarkStart w:id="337" w:name="_Toc483855383"/>
      <w:bookmarkStart w:id="338" w:name="_Toc483855908"/>
      <w:bookmarkStart w:id="339" w:name="_Toc483856999"/>
      <w:bookmarkEnd w:id="330"/>
      <w:bookmarkEnd w:id="331"/>
      <w:bookmarkEnd w:id="332"/>
      <w:bookmarkEnd w:id="333"/>
      <w:bookmarkEnd w:id="334"/>
      <w:bookmarkEnd w:id="335"/>
      <w:bookmarkEnd w:id="336"/>
      <w:bookmarkEnd w:id="337"/>
      <w:bookmarkEnd w:id="338"/>
      <w:bookmarkEnd w:id="339"/>
    </w:p>
    <w:p w14:paraId="5F583147" w14:textId="77777777" w:rsidR="001F137E" w:rsidRPr="000615A5" w:rsidRDefault="001F137E" w:rsidP="007D3899">
      <w:pPr>
        <w:pStyle w:val="Heading2"/>
      </w:pPr>
      <w:bookmarkStart w:id="340" w:name="_Toc111986002"/>
      <w:bookmarkStart w:id="341" w:name="_Toc111986155"/>
      <w:bookmarkStart w:id="342" w:name="_Toc112729805"/>
      <w:bookmarkStart w:id="343" w:name="_Toc112729967"/>
      <w:bookmarkStart w:id="344" w:name="_Toc507944797"/>
      <w:bookmarkEnd w:id="340"/>
      <w:bookmarkEnd w:id="341"/>
      <w:bookmarkEnd w:id="342"/>
      <w:bookmarkEnd w:id="343"/>
      <w:r w:rsidRPr="000615A5">
        <w:t>SYNC DELETE verb</w:t>
      </w:r>
      <w:bookmarkEnd w:id="344"/>
    </w:p>
    <w:p w14:paraId="0CD6ECF1" w14:textId="77777777" w:rsidR="00104F22" w:rsidRPr="000615A5" w:rsidRDefault="001F137E" w:rsidP="00104F22">
      <w:pPr>
        <w:pStyle w:val="PARAGRAPH"/>
      </w:pPr>
      <w:r w:rsidRPr="000615A5">
        <w:t>A SYNC DELETE verb is sent by the owner of the information and indicates that the provider of the information has deleted the information.  The SYNC DELETE message shall include the object instances deleted.</w:t>
      </w:r>
    </w:p>
    <w:p w14:paraId="556762D5" w14:textId="4BC9BE87" w:rsidR="001F137E" w:rsidRPr="000615A5" w:rsidRDefault="001F137E" w:rsidP="00104F22">
      <w:pPr>
        <w:pStyle w:val="PARAGRAPH"/>
      </w:pPr>
      <w:r w:rsidRPr="000615A5">
        <w:lastRenderedPageBreak/>
        <w:t xml:space="preserve">See </w:t>
      </w:r>
      <w:r w:rsidRPr="000615A5">
        <w:fldChar w:fldCharType="begin"/>
      </w:r>
      <w:r w:rsidRPr="000615A5">
        <w:instrText xml:space="preserve"> REF _Ref296763942 </w:instrText>
      </w:r>
      <w:r w:rsidRPr="000615A5">
        <w:fldChar w:fldCharType="separate"/>
      </w:r>
      <w:r w:rsidR="007D3899" w:rsidRPr="000615A5">
        <w:t xml:space="preserve">Figure </w:t>
      </w:r>
      <w:r w:rsidR="007D3899">
        <w:rPr>
          <w:noProof/>
        </w:rPr>
        <w:t>13</w:t>
      </w:r>
      <w:r w:rsidRPr="000615A5">
        <w:fldChar w:fldCharType="end"/>
      </w:r>
      <w:r w:rsidRPr="000615A5">
        <w:t xml:space="preserve"> for an example of a SYNC DELETE with no response. The specific elements to be deleted are defined in Clause </w:t>
      </w:r>
      <w:r w:rsidRPr="000615A5">
        <w:fldChar w:fldCharType="begin"/>
      </w:r>
      <w:r w:rsidRPr="000615A5">
        <w:instrText xml:space="preserve"> REF _Ref119982740 \w </w:instrText>
      </w:r>
      <w:r w:rsidRPr="000615A5">
        <w:fldChar w:fldCharType="separate"/>
      </w:r>
      <w:r w:rsidR="007D3899">
        <w:t>6</w:t>
      </w:r>
      <w:r w:rsidRPr="000615A5">
        <w:fldChar w:fldCharType="end"/>
      </w:r>
      <w:r w:rsidRPr="000615A5">
        <w:t>.</w:t>
      </w:r>
    </w:p>
    <w:p w14:paraId="7A4770BF" w14:textId="26DB2B2F" w:rsidR="001F137E" w:rsidRPr="000615A5" w:rsidRDefault="001F137E" w:rsidP="00104F22">
      <w:pPr>
        <w:pStyle w:val="FIGURE"/>
      </w:pPr>
      <w:r w:rsidRPr="000615A5">
        <w:rPr>
          <w:noProof/>
          <w:lang w:val="en-US" w:eastAsia="en-US"/>
        </w:rPr>
        <w:drawing>
          <wp:inline distT="0" distB="0" distL="0" distR="0" wp14:anchorId="39138D45" wp14:editId="276D4ACC">
            <wp:extent cx="4677410" cy="1795780"/>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7410" cy="1795780"/>
                    </a:xfrm>
                    <a:prstGeom prst="rect">
                      <a:avLst/>
                    </a:prstGeom>
                    <a:noFill/>
                    <a:ln>
                      <a:noFill/>
                    </a:ln>
                  </pic:spPr>
                </pic:pic>
              </a:graphicData>
            </a:graphic>
          </wp:inline>
        </w:drawing>
      </w:r>
    </w:p>
    <w:p w14:paraId="21BD5AC1" w14:textId="5E016DC1" w:rsidR="001F137E" w:rsidRPr="000615A5" w:rsidRDefault="001F137E" w:rsidP="007D3899">
      <w:pPr>
        <w:pStyle w:val="FIGURE-title"/>
      </w:pPr>
      <w:bookmarkStart w:id="345" w:name="_Ref296763942"/>
      <w:bookmarkStart w:id="346" w:name="_Toc507944721"/>
      <w:r w:rsidRPr="000615A5">
        <w:t xml:space="preserve">Figure </w:t>
      </w:r>
      <w:r w:rsidRPr="000615A5">
        <w:fldChar w:fldCharType="begin"/>
      </w:r>
      <w:r w:rsidRPr="000615A5">
        <w:instrText xml:space="preserve"> SEQ Figure \* ARABIC </w:instrText>
      </w:r>
      <w:r w:rsidRPr="000615A5">
        <w:fldChar w:fldCharType="separate"/>
      </w:r>
      <w:r w:rsidR="00E96A9E">
        <w:rPr>
          <w:noProof/>
        </w:rPr>
        <w:t>13</w:t>
      </w:r>
      <w:r w:rsidRPr="000615A5">
        <w:fldChar w:fldCharType="end"/>
      </w:r>
      <w:bookmarkEnd w:id="345"/>
      <w:r w:rsidRPr="000615A5">
        <w:t xml:space="preserve"> </w:t>
      </w:r>
      <w:r w:rsidR="00270E45">
        <w:t>–</w:t>
      </w:r>
      <w:r w:rsidRPr="000615A5">
        <w:t xml:space="preserve"> SYNC</w:t>
      </w:r>
      <w:r w:rsidR="00270E45">
        <w:t xml:space="preserve"> </w:t>
      </w:r>
      <w:r w:rsidRPr="000615A5">
        <w:t>DELETE transaction with no confirmation</w:t>
      </w:r>
      <w:bookmarkEnd w:id="346"/>
    </w:p>
    <w:p w14:paraId="784F7241" w14:textId="240B804A" w:rsidR="001F137E" w:rsidRPr="000615A5" w:rsidRDefault="003932B6" w:rsidP="00C11D85">
      <w:pPr>
        <w:pStyle w:val="Note-Example"/>
      </w:pPr>
      <w:r>
        <w:t>NOTE</w:t>
      </w:r>
      <w:r w:rsidR="001F137E" w:rsidRPr="000615A5">
        <w:tab/>
        <w:t xml:space="preserve">A SYNC DELETE message only indicates that the provider has deleted the information from publication.  The information may still be archived or retained in accordance with business policies, but just not available for further publishing.  The information user has the responsibility to determine the correct action, such as retaining or archiving their information. </w:t>
      </w:r>
    </w:p>
    <w:p w14:paraId="64E2D28D" w14:textId="77777777" w:rsidR="00252B30" w:rsidRDefault="00252B30" w:rsidP="00252B30">
      <w:pPr>
        <w:pStyle w:val="Heading2"/>
        <w:rPr>
          <w:ins w:id="347" w:author="Dennis Brandl" w:date="2018-03-03T06:09:00Z"/>
        </w:rPr>
      </w:pPr>
      <w:bookmarkStart w:id="348" w:name="_Toc507944798"/>
      <w:ins w:id="349" w:author="Dennis Brandl" w:date="2018-03-03T06:09:00Z">
        <w:r w:rsidRPr="00AA06E2">
          <w:t>NOTIFY</w:t>
        </w:r>
        <w:r>
          <w:t xml:space="preserve"> verb</w:t>
        </w:r>
        <w:bookmarkEnd w:id="348"/>
      </w:ins>
    </w:p>
    <w:p w14:paraId="6CB4662D" w14:textId="08E4D577" w:rsidR="00252B30" w:rsidRPr="004B7562" w:rsidRDefault="00252B30" w:rsidP="00252B30">
      <w:pPr>
        <w:pStyle w:val="PARAGRAPH"/>
        <w:rPr>
          <w:ins w:id="350" w:author="Dennis Brandl" w:date="2018-03-03T06:09:00Z"/>
          <w:lang w:val="en-US"/>
        </w:rPr>
      </w:pPr>
      <w:ins w:id="351" w:author="Dennis Brandl" w:date="2018-03-03T06:09:00Z">
        <w:r w:rsidRPr="004B7562">
          <w:rPr>
            <w:lang w:val="en-US"/>
          </w:rPr>
          <w:t>The NOTIFY verb shall be used in a NOTIFY message when an information provider publishes notification of the occurrence of a</w:t>
        </w:r>
        <w:r>
          <w:rPr>
            <w:lang w:val="en-US"/>
          </w:rPr>
          <w:t>n</w:t>
        </w:r>
        <w:r w:rsidRPr="004B7562">
          <w:rPr>
            <w:lang w:val="en-US"/>
          </w:rPr>
          <w:t xml:space="preserve"> event</w:t>
        </w:r>
        <w:r>
          <w:rPr>
            <w:lang w:val="en-US"/>
          </w:rPr>
          <w:t xml:space="preserve"> or data creation</w:t>
        </w:r>
        <w:r w:rsidRPr="004B7562">
          <w:rPr>
            <w:lang w:val="en-US"/>
          </w:rPr>
          <w:t>. The noun area contains the event data</w:t>
        </w:r>
        <w:r>
          <w:rPr>
            <w:lang w:val="en-US"/>
          </w:rPr>
          <w:t xml:space="preserve">, as illustrated in </w:t>
        </w:r>
      </w:ins>
      <w:r>
        <w:rPr>
          <w:lang w:val="en-US"/>
        </w:rPr>
        <w:fldChar w:fldCharType="begin"/>
      </w:r>
      <w:r>
        <w:rPr>
          <w:lang w:val="en-US"/>
        </w:rPr>
        <w:instrText xml:space="preserve"> REF _Ref507820651 \h </w:instrText>
      </w:r>
      <w:r>
        <w:rPr>
          <w:lang w:val="en-US"/>
        </w:rPr>
      </w:r>
      <w:r>
        <w:rPr>
          <w:lang w:val="en-US"/>
        </w:rPr>
        <w:fldChar w:fldCharType="separate"/>
      </w:r>
      <w:r>
        <w:t xml:space="preserve">Figure </w:t>
      </w:r>
      <w:r>
        <w:rPr>
          <w:noProof/>
        </w:rPr>
        <w:t>14</w:t>
      </w:r>
      <w:r>
        <w:rPr>
          <w:lang w:val="en-US"/>
        </w:rPr>
        <w:fldChar w:fldCharType="end"/>
      </w:r>
      <w:ins w:id="352" w:author="Dennis Brandl" w:date="2018-03-03T06:09:00Z">
        <w:r>
          <w:rPr>
            <w:lang w:val="en-US"/>
          </w:rPr>
          <w:t>.</w:t>
        </w:r>
      </w:ins>
    </w:p>
    <w:p w14:paraId="02DE6A1D" w14:textId="044B02AE" w:rsidR="00252B30" w:rsidRPr="004B7562" w:rsidRDefault="00754534" w:rsidP="00252B30">
      <w:pPr>
        <w:pStyle w:val="FIGURE"/>
        <w:rPr>
          <w:ins w:id="353" w:author="Dennis Brandl" w:date="2018-03-03T06:09:00Z"/>
        </w:rPr>
      </w:pPr>
      <w:ins w:id="354" w:author="Dennis Brandl" w:date="2018-03-04T16:44:00Z">
        <w:r w:rsidRPr="00754534">
          <w:rPr>
            <w:noProof/>
            <w:lang w:val="en-US" w:eastAsia="en-US"/>
          </w:rPr>
          <w:drawing>
            <wp:inline distT="0" distB="0" distL="0" distR="0" wp14:anchorId="4955E76C" wp14:editId="496FA1F3">
              <wp:extent cx="5759450" cy="237496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374964"/>
                      </a:xfrm>
                      <a:prstGeom prst="rect">
                        <a:avLst/>
                      </a:prstGeom>
                      <a:noFill/>
                      <a:ln>
                        <a:noFill/>
                      </a:ln>
                    </pic:spPr>
                  </pic:pic>
                </a:graphicData>
              </a:graphic>
            </wp:inline>
          </w:drawing>
        </w:r>
      </w:ins>
    </w:p>
    <w:p w14:paraId="29998E89" w14:textId="77777777" w:rsidR="00252B30" w:rsidRDefault="00252B30" w:rsidP="00252B30">
      <w:pPr>
        <w:pStyle w:val="FIGURE-title"/>
        <w:rPr>
          <w:ins w:id="355" w:author="Dennis Brandl" w:date="2018-03-03T06:09:00Z"/>
        </w:rPr>
      </w:pPr>
      <w:bookmarkStart w:id="356" w:name="_Ref507820651"/>
      <w:bookmarkStart w:id="357" w:name="_Toc507944722"/>
      <w:ins w:id="358" w:author="Dennis Brandl" w:date="2018-03-03T06:09:00Z">
        <w:r>
          <w:t xml:space="preserve">Figure </w:t>
        </w:r>
      </w:ins>
      <w:r>
        <w:fldChar w:fldCharType="begin"/>
      </w:r>
      <w:r>
        <w:instrText xml:space="preserve"> SEQ Figure \* ARABIC </w:instrText>
      </w:r>
      <w:r>
        <w:fldChar w:fldCharType="separate"/>
      </w:r>
      <w:r w:rsidR="00E96A9E">
        <w:rPr>
          <w:noProof/>
        </w:rPr>
        <w:t>14</w:t>
      </w:r>
      <w:r>
        <w:fldChar w:fldCharType="end"/>
      </w:r>
      <w:bookmarkEnd w:id="356"/>
      <w:ins w:id="359" w:author="Dennis Brandl" w:date="2018-03-03T06:09:00Z">
        <w:r>
          <w:t xml:space="preserve"> - NOTIFY transaction</w:t>
        </w:r>
        <w:bookmarkEnd w:id="357"/>
      </w:ins>
    </w:p>
    <w:p w14:paraId="02FDF9DD" w14:textId="7926C3B3" w:rsidR="00252B30" w:rsidRPr="004B7562" w:rsidRDefault="00252B30" w:rsidP="00252B30">
      <w:pPr>
        <w:pStyle w:val="PARAGRAPH"/>
        <w:rPr>
          <w:ins w:id="360" w:author="Dennis Brandl" w:date="2018-03-03T06:09:00Z"/>
          <w:lang w:val="en-US"/>
        </w:rPr>
      </w:pPr>
      <w:ins w:id="361" w:author="Dennis Brandl" w:date="2018-03-03T06:09:00Z">
        <w:r w:rsidRPr="004B7562">
          <w:rPr>
            <w:lang w:val="en-US"/>
          </w:rPr>
          <w:t xml:space="preserve">The NOTIFY verb does not support acknowledgment or response to a notification. If an implementation requires acknowledgement or response to an event notification, then </w:t>
        </w:r>
      </w:ins>
      <w:ins w:id="362" w:author="Dennis Brandl" w:date="2018-03-05T16:54:00Z">
        <w:r w:rsidR="00CD75F4">
          <w:rPr>
            <w:lang w:val="en-US"/>
          </w:rPr>
          <w:t>the responses</w:t>
        </w:r>
      </w:ins>
      <w:ins w:id="363" w:author="Dennis Brandl" w:date="2018-03-03T06:09:00Z">
        <w:r w:rsidRPr="004B7562">
          <w:rPr>
            <w:lang w:val="en-US"/>
          </w:rPr>
          <w:t xml:space="preserve"> </w:t>
        </w:r>
        <w:r>
          <w:rPr>
            <w:lang w:val="en-US"/>
          </w:rPr>
          <w:t>should be</w:t>
        </w:r>
        <w:r w:rsidRPr="004B7562">
          <w:rPr>
            <w:lang w:val="en-US"/>
          </w:rPr>
          <w:t xml:space="preserve"> processed as separate event notifications. </w:t>
        </w:r>
      </w:ins>
    </w:p>
    <w:p w14:paraId="3EAE0D6E" w14:textId="77777777" w:rsidR="00754534" w:rsidRDefault="00754534" w:rsidP="00754534">
      <w:pPr>
        <w:pStyle w:val="NOTE"/>
        <w:rPr>
          <w:ins w:id="364" w:author="Dennis Brandl" w:date="2018-03-04T16:45:00Z"/>
          <w:lang w:val="en-US"/>
        </w:rPr>
      </w:pPr>
      <w:ins w:id="365" w:author="Dennis Brandl" w:date="2018-03-04T16:45:00Z">
        <w:r>
          <w:rPr>
            <w:lang w:val="en-US"/>
          </w:rPr>
          <w:t>NOTE</w:t>
        </w:r>
        <w:r>
          <w:rPr>
            <w:lang w:val="en-US"/>
          </w:rPr>
          <w:tab/>
        </w:r>
        <w:r w:rsidRPr="004B7562">
          <w:rPr>
            <w:lang w:val="en-US"/>
          </w:rPr>
          <w:t xml:space="preserve">The NOTIFY transaction publication is </w:t>
        </w:r>
        <w:r>
          <w:rPr>
            <w:lang w:val="en-US"/>
          </w:rPr>
          <w:t>disconnected from</w:t>
        </w:r>
        <w:r w:rsidRPr="004B7562">
          <w:rPr>
            <w:lang w:val="en-US"/>
          </w:rPr>
          <w:t xml:space="preserve"> the consumption of the transaction by subscribers. There may be </w:t>
        </w:r>
        <w:r>
          <w:rPr>
            <w:lang w:val="en-US"/>
          </w:rPr>
          <w:t xml:space="preserve">zero or many </w:t>
        </w:r>
        <w:r w:rsidRPr="004B7562">
          <w:rPr>
            <w:lang w:val="en-US"/>
          </w:rPr>
          <w:t>information users subscribed to receive notifications.</w:t>
        </w:r>
      </w:ins>
    </w:p>
    <w:p w14:paraId="64674077" w14:textId="3B5579F0" w:rsidR="00252B30" w:rsidRPr="004B7562" w:rsidRDefault="00252B30" w:rsidP="00252B30">
      <w:pPr>
        <w:pStyle w:val="NOTE"/>
        <w:rPr>
          <w:ins w:id="366" w:author="Dennis Brandl" w:date="2018-03-03T06:09:00Z"/>
          <w:lang w:val="en-US"/>
        </w:rPr>
      </w:pPr>
      <w:ins w:id="367" w:author="Dennis Brandl" w:date="2018-03-03T06:10:00Z">
        <w:r>
          <w:rPr>
            <w:lang w:val="en-US"/>
          </w:rPr>
          <w:t>Example</w:t>
        </w:r>
      </w:ins>
      <w:ins w:id="368" w:author="Dennis Brandl" w:date="2018-03-04T16:33:00Z">
        <w:r w:rsidR="002D68BE">
          <w:rPr>
            <w:lang w:val="en-US"/>
          </w:rPr>
          <w:tab/>
        </w:r>
      </w:ins>
      <w:ins w:id="369" w:author="Dennis Brandl" w:date="2018-03-03T06:09:00Z">
        <w:r w:rsidRPr="004B7562">
          <w:rPr>
            <w:lang w:val="en-US"/>
          </w:rPr>
          <w:t xml:space="preserve">Generation of notifications by information providers </w:t>
        </w:r>
        <w:r>
          <w:rPr>
            <w:lang w:val="en-US"/>
          </w:rPr>
          <w:t xml:space="preserve">typically </w:t>
        </w:r>
        <w:r w:rsidRPr="004B7562">
          <w:rPr>
            <w:lang w:val="en-US"/>
          </w:rPr>
          <w:t>involve the following functions:</w:t>
        </w:r>
      </w:ins>
    </w:p>
    <w:p w14:paraId="68210360" w14:textId="3F31B56E" w:rsidR="00252B30" w:rsidRPr="004B7562" w:rsidRDefault="00252B30" w:rsidP="00252B30">
      <w:pPr>
        <w:pStyle w:val="NOTE"/>
        <w:numPr>
          <w:ilvl w:val="0"/>
          <w:numId w:val="88"/>
        </w:numPr>
        <w:rPr>
          <w:ins w:id="370" w:author="Dennis Brandl" w:date="2018-03-03T06:09:00Z"/>
          <w:lang w:val="en-US"/>
        </w:rPr>
      </w:pPr>
      <w:ins w:id="371" w:author="Dennis Brandl" w:date="2018-03-03T06:09:00Z">
        <w:r w:rsidRPr="004B7562">
          <w:rPr>
            <w:lang w:val="en-US"/>
          </w:rPr>
          <w:t xml:space="preserve">Monitoring of </w:t>
        </w:r>
      </w:ins>
      <w:ins w:id="372" w:author="Dennis Brandl" w:date="2018-03-03T06:12:00Z">
        <w:r>
          <w:rPr>
            <w:lang w:val="en-US"/>
          </w:rPr>
          <w:t>activities</w:t>
        </w:r>
      </w:ins>
      <w:ins w:id="373" w:author="Dennis Brandl" w:date="2018-03-03T06:09:00Z">
        <w:r w:rsidRPr="004B7562">
          <w:rPr>
            <w:lang w:val="en-US"/>
          </w:rPr>
          <w:t xml:space="preserve"> from </w:t>
        </w:r>
      </w:ins>
      <w:ins w:id="374" w:author="Dennis Brandl" w:date="2018-03-03T06:12:00Z">
        <w:r>
          <w:rPr>
            <w:lang w:val="en-US"/>
          </w:rPr>
          <w:t>an</w:t>
        </w:r>
      </w:ins>
      <w:ins w:id="375" w:author="Dennis Brandl" w:date="2018-03-03T06:09:00Z">
        <w:r w:rsidRPr="004B7562">
          <w:rPr>
            <w:lang w:val="en-US"/>
          </w:rPr>
          <w:t xml:space="preserve"> </w:t>
        </w:r>
      </w:ins>
      <w:ins w:id="376" w:author="Dennis Brandl" w:date="2018-03-03T06:11:00Z">
        <w:r>
          <w:rPr>
            <w:lang w:val="en-US"/>
          </w:rPr>
          <w:t xml:space="preserve">enterprise or </w:t>
        </w:r>
      </w:ins>
      <w:ins w:id="377" w:author="Dennis Brandl" w:date="2018-03-03T06:09:00Z">
        <w:r w:rsidRPr="004B7562">
          <w:rPr>
            <w:lang w:val="en-US"/>
          </w:rPr>
          <w:t xml:space="preserve">manufacturing </w:t>
        </w:r>
      </w:ins>
      <w:ins w:id="378" w:author="Dennis Brandl" w:date="2018-03-03T06:11:00Z">
        <w:r>
          <w:rPr>
            <w:lang w:val="en-US"/>
          </w:rPr>
          <w:t xml:space="preserve">operations management </w:t>
        </w:r>
      </w:ins>
      <w:ins w:id="379" w:author="Dennis Brandl" w:date="2018-03-03T06:09:00Z">
        <w:r w:rsidRPr="004B7562">
          <w:rPr>
            <w:lang w:val="en-US"/>
          </w:rPr>
          <w:t>system.</w:t>
        </w:r>
      </w:ins>
    </w:p>
    <w:p w14:paraId="558B6B2A" w14:textId="2452CC6D" w:rsidR="00252B30" w:rsidRPr="004B7562" w:rsidRDefault="00252B30" w:rsidP="00252B30">
      <w:pPr>
        <w:pStyle w:val="NOTE"/>
        <w:numPr>
          <w:ilvl w:val="0"/>
          <w:numId w:val="88"/>
        </w:numPr>
        <w:rPr>
          <w:ins w:id="380" w:author="Dennis Brandl" w:date="2018-03-03T06:09:00Z"/>
          <w:lang w:val="en-US"/>
        </w:rPr>
      </w:pPr>
      <w:ins w:id="381" w:author="Dennis Brandl" w:date="2018-03-03T06:09:00Z">
        <w:r w:rsidRPr="004B7562">
          <w:rPr>
            <w:lang w:val="en-US"/>
          </w:rPr>
          <w:t>Identification when the trigger condition for the notification i</w:t>
        </w:r>
        <w:r>
          <w:rPr>
            <w:lang w:val="en-US"/>
          </w:rPr>
          <w:t xml:space="preserve">s met, indicating that </w:t>
        </w:r>
      </w:ins>
      <w:ins w:id="382" w:author="Dennis Brandl" w:date="2018-03-03T06:12:00Z">
        <w:r>
          <w:rPr>
            <w:lang w:val="en-US"/>
          </w:rPr>
          <w:t>an</w:t>
        </w:r>
      </w:ins>
      <w:ins w:id="383" w:author="Dennis Brandl" w:date="2018-03-03T06:09:00Z">
        <w:r w:rsidRPr="004B7562">
          <w:rPr>
            <w:lang w:val="en-US"/>
          </w:rPr>
          <w:t xml:space="preserve"> event has occurred</w:t>
        </w:r>
      </w:ins>
      <w:ins w:id="384" w:author="Dennis Brandl" w:date="2018-03-03T06:12:00Z">
        <w:r>
          <w:rPr>
            <w:lang w:val="en-US"/>
          </w:rPr>
          <w:t xml:space="preserve"> or information is created</w:t>
        </w:r>
      </w:ins>
      <w:ins w:id="385" w:author="Dennis Brandl" w:date="2018-03-03T06:09:00Z">
        <w:r w:rsidRPr="004B7562">
          <w:rPr>
            <w:lang w:val="en-US"/>
          </w:rPr>
          <w:t>.</w:t>
        </w:r>
      </w:ins>
    </w:p>
    <w:p w14:paraId="609B1CAC" w14:textId="5C2DFC7B" w:rsidR="00252B30" w:rsidRPr="004B7562" w:rsidRDefault="00252B30" w:rsidP="00252B30">
      <w:pPr>
        <w:pStyle w:val="NOTE"/>
        <w:numPr>
          <w:ilvl w:val="0"/>
          <w:numId w:val="88"/>
        </w:numPr>
        <w:rPr>
          <w:ins w:id="386" w:author="Dennis Brandl" w:date="2018-03-03T06:09:00Z"/>
          <w:lang w:val="en-US"/>
        </w:rPr>
      </w:pPr>
      <w:ins w:id="387" w:author="Dennis Brandl" w:date="2018-03-03T06:09:00Z">
        <w:r w:rsidRPr="004B7562">
          <w:rPr>
            <w:lang w:val="en-US"/>
          </w:rPr>
          <w:t>Assembly of NOTIFY message for notification of the event occurrence</w:t>
        </w:r>
      </w:ins>
      <w:ins w:id="388" w:author="Dennis Brandl" w:date="2018-03-03T06:12:00Z">
        <w:r>
          <w:rPr>
            <w:lang w:val="en-US"/>
          </w:rPr>
          <w:t xml:space="preserve"> or data creation</w:t>
        </w:r>
      </w:ins>
      <w:ins w:id="389" w:author="Dennis Brandl" w:date="2018-03-03T06:09:00Z">
        <w:r w:rsidRPr="004B7562">
          <w:rPr>
            <w:lang w:val="en-US"/>
          </w:rPr>
          <w:t>.</w:t>
        </w:r>
      </w:ins>
    </w:p>
    <w:p w14:paraId="39A7DA56" w14:textId="77777777" w:rsidR="00252B30" w:rsidRPr="004B7562" w:rsidRDefault="00252B30" w:rsidP="00252B30">
      <w:pPr>
        <w:pStyle w:val="NOTE"/>
        <w:numPr>
          <w:ilvl w:val="0"/>
          <w:numId w:val="88"/>
        </w:numPr>
        <w:rPr>
          <w:ins w:id="390" w:author="Dennis Brandl" w:date="2018-03-03T06:09:00Z"/>
          <w:lang w:val="en-US"/>
        </w:rPr>
      </w:pPr>
      <w:ins w:id="391" w:author="Dennis Brandl" w:date="2018-03-03T06:09:00Z">
        <w:r w:rsidRPr="004B7562">
          <w:rPr>
            <w:lang w:val="en-US"/>
          </w:rPr>
          <w:t>Publication of the NOTIFY message.</w:t>
        </w:r>
      </w:ins>
    </w:p>
    <w:p w14:paraId="1ADF2725" w14:textId="77777777" w:rsidR="001F137E" w:rsidRPr="000615A5" w:rsidRDefault="001F137E" w:rsidP="00252B30">
      <w:pPr>
        <w:pStyle w:val="Heading2"/>
      </w:pPr>
      <w:bookmarkStart w:id="392" w:name="_Toc507944799"/>
      <w:r w:rsidRPr="000615A5">
        <w:lastRenderedPageBreak/>
        <w:t>Verb actions and the use of IDs</w:t>
      </w:r>
      <w:bookmarkEnd w:id="392"/>
    </w:p>
    <w:p w14:paraId="7DED6FE8" w14:textId="1B29836E" w:rsidR="001F137E" w:rsidRPr="000615A5" w:rsidRDefault="001F137E" w:rsidP="00104F22">
      <w:pPr>
        <w:pStyle w:val="PARAGRAPH"/>
      </w:pPr>
      <w:r w:rsidRPr="000615A5">
        <w:t xml:space="preserve">The verbs GET, CHANGE, CANCEL, PROCESS, and SYNC, have different meaning and responses based on the values of ID attributes in the noun object.  The specific rules for each verb/noun combination are defined in Clause </w:t>
      </w:r>
      <w:r w:rsidRPr="000615A5">
        <w:fldChar w:fldCharType="begin"/>
      </w:r>
      <w:r w:rsidRPr="000615A5">
        <w:instrText xml:space="preserve"> REF _Ref119982740 \w </w:instrText>
      </w:r>
      <w:r w:rsidRPr="000615A5">
        <w:fldChar w:fldCharType="separate"/>
      </w:r>
      <w:r w:rsidR="00252B30">
        <w:t>6</w:t>
      </w:r>
      <w:r w:rsidRPr="000615A5">
        <w:fldChar w:fldCharType="end"/>
      </w:r>
      <w:r w:rsidRPr="000615A5">
        <w:t xml:space="preserve">. IDs may be specified, not specified, or contain wildcard values. The action is each case is defined in the noun’s verb action clause.  Where there are multiple IDs in a noun/object, each row in the noun’s verb action table defines one valid combination of ID values. </w:t>
      </w:r>
    </w:p>
    <w:p w14:paraId="18EB23B3" w14:textId="77777777" w:rsidR="001F137E" w:rsidRPr="000615A5" w:rsidRDefault="001F137E" w:rsidP="00252B30">
      <w:pPr>
        <w:pStyle w:val="Heading1"/>
      </w:pPr>
      <w:bookmarkStart w:id="393" w:name="_Toc111986007"/>
      <w:bookmarkStart w:id="394" w:name="_Toc111986160"/>
      <w:bookmarkStart w:id="395" w:name="_Toc112729810"/>
      <w:bookmarkStart w:id="396" w:name="_Toc112729972"/>
      <w:bookmarkStart w:id="397" w:name="_Ref119982740"/>
      <w:bookmarkStart w:id="398" w:name="_Toc507944800"/>
      <w:bookmarkEnd w:id="393"/>
      <w:bookmarkEnd w:id="394"/>
      <w:bookmarkEnd w:id="395"/>
      <w:bookmarkEnd w:id="396"/>
      <w:r w:rsidRPr="000615A5">
        <w:t>Message nouns</w:t>
      </w:r>
      <w:bookmarkEnd w:id="397"/>
      <w:bookmarkEnd w:id="398"/>
    </w:p>
    <w:p w14:paraId="0FC54CCB" w14:textId="77777777" w:rsidR="001F137E" w:rsidRPr="000615A5" w:rsidRDefault="001F137E" w:rsidP="00252B30">
      <w:pPr>
        <w:pStyle w:val="Heading2"/>
      </w:pPr>
      <w:bookmarkStart w:id="399" w:name="_Toc507944801"/>
      <w:r w:rsidRPr="000615A5">
        <w:t>Introduction</w:t>
      </w:r>
      <w:bookmarkEnd w:id="399"/>
    </w:p>
    <w:p w14:paraId="1F1FB528" w14:textId="77777777" w:rsidR="001F137E" w:rsidRPr="000615A5" w:rsidRDefault="001F137E" w:rsidP="00104F22">
      <w:pPr>
        <w:pStyle w:val="PARAGRAPH"/>
      </w:pPr>
      <w:r w:rsidRPr="000615A5">
        <w:t xml:space="preserve">This clause defines the contents of the noun area in a message that shall be used by verbs to identify information exchanged.  </w:t>
      </w:r>
    </w:p>
    <w:p w14:paraId="1E7575DB" w14:textId="77777777" w:rsidR="001F137E" w:rsidRPr="000615A5" w:rsidRDefault="001F137E" w:rsidP="00175A30">
      <w:pPr>
        <w:pStyle w:val="Heading2"/>
      </w:pPr>
      <w:bookmarkStart w:id="400" w:name="_Ref129072105"/>
      <w:bookmarkStart w:id="401" w:name="_Ref129072110"/>
      <w:bookmarkStart w:id="402" w:name="_Toc507944802"/>
      <w:r w:rsidRPr="000615A5">
        <w:t xml:space="preserve">Defined message </w:t>
      </w:r>
      <w:bookmarkEnd w:id="400"/>
      <w:bookmarkEnd w:id="401"/>
      <w:r w:rsidRPr="000615A5">
        <w:t>contents</w:t>
      </w:r>
      <w:bookmarkEnd w:id="402"/>
    </w:p>
    <w:p w14:paraId="64A4C9B6" w14:textId="77777777" w:rsidR="00175A30" w:rsidRDefault="00175A30" w:rsidP="00175A30">
      <w:pPr>
        <w:pStyle w:val="Heading3"/>
        <w:rPr>
          <w:ins w:id="403" w:author="Dennis Brandl" w:date="2018-03-03T06:14:00Z"/>
        </w:rPr>
      </w:pPr>
      <w:bookmarkStart w:id="404" w:name="_Toc111986168"/>
      <w:bookmarkStart w:id="405" w:name="_Toc112729818"/>
      <w:bookmarkStart w:id="406" w:name="_Toc112729980"/>
      <w:bookmarkStart w:id="407" w:name="_Toc507944803"/>
      <w:bookmarkEnd w:id="404"/>
      <w:bookmarkEnd w:id="405"/>
      <w:bookmarkEnd w:id="406"/>
      <w:ins w:id="408" w:author="Dennis Brandl" w:date="2018-03-03T06:14:00Z">
        <w:r>
          <w:t>Object References</w:t>
        </w:r>
        <w:bookmarkEnd w:id="407"/>
      </w:ins>
    </w:p>
    <w:p w14:paraId="20DB45A1" w14:textId="77777777" w:rsidR="00175A30" w:rsidRPr="008B71CC" w:rsidRDefault="00175A30" w:rsidP="00175A30">
      <w:pPr>
        <w:pStyle w:val="PARAGRAPH"/>
        <w:rPr>
          <w:ins w:id="409" w:author="Dennis Brandl" w:date="2018-03-03T06:14:00Z"/>
          <w:lang w:val="en-US"/>
        </w:rPr>
      </w:pPr>
      <w:ins w:id="410" w:author="Dennis Brandl" w:date="2018-03-03T06:14:00Z">
        <w:r w:rsidRPr="008B71CC">
          <w:rPr>
            <w:lang w:val="en-US"/>
          </w:rPr>
          <w:t>An object may be included in a message either to communicate information about that object or to communicate a reference to a preexisting object.  Where a message is communicated containing an object only with its ID (and the ID is recognized as a preexisting object), this shall constitute a reference to a preexisting object with the given ID rather than information describing that object.</w:t>
        </w:r>
      </w:ins>
    </w:p>
    <w:p w14:paraId="170AE44B" w14:textId="77777777" w:rsidR="00175A30" w:rsidRDefault="00175A30" w:rsidP="00175A30">
      <w:pPr>
        <w:pStyle w:val="Heading3"/>
        <w:rPr>
          <w:ins w:id="411" w:author="Dennis Brandl" w:date="2018-03-03T06:14:00Z"/>
        </w:rPr>
      </w:pPr>
      <w:bookmarkStart w:id="412" w:name="_Toc507944804"/>
      <w:ins w:id="413" w:author="Dennis Brandl" w:date="2018-03-03T06:14:00Z">
        <w:r>
          <w:t>Hierarchy Scope</w:t>
        </w:r>
        <w:bookmarkEnd w:id="412"/>
      </w:ins>
    </w:p>
    <w:p w14:paraId="17E4CA92" w14:textId="77777777" w:rsidR="00175A30" w:rsidRDefault="00175A30" w:rsidP="00175A30">
      <w:pPr>
        <w:pStyle w:val="PARAGRAPH"/>
        <w:rPr>
          <w:ins w:id="414" w:author="Dennis Brandl" w:date="2018-03-03T06:14:00Z"/>
        </w:rPr>
      </w:pPr>
      <w:ins w:id="415" w:author="Dennis Brandl" w:date="2018-03-03T06:14:00Z">
        <w:r>
          <w:t xml:space="preserve">The </w:t>
        </w:r>
        <w:r>
          <w:rPr>
            <w:i/>
          </w:rPr>
          <w:t>Hierarchy Scope</w:t>
        </w:r>
        <w:r>
          <w:t xml:space="preserve"> noun contains the following object as defined in ISA-95.00.02:</w:t>
        </w:r>
      </w:ins>
    </w:p>
    <w:p w14:paraId="3F3BF4CB" w14:textId="77777777" w:rsidR="00175A30" w:rsidRPr="005063BE" w:rsidRDefault="00175A30" w:rsidP="00175A30">
      <w:pPr>
        <w:pStyle w:val="ListDash"/>
      </w:pPr>
      <w:ins w:id="416" w:author="Dennis Brandl" w:date="2018-03-03T06:14:00Z">
        <w:r>
          <w:t>Hierarchy Scope</w:t>
        </w:r>
      </w:ins>
    </w:p>
    <w:p w14:paraId="1B37207D" w14:textId="10832C6B" w:rsidR="001F137E" w:rsidRPr="000615A5" w:rsidRDefault="001F137E" w:rsidP="00175A30">
      <w:pPr>
        <w:pStyle w:val="Heading3"/>
      </w:pPr>
      <w:bookmarkStart w:id="417" w:name="_Toc507944805"/>
      <w:r w:rsidRPr="000615A5">
        <w:t>Equipment</w:t>
      </w:r>
      <w:bookmarkEnd w:id="417"/>
      <w:r w:rsidRPr="000615A5">
        <w:t xml:space="preserve"> </w:t>
      </w:r>
    </w:p>
    <w:p w14:paraId="2CE60B4A" w14:textId="5DFCEE4A" w:rsidR="001F137E" w:rsidRPr="000615A5" w:rsidRDefault="001F137E" w:rsidP="00104F22">
      <w:pPr>
        <w:pStyle w:val="PARAGRAPH"/>
      </w:pPr>
      <w:r w:rsidRPr="000615A5">
        <w:t xml:space="preserve">The </w:t>
      </w:r>
      <w:r w:rsidRPr="00C11D85">
        <w:rPr>
          <w:i/>
        </w:rPr>
        <w:t>Equipment</w:t>
      </w:r>
      <w:r w:rsidRPr="000615A5">
        <w:t xml:space="preserve"> noun can contain the following objects as defined in </w:t>
      </w:r>
      <w:r w:rsidR="00BA7700">
        <w:t>ISA-95.00.0</w:t>
      </w:r>
      <w:r w:rsidRPr="000615A5">
        <w:t>2:</w:t>
      </w:r>
    </w:p>
    <w:p w14:paraId="104BF259" w14:textId="77777777" w:rsidR="001F137E" w:rsidRPr="000615A5" w:rsidRDefault="001F137E" w:rsidP="003B2A9E">
      <w:pPr>
        <w:pStyle w:val="ListDash"/>
      </w:pPr>
      <w:r w:rsidRPr="000615A5">
        <w:t xml:space="preserve">Equipment </w:t>
      </w:r>
    </w:p>
    <w:p w14:paraId="4C9CF95A" w14:textId="77777777" w:rsidR="001F137E" w:rsidRPr="000615A5" w:rsidRDefault="001F137E" w:rsidP="003B2A9E">
      <w:pPr>
        <w:pStyle w:val="ListDash"/>
      </w:pPr>
      <w:r w:rsidRPr="000615A5">
        <w:t>Equipment Property</w:t>
      </w:r>
    </w:p>
    <w:p w14:paraId="3D16D44D" w14:textId="77777777" w:rsidR="001F137E" w:rsidRPr="000615A5" w:rsidRDefault="001F137E" w:rsidP="003B2A9E">
      <w:pPr>
        <w:pStyle w:val="ListDash"/>
      </w:pPr>
      <w:r w:rsidRPr="000615A5">
        <w:t>Equipment Capability Test Result</w:t>
      </w:r>
    </w:p>
    <w:p w14:paraId="2FDB6950" w14:textId="77777777" w:rsidR="001F137E" w:rsidRPr="000615A5" w:rsidRDefault="001F137E" w:rsidP="003B2A9E">
      <w:pPr>
        <w:pStyle w:val="ListDash"/>
      </w:pPr>
      <w:r w:rsidRPr="000615A5">
        <w:t>Equipment Asset Mapping</w:t>
      </w:r>
    </w:p>
    <w:p w14:paraId="0F63E5A7" w14:textId="77777777" w:rsidR="001F137E" w:rsidRPr="000615A5" w:rsidRDefault="001F137E" w:rsidP="00175A30">
      <w:pPr>
        <w:pStyle w:val="Heading3"/>
      </w:pPr>
      <w:bookmarkStart w:id="418" w:name="_Toc507944806"/>
      <w:r w:rsidRPr="000615A5">
        <w:t>Equipment Capability Test Specification</w:t>
      </w:r>
      <w:bookmarkEnd w:id="418"/>
    </w:p>
    <w:p w14:paraId="066DE501" w14:textId="1C541B86" w:rsidR="001F137E" w:rsidRPr="000615A5" w:rsidRDefault="001F137E" w:rsidP="00303CFA">
      <w:pPr>
        <w:pStyle w:val="PARAGRAPH"/>
      </w:pPr>
      <w:r w:rsidRPr="000615A5">
        <w:t xml:space="preserve">The </w:t>
      </w:r>
      <w:r w:rsidRPr="00C11D85">
        <w:rPr>
          <w:i/>
        </w:rPr>
        <w:t>Equipment Capability Test Specification</w:t>
      </w:r>
      <w:r w:rsidRPr="000615A5">
        <w:t xml:space="preserve"> noun contains the following object as defined in </w:t>
      </w:r>
      <w:r w:rsidR="00BA7700">
        <w:t>ISA-95.00.0</w:t>
      </w:r>
      <w:r w:rsidRPr="000615A5">
        <w:t>2:</w:t>
      </w:r>
    </w:p>
    <w:p w14:paraId="40F706B8" w14:textId="77777777" w:rsidR="001F137E" w:rsidRPr="000615A5" w:rsidRDefault="001F137E" w:rsidP="003B2A9E">
      <w:pPr>
        <w:pStyle w:val="ListDash"/>
      </w:pPr>
      <w:r w:rsidRPr="000615A5">
        <w:t xml:space="preserve">Equipment Capability Test Specification </w:t>
      </w:r>
    </w:p>
    <w:p w14:paraId="5FC992E3" w14:textId="77777777" w:rsidR="001F137E" w:rsidRPr="000615A5" w:rsidRDefault="001F137E" w:rsidP="00175A30">
      <w:pPr>
        <w:pStyle w:val="Heading3"/>
      </w:pPr>
      <w:bookmarkStart w:id="419" w:name="_Toc507944807"/>
      <w:r w:rsidRPr="000615A5">
        <w:t>Equipment Class</w:t>
      </w:r>
      <w:bookmarkEnd w:id="419"/>
    </w:p>
    <w:p w14:paraId="53150AB2" w14:textId="521BE33E" w:rsidR="001F137E" w:rsidRPr="000615A5" w:rsidRDefault="001F137E" w:rsidP="00104F22">
      <w:pPr>
        <w:pStyle w:val="PARAGRAPH"/>
      </w:pPr>
      <w:r w:rsidRPr="000615A5">
        <w:t xml:space="preserve">The </w:t>
      </w:r>
      <w:r w:rsidRPr="00C11D85">
        <w:rPr>
          <w:i/>
        </w:rPr>
        <w:t>Equipment Class</w:t>
      </w:r>
      <w:r w:rsidRPr="000615A5">
        <w:t xml:space="preserve"> noun can contain the following objects as defined in </w:t>
      </w:r>
      <w:r w:rsidR="00BA7700">
        <w:t>ISA-95.00.0</w:t>
      </w:r>
      <w:r w:rsidRPr="000615A5">
        <w:t>2:</w:t>
      </w:r>
    </w:p>
    <w:p w14:paraId="69482EA5" w14:textId="77777777" w:rsidR="001F137E" w:rsidRPr="000615A5" w:rsidRDefault="001F137E" w:rsidP="003B2A9E">
      <w:pPr>
        <w:pStyle w:val="ListDash"/>
      </w:pPr>
      <w:r w:rsidRPr="000615A5">
        <w:t>Equipment Class</w:t>
      </w:r>
    </w:p>
    <w:p w14:paraId="113263EF" w14:textId="77777777" w:rsidR="001F137E" w:rsidRPr="000615A5" w:rsidRDefault="001F137E" w:rsidP="003B2A9E">
      <w:pPr>
        <w:pStyle w:val="ListDash"/>
      </w:pPr>
      <w:r w:rsidRPr="000615A5">
        <w:t>Equipment Class Property</w:t>
      </w:r>
    </w:p>
    <w:p w14:paraId="55308231" w14:textId="77777777" w:rsidR="001F137E" w:rsidRPr="000615A5" w:rsidRDefault="001F137E" w:rsidP="00175A30">
      <w:pPr>
        <w:pStyle w:val="Heading3"/>
      </w:pPr>
      <w:bookmarkStart w:id="420" w:name="_Toc507944808"/>
      <w:bookmarkStart w:id="421" w:name="_Toc104708470"/>
      <w:r w:rsidRPr="000615A5">
        <w:t>Job List</w:t>
      </w:r>
      <w:bookmarkEnd w:id="420"/>
    </w:p>
    <w:p w14:paraId="40FF7EBF" w14:textId="25CC3E0A" w:rsidR="001F137E" w:rsidRPr="000615A5" w:rsidRDefault="001F137E" w:rsidP="00303CFA">
      <w:pPr>
        <w:pStyle w:val="PARAGRAPH"/>
      </w:pPr>
      <w:r w:rsidRPr="000615A5">
        <w:t xml:space="preserve">The </w:t>
      </w:r>
      <w:r w:rsidRPr="00C11D85">
        <w:rPr>
          <w:i/>
        </w:rPr>
        <w:t>Job List</w:t>
      </w:r>
      <w:r w:rsidRPr="000615A5">
        <w:t xml:space="preserve"> noun can contain the following objects as defined in </w:t>
      </w:r>
      <w:r w:rsidR="00BA7700">
        <w:t>ISA-95.00.0</w:t>
      </w:r>
      <w:r w:rsidRPr="000615A5">
        <w:t>4:</w:t>
      </w:r>
    </w:p>
    <w:p w14:paraId="24AE4346" w14:textId="77777777" w:rsidR="001F137E" w:rsidRPr="000615A5" w:rsidRDefault="001F137E" w:rsidP="003B2A9E">
      <w:pPr>
        <w:pStyle w:val="ListDash"/>
      </w:pPr>
      <w:r w:rsidRPr="000615A5">
        <w:t>Job Order</w:t>
      </w:r>
    </w:p>
    <w:p w14:paraId="4C579EC2" w14:textId="77777777" w:rsidR="001F137E" w:rsidRPr="000615A5" w:rsidRDefault="001F137E" w:rsidP="003B2A9E">
      <w:pPr>
        <w:pStyle w:val="ListDash"/>
      </w:pPr>
      <w:r w:rsidRPr="000615A5">
        <w:t>Job List</w:t>
      </w:r>
    </w:p>
    <w:p w14:paraId="58725982" w14:textId="77777777" w:rsidR="001F137E" w:rsidRPr="000615A5" w:rsidRDefault="001F137E" w:rsidP="003B2A9E">
      <w:pPr>
        <w:pStyle w:val="ListDash"/>
      </w:pPr>
      <w:r w:rsidRPr="000615A5">
        <w:t>Job Order Parameter</w:t>
      </w:r>
    </w:p>
    <w:p w14:paraId="35E0B2AF" w14:textId="77777777" w:rsidR="001F137E" w:rsidRPr="000615A5" w:rsidRDefault="001F137E" w:rsidP="003B2A9E">
      <w:pPr>
        <w:pStyle w:val="ListDash"/>
      </w:pPr>
      <w:r w:rsidRPr="000615A5">
        <w:t>Personnel Requirement</w:t>
      </w:r>
    </w:p>
    <w:p w14:paraId="0833B0FB" w14:textId="77777777" w:rsidR="001F137E" w:rsidRPr="000615A5" w:rsidRDefault="001F137E" w:rsidP="003B2A9E">
      <w:pPr>
        <w:pStyle w:val="ListDash"/>
      </w:pPr>
      <w:r w:rsidRPr="000615A5">
        <w:t>Equipment Requirement</w:t>
      </w:r>
    </w:p>
    <w:p w14:paraId="421932A6" w14:textId="77777777" w:rsidR="001F137E" w:rsidRPr="000615A5" w:rsidRDefault="001F137E" w:rsidP="003B2A9E">
      <w:pPr>
        <w:pStyle w:val="ListDash"/>
      </w:pPr>
      <w:r w:rsidRPr="000615A5">
        <w:t>Physical Asset Requirement</w:t>
      </w:r>
    </w:p>
    <w:p w14:paraId="5BB8DD40" w14:textId="77777777" w:rsidR="001F137E" w:rsidRPr="000615A5" w:rsidRDefault="001F137E" w:rsidP="003B2A9E">
      <w:pPr>
        <w:pStyle w:val="ListDash"/>
      </w:pPr>
      <w:r w:rsidRPr="000615A5">
        <w:lastRenderedPageBreak/>
        <w:t>Material Requirement</w:t>
      </w:r>
    </w:p>
    <w:p w14:paraId="5E0CBD02" w14:textId="77777777" w:rsidR="001F137E" w:rsidRPr="000615A5" w:rsidRDefault="001F137E" w:rsidP="003B2A9E">
      <w:pPr>
        <w:pStyle w:val="ListDash"/>
      </w:pPr>
      <w:r w:rsidRPr="000615A5">
        <w:t>Personnel Requirement Property</w:t>
      </w:r>
    </w:p>
    <w:p w14:paraId="29BBF0FC" w14:textId="77777777" w:rsidR="001F137E" w:rsidRPr="000615A5" w:rsidRDefault="001F137E" w:rsidP="003B2A9E">
      <w:pPr>
        <w:pStyle w:val="ListDash"/>
      </w:pPr>
      <w:r w:rsidRPr="000615A5">
        <w:t>Equipment Requirement Property</w:t>
      </w:r>
    </w:p>
    <w:p w14:paraId="2A18C5AC" w14:textId="77777777" w:rsidR="001F137E" w:rsidRPr="000615A5" w:rsidRDefault="001F137E" w:rsidP="003B2A9E">
      <w:pPr>
        <w:pStyle w:val="ListDash"/>
      </w:pPr>
      <w:r w:rsidRPr="000615A5">
        <w:t>Physical Asset Requirement Property</w:t>
      </w:r>
    </w:p>
    <w:p w14:paraId="13640DF6" w14:textId="77777777" w:rsidR="001F137E" w:rsidRPr="000615A5" w:rsidRDefault="001F137E" w:rsidP="003B2A9E">
      <w:pPr>
        <w:pStyle w:val="ListDash"/>
      </w:pPr>
      <w:r w:rsidRPr="000615A5">
        <w:t>Material Requirement Property</w:t>
      </w:r>
    </w:p>
    <w:p w14:paraId="166E5B0B" w14:textId="77777777" w:rsidR="00270E45" w:rsidRPr="000615A5" w:rsidRDefault="00270E45" w:rsidP="00175A30">
      <w:pPr>
        <w:pStyle w:val="Heading3"/>
      </w:pPr>
      <w:bookmarkStart w:id="422" w:name="_Toc507944809"/>
      <w:r w:rsidRPr="000615A5">
        <w:t>Job Response</w:t>
      </w:r>
      <w:bookmarkEnd w:id="422"/>
    </w:p>
    <w:p w14:paraId="22A7785C" w14:textId="45780720" w:rsidR="00270E45" w:rsidRPr="000615A5" w:rsidRDefault="00270E45" w:rsidP="00270E45">
      <w:pPr>
        <w:pStyle w:val="PARAGRAPH"/>
      </w:pPr>
      <w:r w:rsidRPr="000615A5">
        <w:t xml:space="preserve">The </w:t>
      </w:r>
      <w:r w:rsidRPr="00C11D85">
        <w:rPr>
          <w:i/>
        </w:rPr>
        <w:t>Job Response</w:t>
      </w:r>
      <w:r w:rsidRPr="000615A5">
        <w:t xml:space="preserve"> noun contains the following objects as defined in </w:t>
      </w:r>
      <w:r w:rsidR="00BA7700">
        <w:t>ISA-95.00.0</w:t>
      </w:r>
      <w:r w:rsidRPr="000615A5">
        <w:t>4:</w:t>
      </w:r>
    </w:p>
    <w:p w14:paraId="0DC12037" w14:textId="77777777" w:rsidR="00270E45" w:rsidRPr="000615A5" w:rsidRDefault="00270E45" w:rsidP="00270E45">
      <w:pPr>
        <w:pStyle w:val="ListDash"/>
      </w:pPr>
      <w:r w:rsidRPr="000615A5">
        <w:t>Job Response</w:t>
      </w:r>
    </w:p>
    <w:p w14:paraId="44FD99B3" w14:textId="77777777" w:rsidR="00270E45" w:rsidRPr="000615A5" w:rsidRDefault="00270E45" w:rsidP="00270E45">
      <w:pPr>
        <w:pStyle w:val="ListDash"/>
      </w:pPr>
      <w:r w:rsidRPr="000615A5">
        <w:t>Job Response Data</w:t>
      </w:r>
    </w:p>
    <w:p w14:paraId="4FFE38F3" w14:textId="77777777" w:rsidR="00270E45" w:rsidRPr="000615A5" w:rsidRDefault="00270E45" w:rsidP="00270E45">
      <w:pPr>
        <w:pStyle w:val="ListDash"/>
      </w:pPr>
      <w:r w:rsidRPr="000615A5">
        <w:t>Personnel Actual</w:t>
      </w:r>
    </w:p>
    <w:p w14:paraId="66DBA2B5" w14:textId="77777777" w:rsidR="00270E45" w:rsidRPr="000615A5" w:rsidRDefault="00270E45" w:rsidP="00270E45">
      <w:pPr>
        <w:pStyle w:val="ListDash"/>
      </w:pPr>
      <w:r w:rsidRPr="000615A5">
        <w:t>Equipment Actual</w:t>
      </w:r>
    </w:p>
    <w:p w14:paraId="12FDF131" w14:textId="77777777" w:rsidR="00270E45" w:rsidRPr="000615A5" w:rsidRDefault="00270E45" w:rsidP="00270E45">
      <w:pPr>
        <w:pStyle w:val="ListDash"/>
      </w:pPr>
      <w:r w:rsidRPr="000615A5">
        <w:t>Physical Asset Actual</w:t>
      </w:r>
    </w:p>
    <w:p w14:paraId="331AACCF" w14:textId="77777777" w:rsidR="00270E45" w:rsidRPr="000615A5" w:rsidRDefault="00270E45" w:rsidP="00270E45">
      <w:pPr>
        <w:pStyle w:val="ListDash"/>
      </w:pPr>
      <w:r w:rsidRPr="000615A5">
        <w:t>Material Actual</w:t>
      </w:r>
    </w:p>
    <w:p w14:paraId="21644A08" w14:textId="77777777" w:rsidR="00270E45" w:rsidRPr="000615A5" w:rsidRDefault="00270E45" w:rsidP="00270E45">
      <w:pPr>
        <w:pStyle w:val="ListDash"/>
      </w:pPr>
      <w:r w:rsidRPr="000615A5">
        <w:t>Personnel Actual Property</w:t>
      </w:r>
    </w:p>
    <w:p w14:paraId="1F78DDAA" w14:textId="77777777" w:rsidR="00270E45" w:rsidRPr="000615A5" w:rsidRDefault="00270E45" w:rsidP="00270E45">
      <w:pPr>
        <w:pStyle w:val="ListDash"/>
      </w:pPr>
      <w:r w:rsidRPr="000615A5">
        <w:t>Equipment Actual Property</w:t>
      </w:r>
    </w:p>
    <w:p w14:paraId="7ADC848B" w14:textId="77777777" w:rsidR="00270E45" w:rsidRPr="000615A5" w:rsidRDefault="00270E45" w:rsidP="00270E45">
      <w:pPr>
        <w:pStyle w:val="ListDash"/>
      </w:pPr>
      <w:r w:rsidRPr="000615A5">
        <w:t>Physical Asset Actual Property</w:t>
      </w:r>
    </w:p>
    <w:p w14:paraId="78D5B4C4" w14:textId="77777777" w:rsidR="00270E45" w:rsidRPr="000615A5" w:rsidRDefault="00270E45" w:rsidP="00270E45">
      <w:pPr>
        <w:pStyle w:val="ListDash"/>
      </w:pPr>
      <w:r w:rsidRPr="000615A5">
        <w:t>Material Actual Property</w:t>
      </w:r>
    </w:p>
    <w:p w14:paraId="205E6E53" w14:textId="5294D585" w:rsidR="0089795C" w:rsidRDefault="0089795C" w:rsidP="00175A30">
      <w:pPr>
        <w:pStyle w:val="Heading3"/>
      </w:pPr>
      <w:bookmarkStart w:id="423" w:name="_Toc507944810"/>
      <w:r>
        <w:t>Job Response List</w:t>
      </w:r>
      <w:bookmarkEnd w:id="423"/>
    </w:p>
    <w:p w14:paraId="56377BD3" w14:textId="71FDA4EC" w:rsidR="0089795C" w:rsidRDefault="0089795C" w:rsidP="0089795C">
      <w:pPr>
        <w:pStyle w:val="PARAGRAPH"/>
      </w:pPr>
      <w:r>
        <w:t xml:space="preserve">The Job Response List noun contains the following objects as defined in </w:t>
      </w:r>
      <w:r w:rsidR="00BA7700">
        <w:t>ISA-95.00.0</w:t>
      </w:r>
      <w:r>
        <w:t>4:</w:t>
      </w:r>
    </w:p>
    <w:p w14:paraId="232341E7" w14:textId="77777777" w:rsidR="0089795C" w:rsidRDefault="0089795C" w:rsidP="0089795C">
      <w:pPr>
        <w:pStyle w:val="ListDash"/>
      </w:pPr>
      <w:r>
        <w:t>Job Response List</w:t>
      </w:r>
    </w:p>
    <w:p w14:paraId="401198B7" w14:textId="1AA3FE6E" w:rsidR="0089795C" w:rsidRPr="000615A5" w:rsidRDefault="0089795C" w:rsidP="0089795C">
      <w:pPr>
        <w:pStyle w:val="ListDash"/>
      </w:pPr>
      <w:r w:rsidRPr="000615A5">
        <w:t>Job Response</w:t>
      </w:r>
    </w:p>
    <w:p w14:paraId="7E1C7AF2" w14:textId="77777777" w:rsidR="0089795C" w:rsidRPr="000615A5" w:rsidRDefault="0089795C" w:rsidP="0089795C">
      <w:pPr>
        <w:pStyle w:val="ListDash"/>
      </w:pPr>
      <w:r w:rsidRPr="000615A5">
        <w:t>Job Response Data</w:t>
      </w:r>
    </w:p>
    <w:p w14:paraId="25A58748" w14:textId="77777777" w:rsidR="0089795C" w:rsidRPr="000615A5" w:rsidRDefault="0089795C" w:rsidP="0089795C">
      <w:pPr>
        <w:pStyle w:val="ListDash"/>
      </w:pPr>
      <w:r w:rsidRPr="000615A5">
        <w:t>Personnel Actual</w:t>
      </w:r>
    </w:p>
    <w:p w14:paraId="5A43A840" w14:textId="77777777" w:rsidR="0089795C" w:rsidRPr="000615A5" w:rsidRDefault="0089795C" w:rsidP="0089795C">
      <w:pPr>
        <w:pStyle w:val="ListDash"/>
      </w:pPr>
      <w:r w:rsidRPr="000615A5">
        <w:t>Equipment Actual</w:t>
      </w:r>
    </w:p>
    <w:p w14:paraId="709A89F2" w14:textId="77777777" w:rsidR="0089795C" w:rsidRPr="000615A5" w:rsidRDefault="0089795C" w:rsidP="0089795C">
      <w:pPr>
        <w:pStyle w:val="ListDash"/>
      </w:pPr>
      <w:r w:rsidRPr="000615A5">
        <w:t>Physical Asset Actual</w:t>
      </w:r>
    </w:p>
    <w:p w14:paraId="73AAFBED" w14:textId="77777777" w:rsidR="0089795C" w:rsidRPr="000615A5" w:rsidRDefault="0089795C" w:rsidP="0089795C">
      <w:pPr>
        <w:pStyle w:val="ListDash"/>
      </w:pPr>
      <w:r w:rsidRPr="000615A5">
        <w:t>Material Actual</w:t>
      </w:r>
    </w:p>
    <w:p w14:paraId="018FAC69" w14:textId="77777777" w:rsidR="0089795C" w:rsidRPr="000615A5" w:rsidRDefault="0089795C" w:rsidP="0089795C">
      <w:pPr>
        <w:pStyle w:val="ListDash"/>
      </w:pPr>
      <w:r w:rsidRPr="000615A5">
        <w:t>Personnel Actual Property</w:t>
      </w:r>
    </w:p>
    <w:p w14:paraId="7FD5EE9D" w14:textId="77777777" w:rsidR="0089795C" w:rsidRPr="000615A5" w:rsidRDefault="0089795C" w:rsidP="0089795C">
      <w:pPr>
        <w:pStyle w:val="ListDash"/>
      </w:pPr>
      <w:r w:rsidRPr="000615A5">
        <w:t>Equipment Actual Property</w:t>
      </w:r>
    </w:p>
    <w:p w14:paraId="4D2FFF43" w14:textId="77777777" w:rsidR="0089795C" w:rsidRPr="000615A5" w:rsidRDefault="0089795C" w:rsidP="0089795C">
      <w:pPr>
        <w:pStyle w:val="ListDash"/>
      </w:pPr>
      <w:r w:rsidRPr="000615A5">
        <w:t>Physical Asset Actual Property</w:t>
      </w:r>
    </w:p>
    <w:p w14:paraId="456086E1" w14:textId="77777777" w:rsidR="0089795C" w:rsidRPr="000615A5" w:rsidRDefault="0089795C" w:rsidP="0089795C">
      <w:pPr>
        <w:pStyle w:val="ListDash"/>
      </w:pPr>
      <w:r w:rsidRPr="000615A5">
        <w:t>Material Actual Property</w:t>
      </w:r>
    </w:p>
    <w:p w14:paraId="00784BDF" w14:textId="77777777" w:rsidR="001F137E" w:rsidRPr="000615A5" w:rsidRDefault="001F137E" w:rsidP="00175A30">
      <w:pPr>
        <w:pStyle w:val="Heading3"/>
      </w:pPr>
      <w:bookmarkStart w:id="424" w:name="_Toc507944811"/>
      <w:r w:rsidRPr="000615A5">
        <w:t>Material Class</w:t>
      </w:r>
      <w:bookmarkEnd w:id="424"/>
    </w:p>
    <w:p w14:paraId="220351A7" w14:textId="481DB21C" w:rsidR="001F137E" w:rsidRPr="000615A5" w:rsidRDefault="001F137E" w:rsidP="00303CFA">
      <w:pPr>
        <w:pStyle w:val="PARAGRAPH"/>
      </w:pPr>
      <w:r w:rsidRPr="000615A5">
        <w:t xml:space="preserve">The </w:t>
      </w:r>
      <w:r w:rsidRPr="00C11D85">
        <w:rPr>
          <w:i/>
        </w:rPr>
        <w:t>Material Class</w:t>
      </w:r>
      <w:r w:rsidRPr="000615A5">
        <w:t xml:space="preserve"> noun can contain the following objects as defined in </w:t>
      </w:r>
      <w:r w:rsidR="00BA7700">
        <w:t>ISA-95.00.0</w:t>
      </w:r>
      <w:r w:rsidRPr="000615A5">
        <w:t>2:</w:t>
      </w:r>
    </w:p>
    <w:p w14:paraId="74602A84" w14:textId="77777777" w:rsidR="001F137E" w:rsidRPr="000615A5" w:rsidRDefault="001F137E" w:rsidP="003B2A9E">
      <w:pPr>
        <w:pStyle w:val="ListDash"/>
      </w:pPr>
      <w:r w:rsidRPr="000615A5">
        <w:t>Material Class</w:t>
      </w:r>
    </w:p>
    <w:p w14:paraId="284BEDCC" w14:textId="77777777" w:rsidR="001F137E" w:rsidRPr="000615A5" w:rsidRDefault="001F137E" w:rsidP="003B2A9E">
      <w:pPr>
        <w:pStyle w:val="ListDash"/>
      </w:pPr>
      <w:r w:rsidRPr="000615A5">
        <w:t>Material Class Property</w:t>
      </w:r>
    </w:p>
    <w:p w14:paraId="03EE7345" w14:textId="77777777" w:rsidR="001F137E" w:rsidRPr="000615A5" w:rsidRDefault="001F137E" w:rsidP="00175A30">
      <w:pPr>
        <w:pStyle w:val="Heading3"/>
      </w:pPr>
      <w:bookmarkStart w:id="425" w:name="_Toc507944812"/>
      <w:r w:rsidRPr="000615A5">
        <w:t>Material Definition</w:t>
      </w:r>
      <w:bookmarkEnd w:id="425"/>
    </w:p>
    <w:p w14:paraId="6DC8CE78" w14:textId="51068B2B" w:rsidR="001F137E" w:rsidRPr="000615A5" w:rsidRDefault="001F137E" w:rsidP="00303CFA">
      <w:pPr>
        <w:pStyle w:val="PARAGRAPH"/>
      </w:pPr>
      <w:r w:rsidRPr="000615A5">
        <w:t xml:space="preserve">The </w:t>
      </w:r>
      <w:r w:rsidRPr="00C11D85">
        <w:rPr>
          <w:i/>
        </w:rPr>
        <w:t>Material Definition</w:t>
      </w:r>
      <w:r w:rsidRPr="000615A5">
        <w:t xml:space="preserve"> noun can contain the following objects as defined in </w:t>
      </w:r>
      <w:r w:rsidR="00BA7700">
        <w:t>ISA-95.00.0</w:t>
      </w:r>
      <w:r w:rsidRPr="000615A5">
        <w:t>2:</w:t>
      </w:r>
    </w:p>
    <w:p w14:paraId="4BA5B878" w14:textId="77777777" w:rsidR="001F137E" w:rsidRPr="000615A5" w:rsidRDefault="001F137E" w:rsidP="003B2A9E">
      <w:pPr>
        <w:pStyle w:val="ListDash"/>
      </w:pPr>
      <w:r w:rsidRPr="000615A5">
        <w:t>Material Definition</w:t>
      </w:r>
    </w:p>
    <w:p w14:paraId="2FA2BC92" w14:textId="77777777" w:rsidR="001F137E" w:rsidRPr="000615A5" w:rsidRDefault="001F137E" w:rsidP="003B2A9E">
      <w:pPr>
        <w:pStyle w:val="ListDash"/>
      </w:pPr>
      <w:r w:rsidRPr="000615A5">
        <w:t>Material Definition Property</w:t>
      </w:r>
    </w:p>
    <w:p w14:paraId="1128F2E0" w14:textId="77777777" w:rsidR="001F137E" w:rsidRPr="000615A5" w:rsidRDefault="001F137E" w:rsidP="00175A30">
      <w:pPr>
        <w:pStyle w:val="Heading3"/>
      </w:pPr>
      <w:bookmarkStart w:id="426" w:name="_Toc507944813"/>
      <w:r w:rsidRPr="000615A5">
        <w:t>Material Lot</w:t>
      </w:r>
      <w:bookmarkEnd w:id="426"/>
    </w:p>
    <w:p w14:paraId="6AFA39F0" w14:textId="75D9C47A" w:rsidR="001F137E" w:rsidRPr="000615A5" w:rsidRDefault="001F137E" w:rsidP="00303CFA">
      <w:pPr>
        <w:pStyle w:val="PARAGRAPH"/>
      </w:pPr>
      <w:r w:rsidRPr="000615A5">
        <w:t xml:space="preserve">The </w:t>
      </w:r>
      <w:r w:rsidRPr="00C11D85">
        <w:rPr>
          <w:i/>
        </w:rPr>
        <w:t>Material Lot</w:t>
      </w:r>
      <w:r w:rsidRPr="000615A5">
        <w:t xml:space="preserve"> noun can contain the following objects as defined in </w:t>
      </w:r>
      <w:r w:rsidR="00BA7700">
        <w:t>ISA-95.00.0</w:t>
      </w:r>
      <w:r w:rsidRPr="000615A5">
        <w:t>2:</w:t>
      </w:r>
    </w:p>
    <w:p w14:paraId="1C8D9FBB" w14:textId="77777777" w:rsidR="001F137E" w:rsidRPr="000615A5" w:rsidRDefault="001F137E" w:rsidP="003B2A9E">
      <w:pPr>
        <w:pStyle w:val="ListDash"/>
      </w:pPr>
      <w:r w:rsidRPr="000615A5">
        <w:t>Material Lot</w:t>
      </w:r>
    </w:p>
    <w:p w14:paraId="00358003" w14:textId="77777777" w:rsidR="001F137E" w:rsidRPr="000615A5" w:rsidRDefault="001F137E" w:rsidP="003B2A9E">
      <w:pPr>
        <w:pStyle w:val="ListDash"/>
      </w:pPr>
      <w:r w:rsidRPr="000615A5">
        <w:lastRenderedPageBreak/>
        <w:t>Material Lot Property</w:t>
      </w:r>
    </w:p>
    <w:p w14:paraId="1F7C939C" w14:textId="77777777" w:rsidR="001F137E" w:rsidRPr="000615A5" w:rsidRDefault="001F137E" w:rsidP="003B2A9E">
      <w:pPr>
        <w:pStyle w:val="ListDash"/>
      </w:pPr>
      <w:r w:rsidRPr="000615A5">
        <w:t>Material Test Result</w:t>
      </w:r>
    </w:p>
    <w:p w14:paraId="09379B12" w14:textId="77777777" w:rsidR="001F137E" w:rsidRPr="000615A5" w:rsidRDefault="001F137E" w:rsidP="00175A30">
      <w:pPr>
        <w:pStyle w:val="Heading3"/>
      </w:pPr>
      <w:bookmarkStart w:id="427" w:name="_Toc507944814"/>
      <w:r w:rsidRPr="000615A5">
        <w:t>Material Sublot</w:t>
      </w:r>
      <w:bookmarkEnd w:id="427"/>
      <w:r w:rsidRPr="000615A5">
        <w:t xml:space="preserve"> </w:t>
      </w:r>
    </w:p>
    <w:p w14:paraId="3544C9C5" w14:textId="218FC3F2" w:rsidR="001F137E" w:rsidRPr="000615A5" w:rsidRDefault="001F137E" w:rsidP="00303CFA">
      <w:pPr>
        <w:pStyle w:val="PARAGRAPH"/>
      </w:pPr>
      <w:r w:rsidRPr="000615A5">
        <w:t xml:space="preserve">The </w:t>
      </w:r>
      <w:r w:rsidRPr="00C11D85">
        <w:rPr>
          <w:i/>
        </w:rPr>
        <w:t>Material Sublot</w:t>
      </w:r>
      <w:r w:rsidRPr="000615A5">
        <w:t xml:space="preserve"> noun can contain the following objects as defined in </w:t>
      </w:r>
      <w:r w:rsidR="00BA7700">
        <w:t>ISA-95.00.0</w:t>
      </w:r>
      <w:r w:rsidRPr="000615A5">
        <w:t>2:</w:t>
      </w:r>
    </w:p>
    <w:p w14:paraId="2AFD684E" w14:textId="77777777" w:rsidR="001F137E" w:rsidRPr="000615A5" w:rsidRDefault="001F137E" w:rsidP="003B2A9E">
      <w:pPr>
        <w:pStyle w:val="ListDash"/>
      </w:pPr>
      <w:r w:rsidRPr="000615A5">
        <w:t>Material Sublot</w:t>
      </w:r>
    </w:p>
    <w:p w14:paraId="569734BA" w14:textId="77777777" w:rsidR="001F137E" w:rsidRPr="000615A5" w:rsidRDefault="001F137E" w:rsidP="003B2A9E">
      <w:pPr>
        <w:pStyle w:val="ListDash"/>
      </w:pPr>
      <w:r w:rsidRPr="000615A5">
        <w:t>Material Lot Property</w:t>
      </w:r>
    </w:p>
    <w:p w14:paraId="01CEACD9" w14:textId="77777777" w:rsidR="001F137E" w:rsidRPr="000615A5" w:rsidRDefault="001F137E" w:rsidP="003B2A9E">
      <w:pPr>
        <w:pStyle w:val="ListDash"/>
      </w:pPr>
      <w:r w:rsidRPr="000615A5">
        <w:t>Material Test Result</w:t>
      </w:r>
    </w:p>
    <w:p w14:paraId="70C9BC2C" w14:textId="77777777" w:rsidR="001F137E" w:rsidRPr="000615A5" w:rsidRDefault="001F137E" w:rsidP="00C11D85">
      <w:pPr>
        <w:pStyle w:val="Note-Example"/>
      </w:pPr>
      <w:r w:rsidRPr="000615A5">
        <w:t>Example</w:t>
      </w:r>
      <w:r w:rsidRPr="000615A5">
        <w:tab/>
        <w:t xml:space="preserve">Sublot specific properties may be unique RFIDs (Radio Frequency ID) for each sublot or maximum temperature indicators for each sublot. </w:t>
      </w:r>
    </w:p>
    <w:p w14:paraId="0644DECC" w14:textId="77777777" w:rsidR="001F137E" w:rsidRPr="000615A5" w:rsidRDefault="001F137E" w:rsidP="00175A30">
      <w:pPr>
        <w:pStyle w:val="Heading3"/>
      </w:pPr>
      <w:bookmarkStart w:id="428" w:name="_Toc507944815"/>
      <w:r w:rsidRPr="000615A5">
        <w:t>Material Test Specification</w:t>
      </w:r>
      <w:bookmarkEnd w:id="428"/>
    </w:p>
    <w:p w14:paraId="1B23F76D" w14:textId="3A2486FA" w:rsidR="001F137E" w:rsidRPr="000615A5" w:rsidRDefault="001F137E" w:rsidP="003B2A9E">
      <w:pPr>
        <w:pStyle w:val="PARAGRAPH"/>
      </w:pPr>
      <w:r w:rsidRPr="000615A5">
        <w:t xml:space="preserve">The </w:t>
      </w:r>
      <w:r w:rsidRPr="00C11D85">
        <w:rPr>
          <w:i/>
        </w:rPr>
        <w:t>Material Test Specification</w:t>
      </w:r>
      <w:r w:rsidRPr="000615A5">
        <w:t xml:space="preserve"> noun can contain the following object as defined in </w:t>
      </w:r>
      <w:r w:rsidR="00BA7700">
        <w:t>ISA-95.00.0</w:t>
      </w:r>
      <w:r w:rsidRPr="000615A5">
        <w:t>2:</w:t>
      </w:r>
    </w:p>
    <w:p w14:paraId="4DD7D6BB" w14:textId="77777777" w:rsidR="001F137E" w:rsidRPr="000615A5" w:rsidRDefault="001F137E" w:rsidP="003B2A9E">
      <w:pPr>
        <w:pStyle w:val="ListDash"/>
      </w:pPr>
      <w:r w:rsidRPr="000615A5">
        <w:t>Material Test Specification</w:t>
      </w:r>
    </w:p>
    <w:p w14:paraId="4BA2D088" w14:textId="77777777" w:rsidR="00AB2BC5" w:rsidRDefault="00AB2BC5" w:rsidP="003145F3">
      <w:pPr>
        <w:pStyle w:val="Heading3"/>
        <w:rPr>
          <w:ins w:id="429" w:author="Brad Keifer" w:date="2017-02-10T13:57:00Z"/>
        </w:rPr>
      </w:pPr>
      <w:bookmarkStart w:id="430" w:name="_Toc507944816"/>
      <w:bookmarkEnd w:id="421"/>
      <w:ins w:id="431" w:author="Brad Keifer" w:date="2017-02-10T13:57:00Z">
        <w:r>
          <w:t>Operational Location</w:t>
        </w:r>
        <w:bookmarkEnd w:id="430"/>
      </w:ins>
    </w:p>
    <w:p w14:paraId="4026C6FA" w14:textId="77777777" w:rsidR="00AB2BC5" w:rsidRDefault="00AB2BC5" w:rsidP="00AB2BC5">
      <w:pPr>
        <w:pStyle w:val="PARAGRAPH"/>
        <w:rPr>
          <w:ins w:id="432" w:author="Brad Keifer" w:date="2017-02-10T13:57:00Z"/>
        </w:rPr>
      </w:pPr>
      <w:ins w:id="433" w:author="Brad Keifer" w:date="2017-02-10T13:57:00Z">
        <w:r>
          <w:t xml:space="preserve">The </w:t>
        </w:r>
        <w:r>
          <w:rPr>
            <w:i/>
          </w:rPr>
          <w:t>Operational Location</w:t>
        </w:r>
        <w:r>
          <w:t xml:space="preserve"> noun contains the following objects as defined in ISA-95.00.02:</w:t>
        </w:r>
      </w:ins>
    </w:p>
    <w:p w14:paraId="2AAC28EF" w14:textId="77777777" w:rsidR="00AB2BC5" w:rsidRDefault="00AB2BC5" w:rsidP="00AB2BC5">
      <w:pPr>
        <w:pStyle w:val="ListDash"/>
        <w:rPr>
          <w:ins w:id="434" w:author="Brad Keifer" w:date="2017-02-10T13:57:00Z"/>
        </w:rPr>
      </w:pPr>
      <w:ins w:id="435" w:author="Brad Keifer" w:date="2017-02-10T13:57:00Z">
        <w:r>
          <w:t>Operational Location</w:t>
        </w:r>
      </w:ins>
    </w:p>
    <w:p w14:paraId="29AB1093" w14:textId="77777777" w:rsidR="00AB2BC5" w:rsidRPr="00826598" w:rsidRDefault="00AB2BC5" w:rsidP="00AB2BC5">
      <w:pPr>
        <w:pStyle w:val="ListDash"/>
        <w:rPr>
          <w:ins w:id="436" w:author="Brad Keifer" w:date="2017-02-10T13:57:00Z"/>
        </w:rPr>
      </w:pPr>
      <w:ins w:id="437" w:author="Brad Keifer" w:date="2017-02-10T13:57:00Z">
        <w:r>
          <w:t>Operational Location Property</w:t>
        </w:r>
      </w:ins>
    </w:p>
    <w:p w14:paraId="10062D09" w14:textId="22A79046" w:rsidR="00B166CD" w:rsidRDefault="00AB2BC5" w:rsidP="003145F3">
      <w:pPr>
        <w:pStyle w:val="Heading3"/>
        <w:rPr>
          <w:ins w:id="438" w:author="Brad Keifer" w:date="2017-02-10T13:55:00Z"/>
        </w:rPr>
      </w:pPr>
      <w:bookmarkStart w:id="439" w:name="_Toc507944817"/>
      <w:ins w:id="440" w:author="Brad Keifer" w:date="2017-02-10T13:55:00Z">
        <w:r>
          <w:t>Operational Location</w:t>
        </w:r>
      </w:ins>
      <w:ins w:id="441" w:author="Brad Keifer" w:date="2017-02-10T13:57:00Z">
        <w:r>
          <w:t xml:space="preserve"> Class</w:t>
        </w:r>
      </w:ins>
      <w:bookmarkEnd w:id="439"/>
    </w:p>
    <w:p w14:paraId="6CB89556" w14:textId="58DC4898" w:rsidR="00AB2BC5" w:rsidRDefault="00AB2BC5" w:rsidP="003145F3">
      <w:pPr>
        <w:pStyle w:val="PARAGRAPH"/>
        <w:rPr>
          <w:ins w:id="442" w:author="Brad Keifer" w:date="2017-02-10T13:56:00Z"/>
        </w:rPr>
      </w:pPr>
      <w:ins w:id="443" w:author="Brad Keifer" w:date="2017-02-10T13:55:00Z">
        <w:r>
          <w:t xml:space="preserve">The </w:t>
        </w:r>
        <w:r>
          <w:rPr>
            <w:i/>
          </w:rPr>
          <w:t>Operational Location</w:t>
        </w:r>
      </w:ins>
      <w:ins w:id="444" w:author="Brad Keifer" w:date="2017-02-10T13:57:00Z">
        <w:r>
          <w:rPr>
            <w:i/>
          </w:rPr>
          <w:t xml:space="preserve"> Class</w:t>
        </w:r>
      </w:ins>
      <w:ins w:id="445" w:author="Brad Keifer" w:date="2017-02-10T13:56:00Z">
        <w:r>
          <w:t xml:space="preserve"> noun contains the following objects as defined in ISA-95.00.02:</w:t>
        </w:r>
      </w:ins>
    </w:p>
    <w:p w14:paraId="68B2FDF6" w14:textId="1156A21A" w:rsidR="00AB2BC5" w:rsidRDefault="00AB2BC5" w:rsidP="003145F3">
      <w:pPr>
        <w:pStyle w:val="ListDash"/>
        <w:rPr>
          <w:ins w:id="446" w:author="Brad Keifer" w:date="2017-02-10T13:56:00Z"/>
        </w:rPr>
      </w:pPr>
      <w:ins w:id="447" w:author="Brad Keifer" w:date="2017-02-10T13:56:00Z">
        <w:r>
          <w:t>Operational Location</w:t>
        </w:r>
      </w:ins>
      <w:ins w:id="448" w:author="Brad Keifer" w:date="2017-02-10T13:57:00Z">
        <w:r>
          <w:t xml:space="preserve"> Class</w:t>
        </w:r>
      </w:ins>
    </w:p>
    <w:p w14:paraId="7DC6BB1F" w14:textId="43957CA9" w:rsidR="00AB2BC5" w:rsidRPr="005063BE" w:rsidRDefault="00AB2BC5" w:rsidP="003145F3">
      <w:pPr>
        <w:pStyle w:val="ListDash"/>
        <w:rPr>
          <w:ins w:id="449" w:author="Brad Keifer" w:date="2017-02-10T13:55:00Z"/>
        </w:rPr>
      </w:pPr>
      <w:ins w:id="450" w:author="Brad Keifer" w:date="2017-02-10T13:57:00Z">
        <w:r>
          <w:t>Operational Location Class Property</w:t>
        </w:r>
      </w:ins>
    </w:p>
    <w:p w14:paraId="6C559E5F" w14:textId="77777777" w:rsidR="001F137E" w:rsidRPr="000615A5" w:rsidRDefault="001F137E" w:rsidP="003145F3">
      <w:pPr>
        <w:pStyle w:val="Heading3"/>
      </w:pPr>
      <w:bookmarkStart w:id="451" w:name="_Toc507944818"/>
      <w:r w:rsidRPr="000615A5">
        <w:t>Operations Capability</w:t>
      </w:r>
      <w:bookmarkEnd w:id="451"/>
    </w:p>
    <w:p w14:paraId="2BA98592" w14:textId="2A56CB10" w:rsidR="001F137E" w:rsidRPr="000615A5" w:rsidRDefault="001F137E" w:rsidP="003B2A9E">
      <w:pPr>
        <w:pStyle w:val="PARAGRAPH"/>
      </w:pPr>
      <w:r w:rsidRPr="000615A5">
        <w:t xml:space="preserve">The </w:t>
      </w:r>
      <w:r w:rsidRPr="00C11D85">
        <w:rPr>
          <w:i/>
        </w:rPr>
        <w:t>Operations Capability</w:t>
      </w:r>
      <w:r w:rsidRPr="000615A5">
        <w:t xml:space="preserve"> noun can contain the following objects as defined in </w:t>
      </w:r>
      <w:r w:rsidR="00BA7700">
        <w:t>ISA-95.00.0</w:t>
      </w:r>
      <w:r w:rsidRPr="000615A5">
        <w:t>2:</w:t>
      </w:r>
    </w:p>
    <w:p w14:paraId="2175EA9D" w14:textId="77777777" w:rsidR="001F137E" w:rsidRPr="000615A5" w:rsidRDefault="001F137E" w:rsidP="003B2A9E">
      <w:pPr>
        <w:pStyle w:val="ListDash"/>
      </w:pPr>
      <w:r w:rsidRPr="000615A5">
        <w:t>Operations Capability</w:t>
      </w:r>
    </w:p>
    <w:p w14:paraId="43B641D5" w14:textId="77777777" w:rsidR="001F137E" w:rsidRPr="000615A5" w:rsidRDefault="001F137E" w:rsidP="003B2A9E">
      <w:pPr>
        <w:pStyle w:val="ListDash"/>
      </w:pPr>
      <w:r w:rsidRPr="000615A5">
        <w:t>Process Segment Capability</w:t>
      </w:r>
    </w:p>
    <w:p w14:paraId="42085614" w14:textId="77777777" w:rsidR="001F137E" w:rsidRPr="000615A5" w:rsidRDefault="001F137E" w:rsidP="003B2A9E">
      <w:pPr>
        <w:pStyle w:val="ListDash"/>
      </w:pPr>
      <w:r w:rsidRPr="000615A5">
        <w:t>Personnel Capability</w:t>
      </w:r>
    </w:p>
    <w:p w14:paraId="54DB24F7" w14:textId="77777777" w:rsidR="001F137E" w:rsidRPr="000615A5" w:rsidRDefault="001F137E" w:rsidP="003B2A9E">
      <w:pPr>
        <w:pStyle w:val="ListDash"/>
      </w:pPr>
      <w:r w:rsidRPr="000615A5">
        <w:t>Equipment Capability</w:t>
      </w:r>
    </w:p>
    <w:p w14:paraId="7626008D" w14:textId="77777777" w:rsidR="001F137E" w:rsidRPr="000615A5" w:rsidRDefault="001F137E" w:rsidP="003B2A9E">
      <w:pPr>
        <w:pStyle w:val="ListDash"/>
      </w:pPr>
      <w:r w:rsidRPr="000615A5">
        <w:t>Physical Asset Capability</w:t>
      </w:r>
    </w:p>
    <w:p w14:paraId="2AF025D9" w14:textId="77777777" w:rsidR="001F137E" w:rsidRPr="000615A5" w:rsidRDefault="001F137E" w:rsidP="003B2A9E">
      <w:pPr>
        <w:pStyle w:val="ListDash"/>
      </w:pPr>
      <w:r w:rsidRPr="000615A5">
        <w:t>Material Capability</w:t>
      </w:r>
    </w:p>
    <w:p w14:paraId="509F6BBF" w14:textId="77777777" w:rsidR="001F137E" w:rsidRPr="000615A5" w:rsidRDefault="001F137E" w:rsidP="003B2A9E">
      <w:pPr>
        <w:pStyle w:val="ListDash"/>
      </w:pPr>
      <w:r w:rsidRPr="000615A5">
        <w:t>Personnel Capability Property</w:t>
      </w:r>
    </w:p>
    <w:p w14:paraId="0EF55A7A" w14:textId="77777777" w:rsidR="001F137E" w:rsidRPr="000615A5" w:rsidRDefault="001F137E" w:rsidP="003B2A9E">
      <w:pPr>
        <w:pStyle w:val="ListDash"/>
      </w:pPr>
      <w:r w:rsidRPr="000615A5">
        <w:t>Equipment Capability Property</w:t>
      </w:r>
    </w:p>
    <w:p w14:paraId="759CB6DC" w14:textId="77777777" w:rsidR="001F137E" w:rsidRPr="000615A5" w:rsidRDefault="001F137E" w:rsidP="003B2A9E">
      <w:pPr>
        <w:pStyle w:val="ListDash"/>
      </w:pPr>
      <w:r w:rsidRPr="000615A5">
        <w:t>Physical Asset Capability Property</w:t>
      </w:r>
    </w:p>
    <w:p w14:paraId="18200D23" w14:textId="77777777" w:rsidR="001F137E" w:rsidRPr="000615A5" w:rsidRDefault="001F137E" w:rsidP="003B2A9E">
      <w:pPr>
        <w:pStyle w:val="ListDash"/>
      </w:pPr>
      <w:r w:rsidRPr="000615A5">
        <w:t>Material Capability Property</w:t>
      </w:r>
    </w:p>
    <w:p w14:paraId="20A4AAE5" w14:textId="77777777" w:rsidR="001F137E" w:rsidRPr="000615A5" w:rsidRDefault="001F137E" w:rsidP="003145F3">
      <w:pPr>
        <w:pStyle w:val="Heading3"/>
      </w:pPr>
      <w:bookmarkStart w:id="452" w:name="_Toc507944819"/>
      <w:r w:rsidRPr="000615A5">
        <w:t>Operations Definition</w:t>
      </w:r>
      <w:bookmarkEnd w:id="452"/>
    </w:p>
    <w:p w14:paraId="683CC8FD" w14:textId="786D6818" w:rsidR="001F137E" w:rsidRPr="000615A5" w:rsidRDefault="001F137E" w:rsidP="003B2A9E">
      <w:pPr>
        <w:pStyle w:val="PARAGRAPH"/>
      </w:pPr>
      <w:r w:rsidRPr="000615A5">
        <w:t xml:space="preserve">The </w:t>
      </w:r>
      <w:r w:rsidRPr="00C11D85">
        <w:rPr>
          <w:i/>
        </w:rPr>
        <w:t>Operations Definition</w:t>
      </w:r>
      <w:r w:rsidRPr="000615A5">
        <w:t xml:space="preserve"> noun can contain the following objects as defined in </w:t>
      </w:r>
      <w:r w:rsidR="00BA7700">
        <w:t>ISA-95.00.0</w:t>
      </w:r>
      <w:r w:rsidRPr="000615A5">
        <w:t>2:</w:t>
      </w:r>
    </w:p>
    <w:p w14:paraId="7EF77BC8" w14:textId="77777777" w:rsidR="001F137E" w:rsidRPr="000615A5" w:rsidRDefault="001F137E" w:rsidP="003B2A9E">
      <w:pPr>
        <w:pStyle w:val="ListDash"/>
      </w:pPr>
      <w:r w:rsidRPr="000615A5">
        <w:t>Operations Definition</w:t>
      </w:r>
    </w:p>
    <w:p w14:paraId="77549ABE" w14:textId="77777777" w:rsidR="001F137E" w:rsidRPr="000615A5" w:rsidRDefault="001F137E" w:rsidP="003B2A9E">
      <w:pPr>
        <w:pStyle w:val="ListDash"/>
      </w:pPr>
      <w:r w:rsidRPr="000615A5">
        <w:t>Operations Segment</w:t>
      </w:r>
    </w:p>
    <w:p w14:paraId="03C16B3B" w14:textId="77777777" w:rsidR="001F137E" w:rsidRPr="000615A5" w:rsidRDefault="001F137E" w:rsidP="003B2A9E">
      <w:pPr>
        <w:pStyle w:val="ListDash"/>
      </w:pPr>
      <w:r w:rsidRPr="000615A5">
        <w:t>Operations Segment Dependency</w:t>
      </w:r>
    </w:p>
    <w:p w14:paraId="2E3B61D2" w14:textId="77777777" w:rsidR="001F137E" w:rsidRPr="000615A5" w:rsidRDefault="001F137E" w:rsidP="003B2A9E">
      <w:pPr>
        <w:pStyle w:val="ListDash"/>
      </w:pPr>
      <w:r w:rsidRPr="000615A5">
        <w:t>Operations Material Bill</w:t>
      </w:r>
    </w:p>
    <w:p w14:paraId="37246F49" w14:textId="77777777" w:rsidR="001F137E" w:rsidRPr="000615A5" w:rsidRDefault="001F137E" w:rsidP="003B2A9E">
      <w:pPr>
        <w:pStyle w:val="ListDash"/>
      </w:pPr>
      <w:r w:rsidRPr="000615A5">
        <w:t>Operations Material Bill Item</w:t>
      </w:r>
    </w:p>
    <w:p w14:paraId="0BCE0DA1" w14:textId="77777777" w:rsidR="001F137E" w:rsidRPr="000615A5" w:rsidRDefault="001F137E" w:rsidP="003B2A9E">
      <w:pPr>
        <w:pStyle w:val="ListDash"/>
      </w:pPr>
      <w:r w:rsidRPr="000615A5">
        <w:t>Parameter Specification</w:t>
      </w:r>
    </w:p>
    <w:p w14:paraId="7AED7F40" w14:textId="77777777" w:rsidR="001F137E" w:rsidRPr="000615A5" w:rsidRDefault="001F137E" w:rsidP="003B2A9E">
      <w:pPr>
        <w:pStyle w:val="ListDash"/>
      </w:pPr>
      <w:r w:rsidRPr="000615A5">
        <w:lastRenderedPageBreak/>
        <w:t>Personnel Specification</w:t>
      </w:r>
    </w:p>
    <w:p w14:paraId="0437A913" w14:textId="77777777" w:rsidR="001F137E" w:rsidRPr="000615A5" w:rsidRDefault="001F137E" w:rsidP="003B2A9E">
      <w:pPr>
        <w:pStyle w:val="ListDash"/>
      </w:pPr>
      <w:r w:rsidRPr="000615A5">
        <w:t>Equipment Specification</w:t>
      </w:r>
    </w:p>
    <w:p w14:paraId="665DE3E4" w14:textId="77777777" w:rsidR="001F137E" w:rsidRPr="000615A5" w:rsidRDefault="001F137E" w:rsidP="003B2A9E">
      <w:pPr>
        <w:pStyle w:val="ListDash"/>
      </w:pPr>
      <w:r w:rsidRPr="000615A5">
        <w:t>Physical Asset Specification</w:t>
      </w:r>
    </w:p>
    <w:p w14:paraId="3AFC7F30" w14:textId="77777777" w:rsidR="001F137E" w:rsidRPr="000615A5" w:rsidRDefault="001F137E" w:rsidP="003B2A9E">
      <w:pPr>
        <w:pStyle w:val="ListDash"/>
      </w:pPr>
      <w:r w:rsidRPr="000615A5">
        <w:t>Material Specification</w:t>
      </w:r>
    </w:p>
    <w:p w14:paraId="03A83AB8" w14:textId="77777777" w:rsidR="001F137E" w:rsidRPr="000615A5" w:rsidRDefault="001F137E" w:rsidP="003B2A9E">
      <w:pPr>
        <w:pStyle w:val="ListDash"/>
      </w:pPr>
      <w:r w:rsidRPr="000615A5">
        <w:t>Personnel Specification Property</w:t>
      </w:r>
    </w:p>
    <w:p w14:paraId="67E155FF" w14:textId="77777777" w:rsidR="001F137E" w:rsidRPr="000615A5" w:rsidRDefault="001F137E" w:rsidP="003B2A9E">
      <w:pPr>
        <w:pStyle w:val="ListDash"/>
      </w:pPr>
      <w:r w:rsidRPr="000615A5">
        <w:t>Equipment Specification Property</w:t>
      </w:r>
    </w:p>
    <w:p w14:paraId="4AACF778" w14:textId="77777777" w:rsidR="001F137E" w:rsidRPr="000615A5" w:rsidRDefault="001F137E" w:rsidP="003B2A9E">
      <w:pPr>
        <w:pStyle w:val="ListDash"/>
      </w:pPr>
      <w:r w:rsidRPr="000615A5">
        <w:t>Physical Asset Specification Property</w:t>
      </w:r>
    </w:p>
    <w:p w14:paraId="689E9CA5" w14:textId="77777777" w:rsidR="001F137E" w:rsidRPr="000615A5" w:rsidRDefault="001F137E" w:rsidP="003B2A9E">
      <w:pPr>
        <w:pStyle w:val="ListDash"/>
      </w:pPr>
      <w:r w:rsidRPr="000615A5">
        <w:t>Material Specification Property</w:t>
      </w:r>
    </w:p>
    <w:p w14:paraId="27EC4EEB" w14:textId="77777777" w:rsidR="001F137E" w:rsidRPr="000615A5" w:rsidRDefault="001F137E" w:rsidP="003145F3">
      <w:pPr>
        <w:pStyle w:val="Heading3"/>
      </w:pPr>
      <w:bookmarkStart w:id="453" w:name="_Toc507944820"/>
      <w:r w:rsidRPr="000615A5">
        <w:t>Operations Schedule</w:t>
      </w:r>
      <w:bookmarkEnd w:id="453"/>
    </w:p>
    <w:p w14:paraId="2F9C5335" w14:textId="4E993BF8" w:rsidR="001F137E" w:rsidRPr="000615A5" w:rsidRDefault="001F137E" w:rsidP="003B2A9E">
      <w:pPr>
        <w:pStyle w:val="PARAGRAPH"/>
      </w:pPr>
      <w:r w:rsidRPr="000615A5">
        <w:t xml:space="preserve">The </w:t>
      </w:r>
      <w:r w:rsidRPr="00C11D85">
        <w:rPr>
          <w:i/>
        </w:rPr>
        <w:t>Operations Schedule</w:t>
      </w:r>
      <w:r w:rsidRPr="000615A5">
        <w:t xml:space="preserve"> noun can contain the following objects as defined in </w:t>
      </w:r>
      <w:r w:rsidR="00BA7700">
        <w:t>ISA-95.00.0</w:t>
      </w:r>
      <w:r w:rsidRPr="000615A5">
        <w:t>2:</w:t>
      </w:r>
    </w:p>
    <w:p w14:paraId="1B30D6D2" w14:textId="77777777" w:rsidR="001F137E" w:rsidRPr="000615A5" w:rsidRDefault="001F137E" w:rsidP="003B2A9E">
      <w:pPr>
        <w:pStyle w:val="ListDash"/>
      </w:pPr>
      <w:r w:rsidRPr="000615A5">
        <w:t>Operations Schedule</w:t>
      </w:r>
    </w:p>
    <w:p w14:paraId="3BAE0377" w14:textId="77777777" w:rsidR="001F137E" w:rsidRPr="000615A5" w:rsidRDefault="001F137E" w:rsidP="003B2A9E">
      <w:pPr>
        <w:pStyle w:val="ListDash"/>
      </w:pPr>
      <w:r w:rsidRPr="000615A5">
        <w:t>Operations Request</w:t>
      </w:r>
    </w:p>
    <w:p w14:paraId="1DC7C985" w14:textId="77777777" w:rsidR="001F137E" w:rsidRPr="000615A5" w:rsidRDefault="001F137E" w:rsidP="003B2A9E">
      <w:pPr>
        <w:pStyle w:val="ListDash"/>
      </w:pPr>
      <w:r w:rsidRPr="000615A5">
        <w:t>Segment Requirement</w:t>
      </w:r>
    </w:p>
    <w:p w14:paraId="148AAC44" w14:textId="77777777" w:rsidR="001F137E" w:rsidRPr="000615A5" w:rsidRDefault="001F137E" w:rsidP="003B2A9E">
      <w:pPr>
        <w:pStyle w:val="ListDash"/>
      </w:pPr>
      <w:r w:rsidRPr="000615A5">
        <w:t>Requested Segment Response</w:t>
      </w:r>
    </w:p>
    <w:p w14:paraId="26FF61FB" w14:textId="77777777" w:rsidR="001F137E" w:rsidRPr="000615A5" w:rsidRDefault="001F137E" w:rsidP="003B2A9E">
      <w:pPr>
        <w:pStyle w:val="ListDash"/>
      </w:pPr>
      <w:r w:rsidRPr="000615A5">
        <w:t>Segment Parameter</w:t>
      </w:r>
    </w:p>
    <w:p w14:paraId="2E5E9348" w14:textId="77777777" w:rsidR="001F137E" w:rsidRPr="000615A5" w:rsidRDefault="001F137E" w:rsidP="003B2A9E">
      <w:pPr>
        <w:pStyle w:val="ListDash"/>
      </w:pPr>
      <w:r w:rsidRPr="000615A5">
        <w:t>Personnel Requirement</w:t>
      </w:r>
    </w:p>
    <w:p w14:paraId="7D44F45D" w14:textId="77777777" w:rsidR="001F137E" w:rsidRPr="000615A5" w:rsidRDefault="001F137E" w:rsidP="003B2A9E">
      <w:pPr>
        <w:pStyle w:val="ListDash"/>
      </w:pPr>
      <w:r w:rsidRPr="000615A5">
        <w:t>Equipment Requirement</w:t>
      </w:r>
    </w:p>
    <w:p w14:paraId="595F915D" w14:textId="77777777" w:rsidR="001F137E" w:rsidRPr="000615A5" w:rsidRDefault="001F137E" w:rsidP="003B2A9E">
      <w:pPr>
        <w:pStyle w:val="ListDash"/>
      </w:pPr>
      <w:r w:rsidRPr="000615A5">
        <w:t>Physical Asset Requirement</w:t>
      </w:r>
    </w:p>
    <w:p w14:paraId="4258871C" w14:textId="77777777" w:rsidR="001F137E" w:rsidRPr="000615A5" w:rsidRDefault="001F137E" w:rsidP="003B2A9E">
      <w:pPr>
        <w:pStyle w:val="ListDash"/>
      </w:pPr>
      <w:r w:rsidRPr="000615A5">
        <w:t>Material Requirement</w:t>
      </w:r>
    </w:p>
    <w:p w14:paraId="59440D58" w14:textId="77777777" w:rsidR="001F137E" w:rsidRPr="000615A5" w:rsidRDefault="001F137E" w:rsidP="003B2A9E">
      <w:pPr>
        <w:pStyle w:val="ListDash"/>
      </w:pPr>
      <w:r w:rsidRPr="000615A5">
        <w:t>Personnel Requirement Property</w:t>
      </w:r>
    </w:p>
    <w:p w14:paraId="22C0D072" w14:textId="77777777" w:rsidR="001F137E" w:rsidRPr="000615A5" w:rsidRDefault="001F137E" w:rsidP="003B2A9E">
      <w:pPr>
        <w:pStyle w:val="ListDash"/>
      </w:pPr>
      <w:r w:rsidRPr="000615A5">
        <w:t>Equipment Requirement Property</w:t>
      </w:r>
    </w:p>
    <w:p w14:paraId="5A097955" w14:textId="77777777" w:rsidR="001F137E" w:rsidRPr="000615A5" w:rsidRDefault="001F137E" w:rsidP="003B2A9E">
      <w:pPr>
        <w:pStyle w:val="ListDash"/>
      </w:pPr>
      <w:r w:rsidRPr="000615A5">
        <w:t>Physical Asset Requirement Property</w:t>
      </w:r>
    </w:p>
    <w:p w14:paraId="38809C81" w14:textId="77777777" w:rsidR="001F137E" w:rsidRPr="000615A5" w:rsidRDefault="001F137E" w:rsidP="003B2A9E">
      <w:pPr>
        <w:pStyle w:val="ListDash"/>
      </w:pPr>
      <w:r w:rsidRPr="000615A5">
        <w:t>Material Requirement Property</w:t>
      </w:r>
    </w:p>
    <w:p w14:paraId="3900C68C" w14:textId="77777777" w:rsidR="001F137E" w:rsidRPr="000615A5" w:rsidRDefault="001F137E" w:rsidP="003145F3">
      <w:pPr>
        <w:pStyle w:val="Heading3"/>
      </w:pPr>
      <w:bookmarkStart w:id="454" w:name="_Toc507944821"/>
      <w:r w:rsidRPr="000615A5">
        <w:t>Operations Performance</w:t>
      </w:r>
      <w:bookmarkEnd w:id="454"/>
    </w:p>
    <w:p w14:paraId="6DCDBFD9" w14:textId="45612459" w:rsidR="001F137E" w:rsidRPr="000615A5" w:rsidRDefault="001F137E" w:rsidP="003B2A9E">
      <w:pPr>
        <w:pStyle w:val="PARAGRAPH"/>
      </w:pPr>
      <w:r w:rsidRPr="000615A5">
        <w:t xml:space="preserve">The </w:t>
      </w:r>
      <w:r w:rsidRPr="00C11D85">
        <w:rPr>
          <w:i/>
        </w:rPr>
        <w:t>Operations Performance</w:t>
      </w:r>
      <w:r w:rsidRPr="000615A5">
        <w:t xml:space="preserve"> noun can contain the following objects as defined in </w:t>
      </w:r>
      <w:r w:rsidR="00BA7700">
        <w:t>ISA-95.00.0</w:t>
      </w:r>
      <w:r w:rsidRPr="000615A5">
        <w:t>2:</w:t>
      </w:r>
    </w:p>
    <w:p w14:paraId="0945E39E" w14:textId="77777777" w:rsidR="001F137E" w:rsidRPr="000615A5" w:rsidRDefault="001F137E" w:rsidP="003B2A9E">
      <w:pPr>
        <w:pStyle w:val="ListDash"/>
      </w:pPr>
      <w:r w:rsidRPr="000615A5">
        <w:t>Operations Performance</w:t>
      </w:r>
    </w:p>
    <w:p w14:paraId="5939DA92" w14:textId="77777777" w:rsidR="001F137E" w:rsidRPr="000615A5" w:rsidRDefault="001F137E" w:rsidP="003B2A9E">
      <w:pPr>
        <w:pStyle w:val="ListDash"/>
      </w:pPr>
      <w:r w:rsidRPr="000615A5">
        <w:t>Operations Response</w:t>
      </w:r>
    </w:p>
    <w:p w14:paraId="1B82F965" w14:textId="77777777" w:rsidR="001F137E" w:rsidRPr="000615A5" w:rsidRDefault="001F137E" w:rsidP="003B2A9E">
      <w:pPr>
        <w:pStyle w:val="ListDash"/>
      </w:pPr>
      <w:r w:rsidRPr="000615A5">
        <w:t>Segment Response</w:t>
      </w:r>
    </w:p>
    <w:p w14:paraId="0AA64FD1" w14:textId="77777777" w:rsidR="001F137E" w:rsidRPr="000615A5" w:rsidRDefault="001F137E" w:rsidP="003B2A9E">
      <w:pPr>
        <w:pStyle w:val="ListDash"/>
      </w:pPr>
      <w:r w:rsidRPr="000615A5">
        <w:t>Segment Data</w:t>
      </w:r>
    </w:p>
    <w:p w14:paraId="2950BA47" w14:textId="77777777" w:rsidR="001F137E" w:rsidRPr="000615A5" w:rsidRDefault="001F137E" w:rsidP="003B2A9E">
      <w:pPr>
        <w:pStyle w:val="ListDash"/>
      </w:pPr>
      <w:r w:rsidRPr="000615A5">
        <w:t>Personnel Actual</w:t>
      </w:r>
    </w:p>
    <w:p w14:paraId="1906F5DC" w14:textId="77777777" w:rsidR="001F137E" w:rsidRPr="000615A5" w:rsidRDefault="001F137E" w:rsidP="003B2A9E">
      <w:pPr>
        <w:pStyle w:val="ListDash"/>
      </w:pPr>
      <w:r w:rsidRPr="000615A5">
        <w:t>Equipment Actual</w:t>
      </w:r>
    </w:p>
    <w:p w14:paraId="3B12B803" w14:textId="77777777" w:rsidR="001F137E" w:rsidRPr="000615A5" w:rsidRDefault="001F137E" w:rsidP="003B2A9E">
      <w:pPr>
        <w:pStyle w:val="ListDash"/>
      </w:pPr>
      <w:r w:rsidRPr="000615A5">
        <w:t>Physical Asset Actual</w:t>
      </w:r>
    </w:p>
    <w:p w14:paraId="582A22AE" w14:textId="77777777" w:rsidR="001F137E" w:rsidRPr="000615A5" w:rsidRDefault="001F137E" w:rsidP="003B2A9E">
      <w:pPr>
        <w:pStyle w:val="ListDash"/>
      </w:pPr>
      <w:r w:rsidRPr="000615A5">
        <w:t>Material Actual</w:t>
      </w:r>
    </w:p>
    <w:p w14:paraId="63815403" w14:textId="77777777" w:rsidR="001F137E" w:rsidRPr="000615A5" w:rsidRDefault="001F137E" w:rsidP="003B2A9E">
      <w:pPr>
        <w:pStyle w:val="ListDash"/>
      </w:pPr>
      <w:r w:rsidRPr="000615A5">
        <w:t>Personnel Actual Property</w:t>
      </w:r>
    </w:p>
    <w:p w14:paraId="7380D905" w14:textId="77777777" w:rsidR="001F137E" w:rsidRPr="000615A5" w:rsidRDefault="001F137E" w:rsidP="003B2A9E">
      <w:pPr>
        <w:pStyle w:val="ListDash"/>
      </w:pPr>
      <w:r w:rsidRPr="000615A5">
        <w:t>Equipment Actual Property</w:t>
      </w:r>
    </w:p>
    <w:p w14:paraId="31127E2B" w14:textId="77777777" w:rsidR="001F137E" w:rsidRPr="000615A5" w:rsidRDefault="001F137E" w:rsidP="003B2A9E">
      <w:pPr>
        <w:pStyle w:val="ListDash"/>
      </w:pPr>
      <w:r w:rsidRPr="000615A5">
        <w:t>Physical Asset Actual Property</w:t>
      </w:r>
    </w:p>
    <w:p w14:paraId="2D7EFA15" w14:textId="77777777" w:rsidR="001F137E" w:rsidRPr="000615A5" w:rsidRDefault="001F137E" w:rsidP="003B2A9E">
      <w:pPr>
        <w:pStyle w:val="ListDash"/>
      </w:pPr>
      <w:r w:rsidRPr="000615A5">
        <w:t>Material Actual Property</w:t>
      </w:r>
    </w:p>
    <w:p w14:paraId="7B4CD5E3" w14:textId="77777777" w:rsidR="001F137E" w:rsidRPr="000615A5" w:rsidRDefault="001F137E" w:rsidP="003145F3">
      <w:pPr>
        <w:pStyle w:val="Heading3"/>
      </w:pPr>
      <w:bookmarkStart w:id="455" w:name="_Toc507944822"/>
      <w:r w:rsidRPr="000615A5">
        <w:t>Person</w:t>
      </w:r>
      <w:bookmarkEnd w:id="455"/>
    </w:p>
    <w:p w14:paraId="4DB652A3" w14:textId="64D4EF0A" w:rsidR="001F137E" w:rsidRPr="000615A5" w:rsidRDefault="001F137E" w:rsidP="003B2A9E">
      <w:pPr>
        <w:pStyle w:val="PARAGRAPH"/>
      </w:pPr>
      <w:r w:rsidRPr="000615A5">
        <w:t xml:space="preserve">The </w:t>
      </w:r>
      <w:r w:rsidRPr="00C11D85">
        <w:rPr>
          <w:i/>
        </w:rPr>
        <w:t>Person</w:t>
      </w:r>
      <w:r w:rsidRPr="000615A5">
        <w:t xml:space="preserve"> noun can contain the following objects as defined in </w:t>
      </w:r>
      <w:r w:rsidR="00BA7700">
        <w:t>ISA-95.00.0</w:t>
      </w:r>
      <w:r w:rsidRPr="000615A5">
        <w:t>2:</w:t>
      </w:r>
    </w:p>
    <w:p w14:paraId="668D03B7" w14:textId="77777777" w:rsidR="001F137E" w:rsidRPr="000615A5" w:rsidRDefault="001F137E" w:rsidP="003B2A9E">
      <w:pPr>
        <w:pStyle w:val="ListDash"/>
      </w:pPr>
      <w:r w:rsidRPr="000615A5">
        <w:t>Person</w:t>
      </w:r>
    </w:p>
    <w:p w14:paraId="4AD46EC7" w14:textId="77777777" w:rsidR="001F137E" w:rsidRPr="000615A5" w:rsidRDefault="001F137E" w:rsidP="003B2A9E">
      <w:pPr>
        <w:pStyle w:val="ListDash"/>
      </w:pPr>
      <w:r w:rsidRPr="000615A5">
        <w:t>Person Property</w:t>
      </w:r>
    </w:p>
    <w:p w14:paraId="52AAA654" w14:textId="77777777" w:rsidR="001F137E" w:rsidRPr="000615A5" w:rsidRDefault="001F137E" w:rsidP="003B2A9E">
      <w:pPr>
        <w:pStyle w:val="ListDash"/>
      </w:pPr>
      <w:r w:rsidRPr="000615A5">
        <w:t>Qualification Test Result</w:t>
      </w:r>
    </w:p>
    <w:p w14:paraId="77BBBCC7" w14:textId="77777777" w:rsidR="001F137E" w:rsidRPr="000615A5" w:rsidRDefault="001F137E" w:rsidP="003145F3">
      <w:pPr>
        <w:pStyle w:val="Heading3"/>
      </w:pPr>
      <w:bookmarkStart w:id="456" w:name="_Toc507944823"/>
      <w:r w:rsidRPr="000615A5">
        <w:lastRenderedPageBreak/>
        <w:t>Personnel Class</w:t>
      </w:r>
      <w:bookmarkEnd w:id="456"/>
    </w:p>
    <w:p w14:paraId="78461D71" w14:textId="4610575F" w:rsidR="001F137E" w:rsidRPr="000615A5" w:rsidRDefault="001F137E" w:rsidP="003B2A9E">
      <w:pPr>
        <w:pStyle w:val="PARAGRAPH"/>
      </w:pPr>
      <w:r w:rsidRPr="000615A5">
        <w:t xml:space="preserve">The </w:t>
      </w:r>
      <w:r w:rsidRPr="00C11D85">
        <w:rPr>
          <w:i/>
        </w:rPr>
        <w:t>Personnel Class</w:t>
      </w:r>
      <w:r w:rsidRPr="000615A5">
        <w:t xml:space="preserve"> noun can contain the following objects as defined in </w:t>
      </w:r>
      <w:r w:rsidR="00BA7700">
        <w:t>ISA-95.00.0</w:t>
      </w:r>
      <w:r w:rsidRPr="000615A5">
        <w:t>2:</w:t>
      </w:r>
    </w:p>
    <w:p w14:paraId="34E481B2" w14:textId="77777777" w:rsidR="001F137E" w:rsidRPr="000615A5" w:rsidRDefault="001F137E" w:rsidP="003B2A9E">
      <w:pPr>
        <w:pStyle w:val="ListDash"/>
      </w:pPr>
      <w:r w:rsidRPr="000615A5">
        <w:t>Personnel Class</w:t>
      </w:r>
    </w:p>
    <w:p w14:paraId="3D505711" w14:textId="77777777" w:rsidR="001F137E" w:rsidRPr="000615A5" w:rsidRDefault="001F137E" w:rsidP="003B2A9E">
      <w:pPr>
        <w:pStyle w:val="ListDash"/>
      </w:pPr>
      <w:r w:rsidRPr="000615A5">
        <w:t>Personnel Class Property</w:t>
      </w:r>
    </w:p>
    <w:p w14:paraId="4E28F301" w14:textId="77777777" w:rsidR="001F137E" w:rsidRPr="000615A5" w:rsidRDefault="001F137E" w:rsidP="003145F3">
      <w:pPr>
        <w:pStyle w:val="Heading3"/>
      </w:pPr>
      <w:bookmarkStart w:id="457" w:name="_Toc507944824"/>
      <w:bookmarkStart w:id="458" w:name="OLE_LINK3"/>
      <w:r w:rsidRPr="000615A5">
        <w:t>Physical Asset</w:t>
      </w:r>
      <w:bookmarkEnd w:id="457"/>
    </w:p>
    <w:p w14:paraId="13FF4050" w14:textId="76C2EA2A" w:rsidR="001F137E" w:rsidRPr="000615A5" w:rsidRDefault="001F137E" w:rsidP="003B2A9E">
      <w:pPr>
        <w:pStyle w:val="PARAGRAPH"/>
      </w:pPr>
      <w:r w:rsidRPr="000615A5">
        <w:t xml:space="preserve">The </w:t>
      </w:r>
      <w:r w:rsidRPr="00C11D85">
        <w:rPr>
          <w:i/>
        </w:rPr>
        <w:t>Physical Asset</w:t>
      </w:r>
      <w:r w:rsidRPr="000615A5">
        <w:t xml:space="preserve"> noun can contain the following objects as defined in </w:t>
      </w:r>
      <w:r w:rsidR="00BA7700">
        <w:t>ISA-95.00.0</w:t>
      </w:r>
      <w:r w:rsidRPr="000615A5">
        <w:t>2:</w:t>
      </w:r>
    </w:p>
    <w:p w14:paraId="4252F376" w14:textId="77777777" w:rsidR="001F137E" w:rsidRPr="000615A5" w:rsidRDefault="001F137E" w:rsidP="003B2A9E">
      <w:pPr>
        <w:pStyle w:val="ListDash"/>
      </w:pPr>
      <w:r w:rsidRPr="000615A5">
        <w:t xml:space="preserve">Physical Asset </w:t>
      </w:r>
    </w:p>
    <w:p w14:paraId="0352CAC4" w14:textId="77777777" w:rsidR="001F137E" w:rsidRPr="000615A5" w:rsidRDefault="001F137E" w:rsidP="003B2A9E">
      <w:pPr>
        <w:pStyle w:val="ListDash"/>
      </w:pPr>
      <w:r w:rsidRPr="000615A5">
        <w:t>Physical Asset Property</w:t>
      </w:r>
    </w:p>
    <w:p w14:paraId="1A396CF7" w14:textId="77777777" w:rsidR="001F137E" w:rsidRPr="000615A5" w:rsidRDefault="001F137E" w:rsidP="003B2A9E">
      <w:pPr>
        <w:pStyle w:val="ListDash"/>
      </w:pPr>
      <w:r w:rsidRPr="000615A5">
        <w:t>Physical Asset Capability Test Result</w:t>
      </w:r>
    </w:p>
    <w:p w14:paraId="2815F635" w14:textId="77777777" w:rsidR="001F137E" w:rsidRPr="000615A5" w:rsidRDefault="001F137E" w:rsidP="003B2A9E">
      <w:pPr>
        <w:pStyle w:val="ListDash"/>
      </w:pPr>
      <w:r w:rsidRPr="000615A5">
        <w:t>Equipment Asset Mapping</w:t>
      </w:r>
    </w:p>
    <w:p w14:paraId="6D931BC1" w14:textId="77777777" w:rsidR="001F137E" w:rsidRPr="000615A5" w:rsidRDefault="001F137E" w:rsidP="003145F3">
      <w:pPr>
        <w:pStyle w:val="Heading3"/>
      </w:pPr>
      <w:bookmarkStart w:id="459" w:name="_Toc507944825"/>
      <w:r w:rsidRPr="000615A5">
        <w:t xml:space="preserve">Physical Asset </w:t>
      </w:r>
      <w:bookmarkEnd w:id="458"/>
      <w:r w:rsidRPr="000615A5">
        <w:t>Class</w:t>
      </w:r>
      <w:bookmarkEnd w:id="459"/>
    </w:p>
    <w:p w14:paraId="3F9CA669" w14:textId="6CEC50B5" w:rsidR="001F137E" w:rsidRPr="000615A5" w:rsidRDefault="001F137E" w:rsidP="003B2A9E">
      <w:pPr>
        <w:pStyle w:val="PARAGRAPH"/>
      </w:pPr>
      <w:r w:rsidRPr="000615A5">
        <w:t xml:space="preserve">The </w:t>
      </w:r>
      <w:r w:rsidRPr="00C11D85">
        <w:rPr>
          <w:i/>
        </w:rPr>
        <w:t>Physical Asset Class</w:t>
      </w:r>
      <w:r w:rsidRPr="000615A5">
        <w:t xml:space="preserve"> noun can contain the following objects as defined in </w:t>
      </w:r>
      <w:r w:rsidR="00BA7700">
        <w:t>ISA-95.00.0</w:t>
      </w:r>
      <w:r w:rsidRPr="000615A5">
        <w:t>2:</w:t>
      </w:r>
    </w:p>
    <w:p w14:paraId="77A8E82D" w14:textId="77777777" w:rsidR="001F137E" w:rsidRPr="000615A5" w:rsidRDefault="001F137E" w:rsidP="003B2A9E">
      <w:pPr>
        <w:pStyle w:val="ListDash"/>
      </w:pPr>
      <w:r w:rsidRPr="000615A5">
        <w:t>Physical Asset Class</w:t>
      </w:r>
    </w:p>
    <w:p w14:paraId="25E004FA" w14:textId="77777777" w:rsidR="001F137E" w:rsidRPr="000615A5" w:rsidRDefault="001F137E" w:rsidP="003B2A9E">
      <w:pPr>
        <w:pStyle w:val="ListDash"/>
      </w:pPr>
      <w:r w:rsidRPr="000615A5">
        <w:t>Physical Asset Class Property</w:t>
      </w:r>
    </w:p>
    <w:p w14:paraId="1E2BC3C3" w14:textId="77777777" w:rsidR="001F137E" w:rsidRPr="000615A5" w:rsidRDefault="001F137E" w:rsidP="003145F3">
      <w:pPr>
        <w:pStyle w:val="Heading3"/>
      </w:pPr>
      <w:bookmarkStart w:id="460" w:name="_Toc507944826"/>
      <w:r w:rsidRPr="000615A5">
        <w:t>Physical Asset Capability Test Specification</w:t>
      </w:r>
      <w:bookmarkEnd w:id="460"/>
    </w:p>
    <w:p w14:paraId="1001DA9F" w14:textId="14E65635" w:rsidR="001F137E" w:rsidRPr="000615A5" w:rsidRDefault="001F137E" w:rsidP="003B2A9E">
      <w:pPr>
        <w:pStyle w:val="PARAGRAPH"/>
      </w:pPr>
      <w:r w:rsidRPr="000615A5">
        <w:t xml:space="preserve">The </w:t>
      </w:r>
      <w:r w:rsidRPr="00C11D85">
        <w:rPr>
          <w:i/>
        </w:rPr>
        <w:t>Physical Asset Capability Test Specification</w:t>
      </w:r>
      <w:r w:rsidRPr="000615A5">
        <w:t xml:space="preserve"> noun contains the following object as defined in </w:t>
      </w:r>
      <w:r w:rsidR="00BA7700">
        <w:t>ISA-95.00.0</w:t>
      </w:r>
      <w:r w:rsidRPr="000615A5">
        <w:t>2:</w:t>
      </w:r>
    </w:p>
    <w:p w14:paraId="322CC3E1" w14:textId="77777777" w:rsidR="001F137E" w:rsidRPr="000615A5" w:rsidRDefault="001F137E" w:rsidP="003B2A9E">
      <w:pPr>
        <w:pStyle w:val="ListDash"/>
      </w:pPr>
      <w:r w:rsidRPr="000615A5">
        <w:t xml:space="preserve">Physical Asset Capability Test Specification </w:t>
      </w:r>
    </w:p>
    <w:p w14:paraId="7A635877" w14:textId="77777777" w:rsidR="001F137E" w:rsidRPr="000615A5" w:rsidRDefault="001F137E" w:rsidP="003145F3">
      <w:pPr>
        <w:pStyle w:val="Heading3"/>
      </w:pPr>
      <w:bookmarkStart w:id="461" w:name="_Toc507944827"/>
      <w:r w:rsidRPr="000615A5">
        <w:t>Process Segment</w:t>
      </w:r>
      <w:bookmarkEnd w:id="461"/>
    </w:p>
    <w:p w14:paraId="5045C33E" w14:textId="268261A1" w:rsidR="001F137E" w:rsidRPr="000615A5" w:rsidRDefault="001F137E" w:rsidP="003B2A9E">
      <w:pPr>
        <w:pStyle w:val="PARAGRAPH"/>
      </w:pPr>
      <w:r w:rsidRPr="000615A5">
        <w:t xml:space="preserve">The </w:t>
      </w:r>
      <w:r w:rsidRPr="00C11D85">
        <w:rPr>
          <w:i/>
        </w:rPr>
        <w:t>Process Segment</w:t>
      </w:r>
      <w:r w:rsidRPr="000615A5">
        <w:t xml:space="preserve"> noun can contain the following objects as defined in </w:t>
      </w:r>
      <w:r w:rsidR="00BA7700">
        <w:t>ISA-95.00.0</w:t>
      </w:r>
      <w:r w:rsidRPr="000615A5">
        <w:t>2:</w:t>
      </w:r>
    </w:p>
    <w:p w14:paraId="1F5FFEA9" w14:textId="77777777" w:rsidR="001F137E" w:rsidRPr="000615A5" w:rsidRDefault="001F137E" w:rsidP="003B2A9E">
      <w:pPr>
        <w:pStyle w:val="ListDash"/>
      </w:pPr>
      <w:r w:rsidRPr="000615A5">
        <w:t>Process Segment</w:t>
      </w:r>
    </w:p>
    <w:p w14:paraId="40B96AC4" w14:textId="77777777" w:rsidR="001F137E" w:rsidRPr="000615A5" w:rsidRDefault="001F137E" w:rsidP="003B2A9E">
      <w:pPr>
        <w:pStyle w:val="ListDash"/>
      </w:pPr>
      <w:r w:rsidRPr="000615A5">
        <w:t xml:space="preserve">Process Segment Parameter </w:t>
      </w:r>
    </w:p>
    <w:p w14:paraId="2441C516" w14:textId="77777777" w:rsidR="001F137E" w:rsidRPr="000615A5" w:rsidRDefault="001F137E" w:rsidP="003B2A9E">
      <w:pPr>
        <w:pStyle w:val="ListDash"/>
      </w:pPr>
      <w:r w:rsidRPr="000615A5">
        <w:t>Personnel Segment Specification</w:t>
      </w:r>
    </w:p>
    <w:p w14:paraId="0A329558" w14:textId="77777777" w:rsidR="001F137E" w:rsidRPr="000615A5" w:rsidRDefault="001F137E" w:rsidP="003B2A9E">
      <w:pPr>
        <w:pStyle w:val="ListDash"/>
      </w:pPr>
      <w:r w:rsidRPr="000615A5">
        <w:t>Equipment Segment Specification</w:t>
      </w:r>
    </w:p>
    <w:p w14:paraId="5197F4DC" w14:textId="77777777" w:rsidR="001F137E" w:rsidRPr="000615A5" w:rsidRDefault="001F137E" w:rsidP="003B2A9E">
      <w:pPr>
        <w:pStyle w:val="ListDash"/>
      </w:pPr>
      <w:r w:rsidRPr="000615A5">
        <w:t>Physical Asset Segment Specification</w:t>
      </w:r>
    </w:p>
    <w:p w14:paraId="4D9975FC" w14:textId="77777777" w:rsidR="001F137E" w:rsidRPr="000615A5" w:rsidRDefault="001F137E" w:rsidP="003B2A9E">
      <w:pPr>
        <w:pStyle w:val="ListDash"/>
      </w:pPr>
      <w:r w:rsidRPr="000615A5">
        <w:t>Material Segment Specification</w:t>
      </w:r>
    </w:p>
    <w:p w14:paraId="13502B20" w14:textId="77777777" w:rsidR="001F137E" w:rsidRPr="000615A5" w:rsidRDefault="001F137E" w:rsidP="003B2A9E">
      <w:pPr>
        <w:pStyle w:val="ListDash"/>
      </w:pPr>
      <w:r w:rsidRPr="000615A5">
        <w:t>Process Segment Dependency</w:t>
      </w:r>
    </w:p>
    <w:p w14:paraId="059337A8" w14:textId="77777777" w:rsidR="001F137E" w:rsidRPr="000615A5" w:rsidRDefault="001F137E" w:rsidP="003B2A9E">
      <w:pPr>
        <w:pStyle w:val="ListDash"/>
      </w:pPr>
      <w:r w:rsidRPr="000615A5">
        <w:t>Personnel Segment Specification Property</w:t>
      </w:r>
    </w:p>
    <w:p w14:paraId="7BCAD104" w14:textId="77777777" w:rsidR="001F137E" w:rsidRPr="000615A5" w:rsidRDefault="001F137E" w:rsidP="003B2A9E">
      <w:pPr>
        <w:pStyle w:val="ListDash"/>
      </w:pPr>
      <w:r w:rsidRPr="000615A5">
        <w:t>Equipment Segment Specification Property</w:t>
      </w:r>
    </w:p>
    <w:p w14:paraId="2EC16E01" w14:textId="77777777" w:rsidR="001F137E" w:rsidRPr="000615A5" w:rsidRDefault="001F137E" w:rsidP="003B2A9E">
      <w:pPr>
        <w:pStyle w:val="ListDash"/>
      </w:pPr>
      <w:r w:rsidRPr="000615A5">
        <w:t>Physical Asset Segment Specification Property</w:t>
      </w:r>
    </w:p>
    <w:p w14:paraId="4DA5F767" w14:textId="77777777" w:rsidR="001F137E" w:rsidRPr="000615A5" w:rsidRDefault="001F137E" w:rsidP="003B2A9E">
      <w:pPr>
        <w:pStyle w:val="ListDash"/>
      </w:pPr>
      <w:r w:rsidRPr="000615A5">
        <w:t>Material Segment Specification Property</w:t>
      </w:r>
    </w:p>
    <w:p w14:paraId="47497546" w14:textId="34282925" w:rsidR="001D33F0" w:rsidRDefault="001D33F0" w:rsidP="003145F3">
      <w:pPr>
        <w:pStyle w:val="Heading3"/>
        <w:rPr>
          <w:ins w:id="462" w:author="Brad Keifer" w:date="2017-02-08T11:17:00Z"/>
        </w:rPr>
      </w:pPr>
      <w:bookmarkStart w:id="463" w:name="_Toc507944828"/>
      <w:ins w:id="464" w:author="Brad Keifer" w:date="2017-02-08T11:16:00Z">
        <w:r>
          <w:t>Operations Event</w:t>
        </w:r>
      </w:ins>
      <w:bookmarkEnd w:id="463"/>
    </w:p>
    <w:p w14:paraId="03BF3AED" w14:textId="049674D7" w:rsidR="001D33F0" w:rsidRDefault="001D33F0" w:rsidP="003145F3">
      <w:pPr>
        <w:pStyle w:val="PARAGRAPH"/>
        <w:rPr>
          <w:ins w:id="465" w:author="Brad Keifer" w:date="2017-02-08T11:17:00Z"/>
        </w:rPr>
      </w:pPr>
      <w:ins w:id="466" w:author="Brad Keifer" w:date="2017-02-08T11:17:00Z">
        <w:r>
          <w:t xml:space="preserve">The </w:t>
        </w:r>
        <w:r>
          <w:rPr>
            <w:i/>
          </w:rPr>
          <w:t>Operations Event</w:t>
        </w:r>
        <w:r>
          <w:t xml:space="preserve"> noun can contain the following objects as defined in ISA-95.00.02:</w:t>
        </w:r>
      </w:ins>
    </w:p>
    <w:p w14:paraId="41000413" w14:textId="34ED0D38" w:rsidR="001D33F0" w:rsidRDefault="001D33F0" w:rsidP="003145F3">
      <w:pPr>
        <w:pStyle w:val="ListDash"/>
        <w:rPr>
          <w:ins w:id="467" w:author="Brad Keifer" w:date="2017-02-08T11:18:00Z"/>
        </w:rPr>
      </w:pPr>
      <w:ins w:id="468" w:author="Brad Keifer" w:date="2017-02-08T11:18:00Z">
        <w:r>
          <w:t>Operations</w:t>
        </w:r>
      </w:ins>
      <w:ins w:id="469" w:author="Brad Keifer" w:date="2017-02-08T11:17:00Z">
        <w:r w:rsidRPr="000615A5">
          <w:t xml:space="preserve"> </w:t>
        </w:r>
      </w:ins>
      <w:ins w:id="470" w:author="Brad Keifer" w:date="2017-02-08T11:18:00Z">
        <w:r>
          <w:t>Event</w:t>
        </w:r>
      </w:ins>
    </w:p>
    <w:p w14:paraId="774892A0" w14:textId="5CE595AD" w:rsidR="001D33F0" w:rsidRDefault="001D33F0" w:rsidP="003145F3">
      <w:pPr>
        <w:pStyle w:val="ListDash"/>
        <w:rPr>
          <w:ins w:id="471" w:author="Brad Keifer" w:date="2017-02-08T11:18:00Z"/>
        </w:rPr>
      </w:pPr>
      <w:ins w:id="472" w:author="Brad Keifer" w:date="2017-02-08T11:18:00Z">
        <w:r>
          <w:t>Operations Event Property</w:t>
        </w:r>
      </w:ins>
    </w:p>
    <w:p w14:paraId="0520F863" w14:textId="631F7AF9" w:rsidR="001D33F0" w:rsidRPr="000615A5" w:rsidRDefault="001D33F0" w:rsidP="003145F3">
      <w:pPr>
        <w:pStyle w:val="ListDash"/>
        <w:rPr>
          <w:ins w:id="473" w:author="Brad Keifer" w:date="2017-02-08T11:17:00Z"/>
        </w:rPr>
      </w:pPr>
      <w:ins w:id="474" w:author="Brad Keifer" w:date="2017-02-08T11:18:00Z">
        <w:r>
          <w:t>Operations Event Record</w:t>
        </w:r>
      </w:ins>
    </w:p>
    <w:p w14:paraId="00259C28" w14:textId="2AA4CEBB" w:rsidR="00813488" w:rsidRDefault="00813488" w:rsidP="003145F3">
      <w:pPr>
        <w:pStyle w:val="Heading3"/>
        <w:rPr>
          <w:ins w:id="475" w:author="Brad Keifer" w:date="2017-02-08T11:19:00Z"/>
        </w:rPr>
      </w:pPr>
      <w:bookmarkStart w:id="476" w:name="_Toc507944829"/>
      <w:ins w:id="477" w:author="Brad Keifer" w:date="2017-02-08T11:19:00Z">
        <w:r>
          <w:t>Operations Event Definition</w:t>
        </w:r>
        <w:bookmarkEnd w:id="476"/>
      </w:ins>
    </w:p>
    <w:p w14:paraId="3DE46A25" w14:textId="5E63883F" w:rsidR="00813488" w:rsidRDefault="00813488" w:rsidP="00813488">
      <w:pPr>
        <w:pStyle w:val="PARAGRAPH"/>
        <w:rPr>
          <w:ins w:id="478" w:author="Brad Keifer" w:date="2017-02-08T11:19:00Z"/>
        </w:rPr>
      </w:pPr>
      <w:ins w:id="479" w:author="Brad Keifer" w:date="2017-02-08T11:19:00Z">
        <w:r>
          <w:t xml:space="preserve">The </w:t>
        </w:r>
        <w:r>
          <w:rPr>
            <w:i/>
          </w:rPr>
          <w:t>Operations Event</w:t>
        </w:r>
      </w:ins>
      <w:ins w:id="480" w:author="Brad Keifer" w:date="2017-02-08T11:20:00Z">
        <w:r>
          <w:rPr>
            <w:i/>
          </w:rPr>
          <w:t xml:space="preserve"> Definition</w:t>
        </w:r>
      </w:ins>
      <w:ins w:id="481" w:author="Brad Keifer" w:date="2017-02-08T11:19:00Z">
        <w:r>
          <w:t xml:space="preserve"> noun can contain the following objects as defined in ISA-95.00.02:</w:t>
        </w:r>
      </w:ins>
    </w:p>
    <w:p w14:paraId="7EC8EF72" w14:textId="79947DE0" w:rsidR="00813488" w:rsidRDefault="00813488" w:rsidP="00813488">
      <w:pPr>
        <w:pStyle w:val="ListDash"/>
        <w:rPr>
          <w:ins w:id="482" w:author="Brad Keifer" w:date="2017-02-08T11:19:00Z"/>
        </w:rPr>
      </w:pPr>
      <w:ins w:id="483" w:author="Brad Keifer" w:date="2017-02-08T11:19:00Z">
        <w:r>
          <w:t>Operations</w:t>
        </w:r>
        <w:r w:rsidRPr="000615A5">
          <w:t xml:space="preserve"> </w:t>
        </w:r>
        <w:r>
          <w:t>Event</w:t>
        </w:r>
      </w:ins>
      <w:ins w:id="484" w:author="Brad Keifer" w:date="2017-02-08T11:20:00Z">
        <w:r>
          <w:t xml:space="preserve"> Definition</w:t>
        </w:r>
      </w:ins>
    </w:p>
    <w:p w14:paraId="7D96E71D" w14:textId="00F473A3" w:rsidR="00813488" w:rsidRDefault="00813488" w:rsidP="00813488">
      <w:pPr>
        <w:pStyle w:val="ListDash"/>
        <w:rPr>
          <w:ins w:id="485" w:author="Brad Keifer" w:date="2017-02-08T11:19:00Z"/>
        </w:rPr>
      </w:pPr>
      <w:ins w:id="486" w:author="Brad Keifer" w:date="2017-02-08T11:19:00Z">
        <w:r>
          <w:t xml:space="preserve">Operations Event </w:t>
        </w:r>
      </w:ins>
      <w:ins w:id="487" w:author="Brad Keifer" w:date="2017-02-08T11:20:00Z">
        <w:r>
          <w:t xml:space="preserve">Definition </w:t>
        </w:r>
      </w:ins>
      <w:ins w:id="488" w:author="Brad Keifer" w:date="2017-02-08T11:19:00Z">
        <w:r>
          <w:t>Property</w:t>
        </w:r>
      </w:ins>
    </w:p>
    <w:p w14:paraId="212D49BC" w14:textId="6F5431B4" w:rsidR="00813488" w:rsidRPr="000615A5" w:rsidRDefault="00813488" w:rsidP="00813488">
      <w:pPr>
        <w:pStyle w:val="ListDash"/>
        <w:rPr>
          <w:ins w:id="489" w:author="Brad Keifer" w:date="2017-02-08T11:19:00Z"/>
        </w:rPr>
      </w:pPr>
      <w:ins w:id="490" w:author="Brad Keifer" w:date="2017-02-08T11:19:00Z">
        <w:r>
          <w:lastRenderedPageBreak/>
          <w:t xml:space="preserve">Operations Event </w:t>
        </w:r>
      </w:ins>
      <w:ins w:id="491" w:author="Brad Keifer" w:date="2017-02-08T11:20:00Z">
        <w:r>
          <w:t xml:space="preserve">Definition </w:t>
        </w:r>
      </w:ins>
      <w:ins w:id="492" w:author="Brad Keifer" w:date="2017-02-08T11:19:00Z">
        <w:r>
          <w:t>Record</w:t>
        </w:r>
      </w:ins>
      <w:ins w:id="493" w:author="Brad Keifer" w:date="2017-02-08T11:20:00Z">
        <w:r>
          <w:t xml:space="preserve"> Specification</w:t>
        </w:r>
      </w:ins>
    </w:p>
    <w:p w14:paraId="6172710F" w14:textId="0F9B9303" w:rsidR="00813488" w:rsidRDefault="00813488" w:rsidP="003145F3">
      <w:pPr>
        <w:pStyle w:val="Heading3"/>
        <w:rPr>
          <w:ins w:id="494" w:author="Brad Keifer" w:date="2017-02-08T11:19:00Z"/>
        </w:rPr>
      </w:pPr>
      <w:bookmarkStart w:id="495" w:name="_Toc507944830"/>
      <w:ins w:id="496" w:author="Brad Keifer" w:date="2017-02-08T11:19:00Z">
        <w:r>
          <w:t>Operations Event</w:t>
        </w:r>
      </w:ins>
      <w:ins w:id="497" w:author="Brad Keifer" w:date="2017-02-08T11:20:00Z">
        <w:r>
          <w:t xml:space="preserve"> Class</w:t>
        </w:r>
      </w:ins>
      <w:bookmarkEnd w:id="495"/>
    </w:p>
    <w:p w14:paraId="7E683C63" w14:textId="0C03BDE8" w:rsidR="00813488" w:rsidRDefault="00813488" w:rsidP="00813488">
      <w:pPr>
        <w:pStyle w:val="PARAGRAPH"/>
        <w:rPr>
          <w:ins w:id="498" w:author="Brad Keifer" w:date="2017-02-08T11:19:00Z"/>
        </w:rPr>
      </w:pPr>
      <w:ins w:id="499" w:author="Brad Keifer" w:date="2017-02-08T11:19:00Z">
        <w:r>
          <w:t xml:space="preserve">The </w:t>
        </w:r>
        <w:r>
          <w:rPr>
            <w:i/>
          </w:rPr>
          <w:t>Operations Event</w:t>
        </w:r>
      </w:ins>
      <w:ins w:id="500" w:author="Brad Keifer" w:date="2017-02-08T11:20:00Z">
        <w:r>
          <w:rPr>
            <w:i/>
          </w:rPr>
          <w:t xml:space="preserve"> Class</w:t>
        </w:r>
      </w:ins>
      <w:ins w:id="501" w:author="Brad Keifer" w:date="2017-02-08T11:19:00Z">
        <w:r>
          <w:t xml:space="preserve"> noun can contain the following objects as defined in ISA-95.00.02:</w:t>
        </w:r>
      </w:ins>
    </w:p>
    <w:p w14:paraId="7FE1B066" w14:textId="069915F9" w:rsidR="00813488" w:rsidRDefault="00813488" w:rsidP="00813488">
      <w:pPr>
        <w:pStyle w:val="ListDash"/>
        <w:rPr>
          <w:ins w:id="502" w:author="Brad Keifer" w:date="2017-02-08T11:19:00Z"/>
        </w:rPr>
      </w:pPr>
      <w:ins w:id="503" w:author="Brad Keifer" w:date="2017-02-08T11:19:00Z">
        <w:r>
          <w:t>Operations</w:t>
        </w:r>
        <w:r w:rsidRPr="000615A5">
          <w:t xml:space="preserve"> </w:t>
        </w:r>
        <w:r>
          <w:t>Event</w:t>
        </w:r>
      </w:ins>
      <w:ins w:id="504" w:author="Brad Keifer" w:date="2017-02-08T11:20:00Z">
        <w:r>
          <w:t xml:space="preserve"> Class</w:t>
        </w:r>
      </w:ins>
    </w:p>
    <w:p w14:paraId="103944CD" w14:textId="0E4CF5F3" w:rsidR="00813488" w:rsidRDefault="00813488" w:rsidP="00813488">
      <w:pPr>
        <w:pStyle w:val="ListDash"/>
        <w:rPr>
          <w:ins w:id="505" w:author="Brad Keifer" w:date="2017-02-08T11:19:00Z"/>
        </w:rPr>
      </w:pPr>
      <w:ins w:id="506" w:author="Brad Keifer" w:date="2017-02-08T11:19:00Z">
        <w:r>
          <w:t xml:space="preserve">Operations Event </w:t>
        </w:r>
      </w:ins>
      <w:ins w:id="507" w:author="Brad Keifer" w:date="2017-02-08T11:21:00Z">
        <w:r>
          <w:t xml:space="preserve">Class </w:t>
        </w:r>
      </w:ins>
      <w:ins w:id="508" w:author="Brad Keifer" w:date="2017-02-08T11:19:00Z">
        <w:r>
          <w:t>Property</w:t>
        </w:r>
      </w:ins>
    </w:p>
    <w:p w14:paraId="001116D0" w14:textId="5FCA7664" w:rsidR="00813488" w:rsidRPr="000615A5" w:rsidRDefault="00813488" w:rsidP="00813488">
      <w:pPr>
        <w:pStyle w:val="ListDash"/>
        <w:rPr>
          <w:ins w:id="509" w:author="Brad Keifer" w:date="2017-02-08T11:19:00Z"/>
        </w:rPr>
      </w:pPr>
      <w:ins w:id="510" w:author="Brad Keifer" w:date="2017-02-08T11:19:00Z">
        <w:r>
          <w:t xml:space="preserve">Operations Event </w:t>
        </w:r>
      </w:ins>
      <w:ins w:id="511" w:author="Brad Keifer" w:date="2017-02-08T11:21:00Z">
        <w:r>
          <w:t xml:space="preserve">Class </w:t>
        </w:r>
      </w:ins>
      <w:ins w:id="512" w:author="Brad Keifer" w:date="2017-02-08T11:19:00Z">
        <w:r>
          <w:t>Record</w:t>
        </w:r>
      </w:ins>
      <w:ins w:id="513" w:author="Brad Keifer" w:date="2017-02-08T11:21:00Z">
        <w:r>
          <w:t xml:space="preserve"> Specification</w:t>
        </w:r>
      </w:ins>
    </w:p>
    <w:p w14:paraId="7310F87E" w14:textId="77777777" w:rsidR="001F137E" w:rsidRPr="000615A5" w:rsidRDefault="001F137E" w:rsidP="003145F3">
      <w:pPr>
        <w:pStyle w:val="Heading3"/>
      </w:pPr>
      <w:bookmarkStart w:id="514" w:name="_Toc507944831"/>
      <w:r w:rsidRPr="000615A5">
        <w:t>Resource Relationship Network</w:t>
      </w:r>
      <w:bookmarkEnd w:id="514"/>
    </w:p>
    <w:p w14:paraId="6D19DDF3" w14:textId="4CA5FC7A" w:rsidR="001F137E" w:rsidRPr="000615A5" w:rsidRDefault="001F137E" w:rsidP="003B2A9E">
      <w:pPr>
        <w:pStyle w:val="PARAGRAPH"/>
      </w:pPr>
      <w:r w:rsidRPr="000615A5">
        <w:t xml:space="preserve">The </w:t>
      </w:r>
      <w:r w:rsidRPr="00C11D85">
        <w:rPr>
          <w:i/>
        </w:rPr>
        <w:t>Resource Relationship Network</w:t>
      </w:r>
      <w:r w:rsidRPr="000615A5">
        <w:t xml:space="preserve"> noun can contain the following objects as defined in </w:t>
      </w:r>
      <w:r w:rsidR="00BA7700">
        <w:t>ISA-95.00.0</w:t>
      </w:r>
      <w:r w:rsidRPr="000615A5">
        <w:t>4:</w:t>
      </w:r>
    </w:p>
    <w:p w14:paraId="1464ADF0" w14:textId="2110CD37" w:rsidR="001F137E" w:rsidRPr="000615A5" w:rsidRDefault="001F137E" w:rsidP="003B2A9E">
      <w:pPr>
        <w:pStyle w:val="ListDash"/>
      </w:pPr>
      <w:r w:rsidRPr="000615A5">
        <w:t xml:space="preserve">Resource </w:t>
      </w:r>
      <w:r w:rsidR="00B13806">
        <w:t>R</w:t>
      </w:r>
      <w:r w:rsidRPr="000615A5">
        <w:t xml:space="preserve">elationship </w:t>
      </w:r>
      <w:r w:rsidR="00B13806">
        <w:t>N</w:t>
      </w:r>
      <w:r w:rsidRPr="000615A5">
        <w:t xml:space="preserve">etwork </w:t>
      </w:r>
    </w:p>
    <w:p w14:paraId="757190FF" w14:textId="77777777" w:rsidR="001F137E" w:rsidRPr="000615A5" w:rsidRDefault="001F137E" w:rsidP="003B2A9E">
      <w:pPr>
        <w:pStyle w:val="ListDash"/>
      </w:pPr>
      <w:r w:rsidRPr="000615A5">
        <w:t xml:space="preserve">Resource Network Connection </w:t>
      </w:r>
    </w:p>
    <w:p w14:paraId="20D48B69" w14:textId="77777777" w:rsidR="001F137E" w:rsidRPr="000615A5" w:rsidRDefault="001F137E" w:rsidP="003B2A9E">
      <w:pPr>
        <w:pStyle w:val="ListDash"/>
      </w:pPr>
      <w:r w:rsidRPr="000615A5">
        <w:t>Resource Network Connection Property</w:t>
      </w:r>
    </w:p>
    <w:p w14:paraId="14F50FE4" w14:textId="77777777" w:rsidR="001F137E" w:rsidRPr="000615A5" w:rsidRDefault="001F137E" w:rsidP="003B2A9E">
      <w:pPr>
        <w:pStyle w:val="ListDash"/>
      </w:pPr>
      <w:r w:rsidRPr="000615A5">
        <w:t xml:space="preserve">To Resource Reference </w:t>
      </w:r>
    </w:p>
    <w:p w14:paraId="186F6204" w14:textId="77777777" w:rsidR="001F137E" w:rsidRPr="000615A5" w:rsidRDefault="001F137E" w:rsidP="003B2A9E">
      <w:pPr>
        <w:pStyle w:val="ListDash"/>
      </w:pPr>
      <w:r w:rsidRPr="000615A5">
        <w:t>To Resource Reference Property</w:t>
      </w:r>
    </w:p>
    <w:p w14:paraId="040FF22C" w14:textId="77777777" w:rsidR="001F137E" w:rsidRPr="000615A5" w:rsidRDefault="001F137E" w:rsidP="003B2A9E">
      <w:pPr>
        <w:pStyle w:val="ListDash"/>
      </w:pPr>
      <w:r w:rsidRPr="000615A5">
        <w:t xml:space="preserve">From Resource Reference </w:t>
      </w:r>
    </w:p>
    <w:p w14:paraId="72CA36BB" w14:textId="77777777" w:rsidR="001F137E" w:rsidRPr="000615A5" w:rsidRDefault="001F137E" w:rsidP="003B2A9E">
      <w:pPr>
        <w:pStyle w:val="ListDash"/>
      </w:pPr>
      <w:r w:rsidRPr="000615A5">
        <w:t>From Resource Reference Property</w:t>
      </w:r>
    </w:p>
    <w:p w14:paraId="52A29F57" w14:textId="77777777" w:rsidR="001F137E" w:rsidRPr="000615A5" w:rsidRDefault="001F137E" w:rsidP="003145F3">
      <w:pPr>
        <w:pStyle w:val="Heading3"/>
      </w:pPr>
      <w:bookmarkStart w:id="515" w:name="_Toc507944832"/>
      <w:r w:rsidRPr="000615A5">
        <w:t>Resource Relationship Network Connection Type</w:t>
      </w:r>
      <w:bookmarkEnd w:id="515"/>
    </w:p>
    <w:p w14:paraId="43C7ACBD" w14:textId="55200649" w:rsidR="001F137E" w:rsidRPr="000615A5" w:rsidRDefault="001F137E" w:rsidP="003B2A9E">
      <w:pPr>
        <w:pStyle w:val="PARAGRAPH"/>
      </w:pPr>
      <w:r w:rsidRPr="000615A5">
        <w:t xml:space="preserve">The </w:t>
      </w:r>
      <w:r w:rsidRPr="00C11D85">
        <w:rPr>
          <w:i/>
        </w:rPr>
        <w:t>Resource Relationship Network Connection Type</w:t>
      </w:r>
      <w:r w:rsidRPr="000615A5">
        <w:t xml:space="preserve"> noun can contain the following objects as defined in </w:t>
      </w:r>
      <w:r w:rsidR="00BA7700">
        <w:t>ISA-95.00.0</w:t>
      </w:r>
      <w:r w:rsidRPr="000615A5">
        <w:t>4:</w:t>
      </w:r>
    </w:p>
    <w:p w14:paraId="5E3AAA39" w14:textId="77777777" w:rsidR="001F137E" w:rsidRPr="000615A5" w:rsidRDefault="001F137E" w:rsidP="003B2A9E">
      <w:pPr>
        <w:pStyle w:val="ListDash"/>
      </w:pPr>
      <w:r w:rsidRPr="000615A5">
        <w:t xml:space="preserve">Resource Network Connection Type </w:t>
      </w:r>
    </w:p>
    <w:p w14:paraId="0BA12533" w14:textId="77777777" w:rsidR="001F137E" w:rsidRPr="000615A5" w:rsidRDefault="001F137E" w:rsidP="003B2A9E">
      <w:pPr>
        <w:pStyle w:val="ListDash"/>
      </w:pPr>
      <w:r w:rsidRPr="000615A5">
        <w:t xml:space="preserve">Resource Network Connection Type Property </w:t>
      </w:r>
    </w:p>
    <w:p w14:paraId="401CDCDC" w14:textId="77777777" w:rsidR="001F137E" w:rsidRPr="000615A5" w:rsidRDefault="001F137E" w:rsidP="003145F3">
      <w:pPr>
        <w:pStyle w:val="Heading3"/>
      </w:pPr>
      <w:bookmarkStart w:id="516" w:name="_Toc507944833"/>
      <w:r w:rsidRPr="000615A5">
        <w:t>Qualification Test Specification</w:t>
      </w:r>
      <w:bookmarkEnd w:id="516"/>
    </w:p>
    <w:p w14:paraId="2E51BAC4" w14:textId="7067666B" w:rsidR="001F137E" w:rsidRPr="000615A5" w:rsidRDefault="001F137E" w:rsidP="003B2A9E">
      <w:pPr>
        <w:pStyle w:val="PARAGRAPH"/>
      </w:pPr>
      <w:r w:rsidRPr="000615A5">
        <w:t xml:space="preserve">The </w:t>
      </w:r>
      <w:r w:rsidRPr="00C11D85">
        <w:rPr>
          <w:i/>
        </w:rPr>
        <w:t>Qualification Test Specification</w:t>
      </w:r>
      <w:r w:rsidRPr="000615A5">
        <w:t xml:space="preserve"> noun contains the following object as defined in </w:t>
      </w:r>
      <w:r w:rsidR="00BA7700">
        <w:t>ISA-95.00.0</w:t>
      </w:r>
      <w:r w:rsidRPr="000615A5">
        <w:t>2:</w:t>
      </w:r>
    </w:p>
    <w:p w14:paraId="1076B8B0" w14:textId="77777777" w:rsidR="001F137E" w:rsidRPr="000615A5" w:rsidRDefault="001F137E" w:rsidP="003B2A9E">
      <w:pPr>
        <w:pStyle w:val="ListDash"/>
      </w:pPr>
      <w:r w:rsidRPr="000615A5">
        <w:t xml:space="preserve">Qualification Test Specification </w:t>
      </w:r>
    </w:p>
    <w:p w14:paraId="3597F65B" w14:textId="40DEE866" w:rsidR="001F137E" w:rsidRPr="000615A5" w:rsidRDefault="001F137E" w:rsidP="003145F3">
      <w:pPr>
        <w:pStyle w:val="Heading3"/>
      </w:pPr>
      <w:bookmarkStart w:id="517" w:name="_Toc507944834"/>
      <w:r w:rsidRPr="000615A5">
        <w:t>Transaction Profile</w:t>
      </w:r>
      <w:bookmarkEnd w:id="517"/>
    </w:p>
    <w:p w14:paraId="21D2C04D" w14:textId="5B4E67D7" w:rsidR="001F137E" w:rsidRPr="000615A5" w:rsidRDefault="001F137E" w:rsidP="003B2A9E">
      <w:pPr>
        <w:pStyle w:val="PARAGRAPH"/>
      </w:pPr>
      <w:r w:rsidRPr="000615A5">
        <w:t xml:space="preserve">The message contents of a transaction profile returns all supported verb/noun combinations, if the combination is supported as a receiver, if it is supported as a sender, and if wildcards are supported.  See Clause </w:t>
      </w:r>
      <w:r w:rsidRPr="000615A5">
        <w:fldChar w:fldCharType="begin"/>
      </w:r>
      <w:r w:rsidRPr="000615A5">
        <w:instrText xml:space="preserve"> REF _Ref111426289 \r </w:instrText>
      </w:r>
      <w:r w:rsidRPr="000615A5">
        <w:fldChar w:fldCharType="separate"/>
      </w:r>
      <w:r w:rsidR="00036893">
        <w:t>6.22</w:t>
      </w:r>
      <w:r w:rsidRPr="000615A5">
        <w:fldChar w:fldCharType="end"/>
      </w:r>
      <w:r w:rsidRPr="000615A5">
        <w:t xml:space="preserve"> and Clause </w:t>
      </w:r>
      <w:r w:rsidRPr="000615A5">
        <w:fldChar w:fldCharType="begin"/>
      </w:r>
      <w:r w:rsidRPr="000615A5">
        <w:instrText xml:space="preserve"> REF _Ref111426261 \r </w:instrText>
      </w:r>
      <w:r w:rsidRPr="000615A5">
        <w:fldChar w:fldCharType="separate"/>
      </w:r>
      <w:r w:rsidR="00036893">
        <w:t>7</w:t>
      </w:r>
      <w:r w:rsidRPr="000615A5">
        <w:fldChar w:fldCharType="end"/>
      </w:r>
      <w:r w:rsidRPr="000615A5">
        <w:t xml:space="preserve"> for the definition of the object and compliance information.</w:t>
      </w:r>
    </w:p>
    <w:p w14:paraId="2D280924" w14:textId="37BFFBE2" w:rsidR="001F137E" w:rsidRPr="000615A5" w:rsidRDefault="003932B6" w:rsidP="00C11D85">
      <w:pPr>
        <w:pStyle w:val="Note-Example"/>
      </w:pPr>
      <w:r>
        <w:t>NOTE</w:t>
      </w:r>
      <w:r w:rsidR="001F137E" w:rsidRPr="000615A5">
        <w:tab/>
        <w:t xml:space="preserve">The </w:t>
      </w:r>
      <w:r w:rsidR="001F137E" w:rsidRPr="00C11D85">
        <w:rPr>
          <w:i/>
        </w:rPr>
        <w:t>transaction profile</w:t>
      </w:r>
      <w:r w:rsidR="001F137E" w:rsidRPr="000615A5">
        <w:t xml:space="preserve"> is a method to interactively determine what verbs and nouns are supported by an application.    </w:t>
      </w:r>
    </w:p>
    <w:p w14:paraId="73F36246" w14:textId="77777777" w:rsidR="001F137E" w:rsidRPr="000615A5" w:rsidRDefault="001F137E" w:rsidP="003145F3">
      <w:pPr>
        <w:pStyle w:val="Heading3"/>
      </w:pPr>
      <w:bookmarkStart w:id="518" w:name="_Toc507944835"/>
      <w:r w:rsidRPr="000615A5">
        <w:t>Work Alert Definition</w:t>
      </w:r>
      <w:bookmarkEnd w:id="518"/>
    </w:p>
    <w:p w14:paraId="5B0DFA1C" w14:textId="161AA850" w:rsidR="001F137E" w:rsidRPr="000615A5" w:rsidRDefault="001F137E" w:rsidP="003B2A9E">
      <w:pPr>
        <w:pStyle w:val="PARAGRAPH"/>
      </w:pPr>
      <w:r w:rsidRPr="000615A5">
        <w:t xml:space="preserve">The </w:t>
      </w:r>
      <w:r w:rsidRPr="00C11D85">
        <w:rPr>
          <w:i/>
        </w:rPr>
        <w:t>Work Alert Definition</w:t>
      </w:r>
      <w:r w:rsidRPr="000615A5">
        <w:t xml:space="preserve"> noun can contain the following objects as defined in </w:t>
      </w:r>
      <w:r w:rsidR="00BA7700">
        <w:t>ISA-95.00.0</w:t>
      </w:r>
      <w:r w:rsidRPr="000615A5">
        <w:t>4:</w:t>
      </w:r>
    </w:p>
    <w:p w14:paraId="4240E68E" w14:textId="77777777" w:rsidR="001F137E" w:rsidRPr="000615A5" w:rsidRDefault="001F137E" w:rsidP="003B2A9E">
      <w:pPr>
        <w:pStyle w:val="ListDash"/>
      </w:pPr>
      <w:r w:rsidRPr="000615A5">
        <w:t>Work Alert Definition</w:t>
      </w:r>
    </w:p>
    <w:p w14:paraId="4ED99C05" w14:textId="77777777" w:rsidR="001F137E" w:rsidRPr="000615A5" w:rsidRDefault="001F137E" w:rsidP="003B2A9E">
      <w:pPr>
        <w:pStyle w:val="ListDash"/>
      </w:pPr>
      <w:r w:rsidRPr="000615A5">
        <w:t>Work Alert Definition Property</w:t>
      </w:r>
    </w:p>
    <w:p w14:paraId="0D433BC5" w14:textId="77777777" w:rsidR="001F137E" w:rsidRPr="000615A5" w:rsidRDefault="001F137E" w:rsidP="003145F3">
      <w:pPr>
        <w:pStyle w:val="Heading3"/>
      </w:pPr>
      <w:bookmarkStart w:id="519" w:name="_Toc507944836"/>
      <w:r w:rsidRPr="000615A5">
        <w:t>Work Alert</w:t>
      </w:r>
      <w:bookmarkEnd w:id="519"/>
    </w:p>
    <w:p w14:paraId="6758A0C6" w14:textId="017C71C9" w:rsidR="001F137E" w:rsidRPr="000615A5" w:rsidRDefault="001F137E" w:rsidP="003B2A9E">
      <w:pPr>
        <w:pStyle w:val="PARAGRAPH"/>
      </w:pPr>
      <w:r w:rsidRPr="000615A5">
        <w:t xml:space="preserve">The </w:t>
      </w:r>
      <w:r w:rsidRPr="00C11D85">
        <w:rPr>
          <w:i/>
        </w:rPr>
        <w:t>Work Alert</w:t>
      </w:r>
      <w:r w:rsidRPr="000615A5">
        <w:t xml:space="preserve"> noun can contain the following objects as defined in </w:t>
      </w:r>
      <w:r w:rsidR="00BA7700">
        <w:t>ISA-95.00.0</w:t>
      </w:r>
      <w:r w:rsidRPr="000615A5">
        <w:t>4:</w:t>
      </w:r>
    </w:p>
    <w:p w14:paraId="4E1CAC36" w14:textId="77777777" w:rsidR="001F137E" w:rsidRPr="000615A5" w:rsidRDefault="001F137E" w:rsidP="003B2A9E">
      <w:pPr>
        <w:pStyle w:val="ListDash"/>
      </w:pPr>
      <w:r w:rsidRPr="000615A5">
        <w:t xml:space="preserve">Work Alert </w:t>
      </w:r>
    </w:p>
    <w:p w14:paraId="3D077D1E" w14:textId="77777777" w:rsidR="001F137E" w:rsidRPr="000615A5" w:rsidRDefault="001F137E" w:rsidP="003B2A9E">
      <w:pPr>
        <w:pStyle w:val="ListDash"/>
      </w:pPr>
      <w:r w:rsidRPr="000615A5">
        <w:t>Work Alert Property</w:t>
      </w:r>
    </w:p>
    <w:p w14:paraId="6357B825" w14:textId="77777777" w:rsidR="001F137E" w:rsidRPr="000615A5" w:rsidRDefault="001F137E" w:rsidP="003145F3">
      <w:pPr>
        <w:pStyle w:val="Heading3"/>
      </w:pPr>
      <w:bookmarkStart w:id="520" w:name="_Toc507944837"/>
      <w:r w:rsidRPr="000615A5">
        <w:t>Work Calendar Definition</w:t>
      </w:r>
      <w:bookmarkEnd w:id="520"/>
    </w:p>
    <w:p w14:paraId="374051E3" w14:textId="3051C1E9" w:rsidR="001F137E" w:rsidRPr="000615A5" w:rsidRDefault="001F137E" w:rsidP="003B2A9E">
      <w:pPr>
        <w:pStyle w:val="PARAGRAPH"/>
      </w:pPr>
      <w:r w:rsidRPr="000615A5">
        <w:t xml:space="preserve">The </w:t>
      </w:r>
      <w:r w:rsidR="00C11D85" w:rsidRPr="00C11D85">
        <w:rPr>
          <w:i/>
        </w:rPr>
        <w:t>W</w:t>
      </w:r>
      <w:r w:rsidRPr="00C11D85">
        <w:rPr>
          <w:i/>
        </w:rPr>
        <w:t xml:space="preserve">ork </w:t>
      </w:r>
      <w:r w:rsidR="00C11D85" w:rsidRPr="00C11D85">
        <w:rPr>
          <w:i/>
        </w:rPr>
        <w:t>C</w:t>
      </w:r>
      <w:r w:rsidRPr="00C11D85">
        <w:rPr>
          <w:i/>
        </w:rPr>
        <w:t xml:space="preserve">alendar </w:t>
      </w:r>
      <w:r w:rsidR="00C11D85" w:rsidRPr="00C11D85">
        <w:rPr>
          <w:i/>
        </w:rPr>
        <w:t>D</w:t>
      </w:r>
      <w:r w:rsidRPr="00C11D85">
        <w:rPr>
          <w:i/>
        </w:rPr>
        <w:t>efinition</w:t>
      </w:r>
      <w:r w:rsidRPr="000615A5">
        <w:t xml:space="preserve"> noun can contain the following objects in </w:t>
      </w:r>
      <w:r w:rsidR="00BA7700">
        <w:t>ISA-95.00.0</w:t>
      </w:r>
      <w:r w:rsidRPr="000615A5">
        <w:t>4:</w:t>
      </w:r>
    </w:p>
    <w:p w14:paraId="39924144" w14:textId="77777777" w:rsidR="001F137E" w:rsidRPr="000615A5" w:rsidRDefault="001F137E" w:rsidP="003B2A9E">
      <w:pPr>
        <w:pStyle w:val="ListDash"/>
      </w:pPr>
      <w:r w:rsidRPr="000615A5">
        <w:lastRenderedPageBreak/>
        <w:t>Work Calendar Definition</w:t>
      </w:r>
    </w:p>
    <w:p w14:paraId="3ADE9257" w14:textId="77777777" w:rsidR="001F137E" w:rsidRPr="000615A5" w:rsidRDefault="001F137E" w:rsidP="003B2A9E">
      <w:pPr>
        <w:pStyle w:val="ListDash"/>
      </w:pPr>
      <w:r w:rsidRPr="000615A5">
        <w:t xml:space="preserve">Work Calendar Definition Entry </w:t>
      </w:r>
    </w:p>
    <w:p w14:paraId="07A0D5C5" w14:textId="77777777" w:rsidR="001F137E" w:rsidRPr="000615A5" w:rsidRDefault="001F137E" w:rsidP="003B2A9E">
      <w:pPr>
        <w:pStyle w:val="ListDash"/>
      </w:pPr>
      <w:r w:rsidRPr="000615A5">
        <w:t>Work Calendar Definition Property</w:t>
      </w:r>
    </w:p>
    <w:p w14:paraId="4035A8F4" w14:textId="77777777" w:rsidR="001F137E" w:rsidRPr="000615A5" w:rsidRDefault="001F137E" w:rsidP="003145F3">
      <w:pPr>
        <w:pStyle w:val="Heading3"/>
      </w:pPr>
      <w:bookmarkStart w:id="521" w:name="_Toc507944838"/>
      <w:r w:rsidRPr="000615A5">
        <w:t>Work Calendar</w:t>
      </w:r>
      <w:bookmarkEnd w:id="521"/>
    </w:p>
    <w:p w14:paraId="659F6FEE" w14:textId="5CED3767" w:rsidR="001F137E" w:rsidRPr="000615A5" w:rsidRDefault="001F137E" w:rsidP="003B2A9E">
      <w:pPr>
        <w:pStyle w:val="PARAGRAPH"/>
      </w:pPr>
      <w:r w:rsidRPr="000615A5">
        <w:t xml:space="preserve">The </w:t>
      </w:r>
      <w:r w:rsidR="00C11D85" w:rsidRPr="00C11D85">
        <w:rPr>
          <w:i/>
        </w:rPr>
        <w:t>Work C</w:t>
      </w:r>
      <w:r w:rsidRPr="00C11D85">
        <w:rPr>
          <w:i/>
        </w:rPr>
        <w:t>alendar</w:t>
      </w:r>
      <w:r w:rsidRPr="000615A5">
        <w:t xml:space="preserve"> noun can contain the following objects in </w:t>
      </w:r>
      <w:r w:rsidR="00BA7700">
        <w:t>ISA-95.00.0</w:t>
      </w:r>
      <w:r w:rsidRPr="000615A5">
        <w:t>4:</w:t>
      </w:r>
    </w:p>
    <w:p w14:paraId="3095EEC1" w14:textId="77777777" w:rsidR="001F137E" w:rsidRPr="000615A5" w:rsidRDefault="001F137E" w:rsidP="003B2A9E">
      <w:pPr>
        <w:pStyle w:val="ListDash"/>
      </w:pPr>
      <w:r w:rsidRPr="000615A5">
        <w:t xml:space="preserve">Work Calendar </w:t>
      </w:r>
    </w:p>
    <w:p w14:paraId="02F52E2B" w14:textId="77777777" w:rsidR="001F137E" w:rsidRPr="000615A5" w:rsidRDefault="001F137E" w:rsidP="003B2A9E">
      <w:pPr>
        <w:pStyle w:val="ListDash"/>
      </w:pPr>
      <w:r w:rsidRPr="000615A5">
        <w:t xml:space="preserve">Work Calendar Entry </w:t>
      </w:r>
    </w:p>
    <w:p w14:paraId="12F8E91D" w14:textId="77777777" w:rsidR="001F137E" w:rsidRPr="000615A5" w:rsidRDefault="001F137E" w:rsidP="003B2A9E">
      <w:pPr>
        <w:pStyle w:val="ListDash"/>
      </w:pPr>
      <w:r w:rsidRPr="000615A5">
        <w:t>Work Calendar Property</w:t>
      </w:r>
    </w:p>
    <w:p w14:paraId="7213A792" w14:textId="77777777" w:rsidR="001F137E" w:rsidRPr="000615A5" w:rsidRDefault="001F137E" w:rsidP="001F137E"/>
    <w:p w14:paraId="7710790F" w14:textId="77777777" w:rsidR="001F137E" w:rsidRPr="000615A5" w:rsidRDefault="001F137E" w:rsidP="003145F3">
      <w:pPr>
        <w:pStyle w:val="Heading3"/>
      </w:pPr>
      <w:bookmarkStart w:id="522" w:name="_Toc507944839"/>
      <w:r w:rsidRPr="000615A5">
        <w:t>Work Capability</w:t>
      </w:r>
      <w:bookmarkEnd w:id="522"/>
    </w:p>
    <w:p w14:paraId="4E011961" w14:textId="4B36254F" w:rsidR="001F137E" w:rsidRPr="000615A5" w:rsidRDefault="001F137E" w:rsidP="003B2A9E">
      <w:pPr>
        <w:pStyle w:val="PARAGRAPH"/>
      </w:pPr>
      <w:r w:rsidRPr="000615A5">
        <w:t xml:space="preserve">The </w:t>
      </w:r>
      <w:r w:rsidRPr="00C11D85">
        <w:rPr>
          <w:i/>
        </w:rPr>
        <w:t>Work Capability</w:t>
      </w:r>
      <w:r w:rsidRPr="000615A5">
        <w:t xml:space="preserve"> noun contains the following objects as defined in </w:t>
      </w:r>
      <w:r w:rsidR="00BA7700">
        <w:t>ISA-95.00.0</w:t>
      </w:r>
      <w:r w:rsidRPr="000615A5">
        <w:t>4:</w:t>
      </w:r>
    </w:p>
    <w:p w14:paraId="1B376B7E" w14:textId="77777777" w:rsidR="001F137E" w:rsidRPr="000615A5" w:rsidRDefault="001F137E" w:rsidP="003B2A9E">
      <w:pPr>
        <w:pStyle w:val="ListDash"/>
      </w:pPr>
      <w:r w:rsidRPr="000615A5">
        <w:t>Work Capability</w:t>
      </w:r>
    </w:p>
    <w:p w14:paraId="38237EAA" w14:textId="77777777" w:rsidR="001F137E" w:rsidRPr="000615A5" w:rsidRDefault="001F137E" w:rsidP="003B2A9E">
      <w:pPr>
        <w:pStyle w:val="ListDash"/>
      </w:pPr>
      <w:r w:rsidRPr="000615A5">
        <w:t>Work Master Capability</w:t>
      </w:r>
    </w:p>
    <w:p w14:paraId="44BF1AF2" w14:textId="77777777" w:rsidR="001F137E" w:rsidRPr="000615A5" w:rsidRDefault="001F137E" w:rsidP="003B2A9E">
      <w:pPr>
        <w:pStyle w:val="ListDash"/>
      </w:pPr>
      <w:r w:rsidRPr="000615A5">
        <w:t>Personnel Capability</w:t>
      </w:r>
    </w:p>
    <w:p w14:paraId="727991EC" w14:textId="77777777" w:rsidR="001F137E" w:rsidRPr="000615A5" w:rsidRDefault="001F137E" w:rsidP="003B2A9E">
      <w:pPr>
        <w:pStyle w:val="ListDash"/>
      </w:pPr>
      <w:r w:rsidRPr="000615A5">
        <w:t>Equipment Capability</w:t>
      </w:r>
    </w:p>
    <w:p w14:paraId="3CE00D09" w14:textId="77777777" w:rsidR="001F137E" w:rsidRPr="000615A5" w:rsidRDefault="001F137E" w:rsidP="003B2A9E">
      <w:pPr>
        <w:pStyle w:val="ListDash"/>
      </w:pPr>
      <w:r w:rsidRPr="000615A5">
        <w:t>Physical Asset Capability</w:t>
      </w:r>
    </w:p>
    <w:p w14:paraId="7A60E74F" w14:textId="77777777" w:rsidR="001F137E" w:rsidRPr="000615A5" w:rsidRDefault="001F137E" w:rsidP="003B2A9E">
      <w:pPr>
        <w:pStyle w:val="ListDash"/>
      </w:pPr>
      <w:r w:rsidRPr="000615A5">
        <w:t>Material Capability</w:t>
      </w:r>
    </w:p>
    <w:p w14:paraId="7296C81E" w14:textId="77777777" w:rsidR="001F137E" w:rsidRPr="000615A5" w:rsidRDefault="001F137E" w:rsidP="003B2A9E">
      <w:pPr>
        <w:pStyle w:val="ListDash"/>
      </w:pPr>
      <w:r w:rsidRPr="000615A5">
        <w:t>Personnel Capability Property</w:t>
      </w:r>
    </w:p>
    <w:p w14:paraId="1D882202" w14:textId="77777777" w:rsidR="001F137E" w:rsidRPr="000615A5" w:rsidRDefault="001F137E" w:rsidP="003B2A9E">
      <w:pPr>
        <w:pStyle w:val="ListDash"/>
      </w:pPr>
      <w:r w:rsidRPr="000615A5">
        <w:t>Equipment Capability Property</w:t>
      </w:r>
    </w:p>
    <w:p w14:paraId="0A8D6AFD" w14:textId="77777777" w:rsidR="001F137E" w:rsidRPr="000615A5" w:rsidRDefault="001F137E" w:rsidP="003B2A9E">
      <w:pPr>
        <w:pStyle w:val="ListDash"/>
      </w:pPr>
      <w:r w:rsidRPr="000615A5">
        <w:t>Physical Asset Capability Property</w:t>
      </w:r>
    </w:p>
    <w:p w14:paraId="6E4E3197" w14:textId="77777777" w:rsidR="001F137E" w:rsidRPr="000615A5" w:rsidRDefault="001F137E" w:rsidP="003B2A9E">
      <w:pPr>
        <w:pStyle w:val="ListDash"/>
      </w:pPr>
      <w:r w:rsidRPr="000615A5">
        <w:t>Material Capability Property</w:t>
      </w:r>
    </w:p>
    <w:p w14:paraId="48D16B36" w14:textId="77777777" w:rsidR="001F137E" w:rsidRPr="000615A5" w:rsidRDefault="001F137E" w:rsidP="003145F3">
      <w:pPr>
        <w:pStyle w:val="Heading3"/>
      </w:pPr>
      <w:bookmarkStart w:id="523" w:name="_Toc507944840"/>
      <w:r w:rsidRPr="000615A5">
        <w:t>Work Directive</w:t>
      </w:r>
      <w:bookmarkEnd w:id="523"/>
    </w:p>
    <w:p w14:paraId="250ACC1D" w14:textId="3DEB29DE" w:rsidR="001F137E" w:rsidRPr="000615A5" w:rsidRDefault="001F137E" w:rsidP="003B2A9E">
      <w:pPr>
        <w:pStyle w:val="PARAGRAPH"/>
      </w:pPr>
      <w:r w:rsidRPr="000615A5">
        <w:t xml:space="preserve">The </w:t>
      </w:r>
      <w:r w:rsidRPr="00C11D85">
        <w:rPr>
          <w:i/>
        </w:rPr>
        <w:t>Work Directive</w:t>
      </w:r>
      <w:r w:rsidRPr="000615A5">
        <w:t xml:space="preserve"> noun contains the following objects as defined in </w:t>
      </w:r>
      <w:r w:rsidR="00BA7700">
        <w:t>ISA-95.00.0</w:t>
      </w:r>
      <w:r w:rsidRPr="000615A5">
        <w:t>4:</w:t>
      </w:r>
    </w:p>
    <w:p w14:paraId="3B8F9C14" w14:textId="77777777" w:rsidR="001F137E" w:rsidRPr="000615A5" w:rsidRDefault="001F137E" w:rsidP="003B2A9E">
      <w:pPr>
        <w:pStyle w:val="ListDash"/>
      </w:pPr>
      <w:r w:rsidRPr="000615A5">
        <w:t>Work Directive</w:t>
      </w:r>
    </w:p>
    <w:p w14:paraId="0F638A21" w14:textId="77777777" w:rsidR="001F137E" w:rsidRPr="000615A5" w:rsidRDefault="001F137E" w:rsidP="003B2A9E">
      <w:pPr>
        <w:pStyle w:val="ListDash"/>
      </w:pPr>
      <w:r w:rsidRPr="000615A5">
        <w:t>Workflow Specification</w:t>
      </w:r>
    </w:p>
    <w:p w14:paraId="78B6C5D0" w14:textId="77777777" w:rsidR="001F137E" w:rsidRPr="000615A5" w:rsidRDefault="001F137E" w:rsidP="003B2A9E">
      <w:pPr>
        <w:pStyle w:val="ListDash"/>
      </w:pPr>
      <w:r w:rsidRPr="000615A5">
        <w:t>Parameter Specification</w:t>
      </w:r>
    </w:p>
    <w:p w14:paraId="16CFB4C0" w14:textId="77777777" w:rsidR="001F137E" w:rsidRPr="000615A5" w:rsidRDefault="001F137E" w:rsidP="003B2A9E">
      <w:pPr>
        <w:pStyle w:val="ListDash"/>
      </w:pPr>
      <w:r w:rsidRPr="000615A5">
        <w:t>Personnel Specification</w:t>
      </w:r>
    </w:p>
    <w:p w14:paraId="3955EAB7" w14:textId="77777777" w:rsidR="001F137E" w:rsidRPr="000615A5" w:rsidRDefault="001F137E" w:rsidP="003B2A9E">
      <w:pPr>
        <w:pStyle w:val="ListDash"/>
      </w:pPr>
      <w:r w:rsidRPr="000615A5">
        <w:t>Equipment Specification</w:t>
      </w:r>
    </w:p>
    <w:p w14:paraId="301A3477" w14:textId="77777777" w:rsidR="001F137E" w:rsidRPr="000615A5" w:rsidRDefault="001F137E" w:rsidP="003B2A9E">
      <w:pPr>
        <w:pStyle w:val="ListDash"/>
      </w:pPr>
      <w:r w:rsidRPr="000615A5">
        <w:t>Physical Asset Specification</w:t>
      </w:r>
    </w:p>
    <w:p w14:paraId="785B85BB" w14:textId="77777777" w:rsidR="001F137E" w:rsidRPr="000615A5" w:rsidRDefault="001F137E" w:rsidP="003B2A9E">
      <w:pPr>
        <w:pStyle w:val="ListDash"/>
      </w:pPr>
      <w:r w:rsidRPr="000615A5">
        <w:t>Material Specification</w:t>
      </w:r>
    </w:p>
    <w:p w14:paraId="6A26423B" w14:textId="77777777" w:rsidR="001F137E" w:rsidRPr="000615A5" w:rsidRDefault="001F137E" w:rsidP="003B2A9E">
      <w:pPr>
        <w:pStyle w:val="ListDash"/>
      </w:pPr>
      <w:r w:rsidRPr="000615A5">
        <w:t>Personnel Specification Property</w:t>
      </w:r>
    </w:p>
    <w:p w14:paraId="58C7AF78" w14:textId="77777777" w:rsidR="001F137E" w:rsidRPr="000615A5" w:rsidRDefault="001F137E" w:rsidP="003B2A9E">
      <w:pPr>
        <w:pStyle w:val="ListDash"/>
      </w:pPr>
      <w:r w:rsidRPr="000615A5">
        <w:t>Equipment Specification Property</w:t>
      </w:r>
    </w:p>
    <w:p w14:paraId="7FA366DB" w14:textId="77777777" w:rsidR="001F137E" w:rsidRPr="000615A5" w:rsidRDefault="001F137E" w:rsidP="003B2A9E">
      <w:pPr>
        <w:pStyle w:val="ListDash"/>
      </w:pPr>
      <w:r w:rsidRPr="000615A5">
        <w:t>Physical Asset Specification Property</w:t>
      </w:r>
    </w:p>
    <w:p w14:paraId="3AADDEB6" w14:textId="77777777" w:rsidR="001F137E" w:rsidRPr="000615A5" w:rsidRDefault="001F137E" w:rsidP="003B2A9E">
      <w:pPr>
        <w:pStyle w:val="ListDash"/>
      </w:pPr>
      <w:r w:rsidRPr="000615A5">
        <w:t>Material Specification Property</w:t>
      </w:r>
    </w:p>
    <w:p w14:paraId="3B45CF66" w14:textId="77777777" w:rsidR="001F137E" w:rsidRPr="000615A5" w:rsidRDefault="001F137E" w:rsidP="003145F3">
      <w:pPr>
        <w:pStyle w:val="Heading3"/>
      </w:pPr>
      <w:bookmarkStart w:id="524" w:name="_Toc507944841"/>
      <w:r w:rsidRPr="000615A5">
        <w:t>Work Master</w:t>
      </w:r>
      <w:bookmarkEnd w:id="524"/>
    </w:p>
    <w:p w14:paraId="00324963" w14:textId="2450EEB0" w:rsidR="001F137E" w:rsidRPr="000615A5" w:rsidRDefault="001F137E" w:rsidP="003B2A9E">
      <w:pPr>
        <w:pStyle w:val="PARAGRAPH"/>
      </w:pPr>
      <w:r w:rsidRPr="000615A5">
        <w:t xml:space="preserve">The </w:t>
      </w:r>
      <w:r w:rsidRPr="00C11D85">
        <w:rPr>
          <w:i/>
        </w:rPr>
        <w:t>Work Master</w:t>
      </w:r>
      <w:r w:rsidRPr="000615A5">
        <w:t xml:space="preserve"> noun contains the following objects as defined in </w:t>
      </w:r>
      <w:r w:rsidR="00BA7700">
        <w:t>ISA-95.00.0</w:t>
      </w:r>
      <w:r w:rsidRPr="000615A5">
        <w:t>4:</w:t>
      </w:r>
    </w:p>
    <w:p w14:paraId="45AFFAEF" w14:textId="77777777" w:rsidR="001F137E" w:rsidRPr="000615A5" w:rsidRDefault="001F137E" w:rsidP="003B2A9E">
      <w:pPr>
        <w:pStyle w:val="ListDash"/>
      </w:pPr>
      <w:r w:rsidRPr="000615A5">
        <w:t>Work Master</w:t>
      </w:r>
    </w:p>
    <w:p w14:paraId="0B3A8D9A" w14:textId="77777777" w:rsidR="001F137E" w:rsidRPr="000615A5" w:rsidRDefault="001F137E" w:rsidP="003B2A9E">
      <w:pPr>
        <w:pStyle w:val="ListDash"/>
      </w:pPr>
      <w:r w:rsidRPr="000615A5">
        <w:t>Workflow Specification</w:t>
      </w:r>
    </w:p>
    <w:p w14:paraId="6056FA33" w14:textId="77777777" w:rsidR="001F137E" w:rsidRPr="000615A5" w:rsidRDefault="001F137E" w:rsidP="003B2A9E">
      <w:pPr>
        <w:pStyle w:val="ListDash"/>
      </w:pPr>
      <w:r w:rsidRPr="000615A5">
        <w:t>Parameter Specification</w:t>
      </w:r>
    </w:p>
    <w:p w14:paraId="03C96BA5" w14:textId="77777777" w:rsidR="001F137E" w:rsidRPr="000615A5" w:rsidRDefault="001F137E" w:rsidP="003B2A9E">
      <w:pPr>
        <w:pStyle w:val="ListDash"/>
      </w:pPr>
      <w:r w:rsidRPr="000615A5">
        <w:t>Personnel Specification</w:t>
      </w:r>
    </w:p>
    <w:p w14:paraId="613348BE" w14:textId="77777777" w:rsidR="001F137E" w:rsidRPr="000615A5" w:rsidRDefault="001F137E" w:rsidP="003B2A9E">
      <w:pPr>
        <w:pStyle w:val="ListDash"/>
      </w:pPr>
      <w:r w:rsidRPr="000615A5">
        <w:t>Equipment Specification</w:t>
      </w:r>
    </w:p>
    <w:p w14:paraId="077A9CE2" w14:textId="77777777" w:rsidR="001F137E" w:rsidRPr="000615A5" w:rsidRDefault="001F137E" w:rsidP="003B2A9E">
      <w:pPr>
        <w:pStyle w:val="ListDash"/>
      </w:pPr>
      <w:r w:rsidRPr="000615A5">
        <w:t>Physical Asset Specification</w:t>
      </w:r>
    </w:p>
    <w:p w14:paraId="05E1473F" w14:textId="77777777" w:rsidR="001F137E" w:rsidRPr="000615A5" w:rsidRDefault="001F137E" w:rsidP="003B2A9E">
      <w:pPr>
        <w:pStyle w:val="ListDash"/>
      </w:pPr>
      <w:r w:rsidRPr="000615A5">
        <w:lastRenderedPageBreak/>
        <w:t>Material Specification</w:t>
      </w:r>
    </w:p>
    <w:p w14:paraId="2E76F7C1" w14:textId="77777777" w:rsidR="001F137E" w:rsidRPr="000615A5" w:rsidRDefault="001F137E" w:rsidP="003B2A9E">
      <w:pPr>
        <w:pStyle w:val="ListDash"/>
      </w:pPr>
      <w:r w:rsidRPr="000615A5">
        <w:t>Personnel Specification Property</w:t>
      </w:r>
    </w:p>
    <w:p w14:paraId="250B85F9" w14:textId="77777777" w:rsidR="001F137E" w:rsidRPr="000615A5" w:rsidRDefault="001F137E" w:rsidP="003B2A9E">
      <w:pPr>
        <w:pStyle w:val="ListDash"/>
      </w:pPr>
      <w:r w:rsidRPr="000615A5">
        <w:t>Equipment Specification Property</w:t>
      </w:r>
    </w:p>
    <w:p w14:paraId="461F79A6" w14:textId="77777777" w:rsidR="001F137E" w:rsidRPr="000615A5" w:rsidRDefault="001F137E" w:rsidP="003B2A9E">
      <w:pPr>
        <w:pStyle w:val="ListDash"/>
      </w:pPr>
      <w:r w:rsidRPr="000615A5">
        <w:t>Physical Asset Specification Property</w:t>
      </w:r>
    </w:p>
    <w:p w14:paraId="408AA720" w14:textId="77777777" w:rsidR="001F137E" w:rsidRPr="000615A5" w:rsidRDefault="001F137E" w:rsidP="003B2A9E">
      <w:pPr>
        <w:pStyle w:val="ListDash"/>
      </w:pPr>
      <w:r w:rsidRPr="000615A5">
        <w:t>Material Specification Property</w:t>
      </w:r>
    </w:p>
    <w:p w14:paraId="223A5DF4" w14:textId="77777777" w:rsidR="001F137E" w:rsidRPr="000615A5" w:rsidRDefault="001F137E" w:rsidP="003145F3">
      <w:pPr>
        <w:pStyle w:val="Heading3"/>
      </w:pPr>
      <w:bookmarkStart w:id="525" w:name="_Toc507944842"/>
      <w:r w:rsidRPr="000615A5">
        <w:t>Work Performance</w:t>
      </w:r>
      <w:bookmarkEnd w:id="525"/>
    </w:p>
    <w:p w14:paraId="34331FA0" w14:textId="1EF65B6C" w:rsidR="001F137E" w:rsidRPr="000615A5" w:rsidRDefault="001F137E" w:rsidP="003B2A9E">
      <w:pPr>
        <w:pStyle w:val="PARAGRAPH"/>
      </w:pPr>
      <w:r w:rsidRPr="000615A5">
        <w:t xml:space="preserve">The </w:t>
      </w:r>
      <w:r w:rsidRPr="00C11D85">
        <w:rPr>
          <w:i/>
        </w:rPr>
        <w:t>Work Performance</w:t>
      </w:r>
      <w:r w:rsidRPr="000615A5">
        <w:t xml:space="preserve"> noun contains the following objects as defined in </w:t>
      </w:r>
      <w:r w:rsidR="00BA7700">
        <w:t>ISA-95.00.0</w:t>
      </w:r>
      <w:r w:rsidRPr="000615A5">
        <w:t>4:</w:t>
      </w:r>
    </w:p>
    <w:p w14:paraId="285109A1" w14:textId="77777777" w:rsidR="001F137E" w:rsidRPr="000615A5" w:rsidRDefault="001F137E" w:rsidP="003B2A9E">
      <w:pPr>
        <w:pStyle w:val="ListDash"/>
      </w:pPr>
      <w:r w:rsidRPr="000615A5">
        <w:t>Work Performance</w:t>
      </w:r>
    </w:p>
    <w:p w14:paraId="47EB2A6C" w14:textId="77777777" w:rsidR="001F137E" w:rsidRPr="000615A5" w:rsidRDefault="001F137E" w:rsidP="003B2A9E">
      <w:pPr>
        <w:pStyle w:val="ListDash"/>
      </w:pPr>
      <w:r w:rsidRPr="000615A5">
        <w:t>Work Response</w:t>
      </w:r>
    </w:p>
    <w:p w14:paraId="23C74F45" w14:textId="77777777" w:rsidR="001F137E" w:rsidRPr="000615A5" w:rsidRDefault="001F137E" w:rsidP="003B2A9E">
      <w:pPr>
        <w:pStyle w:val="ListDash"/>
      </w:pPr>
      <w:r w:rsidRPr="000615A5">
        <w:t>Job Response</w:t>
      </w:r>
    </w:p>
    <w:p w14:paraId="3038E255" w14:textId="77777777" w:rsidR="001F137E" w:rsidRPr="000615A5" w:rsidRDefault="001F137E" w:rsidP="003B2A9E">
      <w:pPr>
        <w:pStyle w:val="ListDash"/>
      </w:pPr>
      <w:r w:rsidRPr="000615A5">
        <w:t>Job Response Data</w:t>
      </w:r>
    </w:p>
    <w:p w14:paraId="114FAFAC" w14:textId="77777777" w:rsidR="001F137E" w:rsidRPr="000615A5" w:rsidRDefault="001F137E" w:rsidP="003B2A9E">
      <w:pPr>
        <w:pStyle w:val="ListDash"/>
      </w:pPr>
      <w:r w:rsidRPr="000615A5">
        <w:t>Personnel Actual</w:t>
      </w:r>
    </w:p>
    <w:p w14:paraId="39131654" w14:textId="77777777" w:rsidR="001F137E" w:rsidRPr="000615A5" w:rsidRDefault="001F137E" w:rsidP="003B2A9E">
      <w:pPr>
        <w:pStyle w:val="ListDash"/>
      </w:pPr>
      <w:r w:rsidRPr="000615A5">
        <w:t>Equipment Actual</w:t>
      </w:r>
    </w:p>
    <w:p w14:paraId="2C4C5AE0" w14:textId="77777777" w:rsidR="001F137E" w:rsidRPr="000615A5" w:rsidRDefault="001F137E" w:rsidP="003B2A9E">
      <w:pPr>
        <w:pStyle w:val="ListDash"/>
      </w:pPr>
      <w:r w:rsidRPr="000615A5">
        <w:t>Physical Asset Actual</w:t>
      </w:r>
    </w:p>
    <w:p w14:paraId="08470C5C" w14:textId="77777777" w:rsidR="001F137E" w:rsidRPr="000615A5" w:rsidRDefault="001F137E" w:rsidP="003B2A9E">
      <w:pPr>
        <w:pStyle w:val="ListDash"/>
      </w:pPr>
      <w:r w:rsidRPr="000615A5">
        <w:t>Material Actual</w:t>
      </w:r>
    </w:p>
    <w:p w14:paraId="28B1D5C1" w14:textId="77777777" w:rsidR="001F137E" w:rsidRPr="000615A5" w:rsidRDefault="001F137E" w:rsidP="003B2A9E">
      <w:pPr>
        <w:pStyle w:val="ListDash"/>
      </w:pPr>
      <w:r w:rsidRPr="000615A5">
        <w:t>Personnel Actual Property</w:t>
      </w:r>
    </w:p>
    <w:p w14:paraId="496206A8" w14:textId="77777777" w:rsidR="001F137E" w:rsidRPr="000615A5" w:rsidRDefault="001F137E" w:rsidP="003B2A9E">
      <w:pPr>
        <w:pStyle w:val="ListDash"/>
      </w:pPr>
      <w:r w:rsidRPr="000615A5">
        <w:t>Equipment Actual Property</w:t>
      </w:r>
    </w:p>
    <w:p w14:paraId="50A6480D" w14:textId="77777777" w:rsidR="001F137E" w:rsidRPr="000615A5" w:rsidRDefault="001F137E" w:rsidP="003B2A9E">
      <w:pPr>
        <w:pStyle w:val="ListDash"/>
      </w:pPr>
      <w:r w:rsidRPr="000615A5">
        <w:t>Physical Asset Actual Property</w:t>
      </w:r>
    </w:p>
    <w:p w14:paraId="1626FF94" w14:textId="77777777" w:rsidR="001F137E" w:rsidRPr="000615A5" w:rsidRDefault="001F137E" w:rsidP="003B2A9E">
      <w:pPr>
        <w:pStyle w:val="ListDash"/>
      </w:pPr>
      <w:r w:rsidRPr="000615A5">
        <w:t>Material Actual Property</w:t>
      </w:r>
    </w:p>
    <w:p w14:paraId="7A0E02AD" w14:textId="690E5893" w:rsidR="0089795C" w:rsidRDefault="0089795C" w:rsidP="003145F3">
      <w:pPr>
        <w:pStyle w:val="Heading3"/>
      </w:pPr>
      <w:bookmarkStart w:id="526" w:name="_Toc507944843"/>
      <w:r>
        <w:t>Work Record</w:t>
      </w:r>
      <w:bookmarkEnd w:id="526"/>
    </w:p>
    <w:p w14:paraId="3F458BB3" w14:textId="535E89D5" w:rsidR="0089795C" w:rsidRDefault="0089795C" w:rsidP="0089795C">
      <w:pPr>
        <w:pStyle w:val="PARAGRAPH"/>
      </w:pPr>
      <w:r>
        <w:t xml:space="preserve">The Work Record noun contains the following objects as defined in </w:t>
      </w:r>
      <w:r w:rsidR="00BA7700">
        <w:t>ISA-95.00.0</w:t>
      </w:r>
      <w:r>
        <w:t>4:</w:t>
      </w:r>
    </w:p>
    <w:p w14:paraId="6A0D2DB3" w14:textId="77777777" w:rsidR="0089795C" w:rsidRDefault="0089795C" w:rsidP="0089795C">
      <w:pPr>
        <w:pStyle w:val="ListDash"/>
      </w:pPr>
      <w:r>
        <w:t>-</w:t>
      </w:r>
      <w:r>
        <w:tab/>
        <w:t>Work Record</w:t>
      </w:r>
    </w:p>
    <w:p w14:paraId="781C33B0" w14:textId="7E8C78EE" w:rsidR="001C40BE" w:rsidRDefault="0089795C" w:rsidP="003145F3">
      <w:pPr>
        <w:pStyle w:val="ListDash"/>
      </w:pPr>
      <w:r>
        <w:t>-</w:t>
      </w:r>
      <w:r>
        <w:tab/>
        <w:t xml:space="preserve">All subobjects in a Work Record as defined in </w:t>
      </w:r>
      <w:r w:rsidR="00BA7700">
        <w:t>ISA-95.00.0</w:t>
      </w:r>
      <w:r>
        <w:t>4</w:t>
      </w:r>
    </w:p>
    <w:p w14:paraId="43A24540" w14:textId="6CF7D47B" w:rsidR="001F137E" w:rsidRPr="000615A5" w:rsidRDefault="001F137E" w:rsidP="003145F3">
      <w:pPr>
        <w:pStyle w:val="Heading3"/>
      </w:pPr>
      <w:bookmarkStart w:id="527" w:name="_Toc507944844"/>
      <w:r w:rsidRPr="000615A5">
        <w:t>Work Schedule</w:t>
      </w:r>
      <w:bookmarkEnd w:id="527"/>
    </w:p>
    <w:p w14:paraId="43478490" w14:textId="65AD065E" w:rsidR="001F137E" w:rsidRPr="000615A5" w:rsidRDefault="001F137E" w:rsidP="003B2A9E">
      <w:pPr>
        <w:pStyle w:val="PARAGRAPH"/>
      </w:pPr>
      <w:r w:rsidRPr="000615A5">
        <w:t xml:space="preserve">The </w:t>
      </w:r>
      <w:r w:rsidRPr="00C11D85">
        <w:rPr>
          <w:i/>
        </w:rPr>
        <w:t>Work Schedule</w:t>
      </w:r>
      <w:r w:rsidRPr="000615A5">
        <w:t xml:space="preserve"> noun contains the following objects as defined in </w:t>
      </w:r>
      <w:r w:rsidR="00BA7700">
        <w:t>ISA-95.00.0</w:t>
      </w:r>
      <w:r w:rsidRPr="000615A5">
        <w:t>4:</w:t>
      </w:r>
    </w:p>
    <w:p w14:paraId="29B559C3" w14:textId="77777777" w:rsidR="001F137E" w:rsidRPr="000615A5" w:rsidRDefault="001F137E" w:rsidP="003B2A9E">
      <w:pPr>
        <w:pStyle w:val="ListDash"/>
      </w:pPr>
      <w:r w:rsidRPr="000615A5">
        <w:t>Work Schedule</w:t>
      </w:r>
    </w:p>
    <w:p w14:paraId="2D415253" w14:textId="77777777" w:rsidR="001F137E" w:rsidRPr="000615A5" w:rsidRDefault="001F137E" w:rsidP="003B2A9E">
      <w:pPr>
        <w:pStyle w:val="ListDash"/>
      </w:pPr>
      <w:r w:rsidRPr="000615A5">
        <w:t>Work Request</w:t>
      </w:r>
    </w:p>
    <w:p w14:paraId="41E8E836" w14:textId="77777777" w:rsidR="001F137E" w:rsidRPr="000615A5" w:rsidRDefault="001F137E" w:rsidP="003B2A9E">
      <w:pPr>
        <w:pStyle w:val="ListDash"/>
      </w:pPr>
      <w:r w:rsidRPr="000615A5">
        <w:t>Job Order Parameter</w:t>
      </w:r>
    </w:p>
    <w:p w14:paraId="1F213197" w14:textId="77777777" w:rsidR="001F137E" w:rsidRPr="000615A5" w:rsidRDefault="001F137E" w:rsidP="003B2A9E">
      <w:pPr>
        <w:pStyle w:val="ListDash"/>
      </w:pPr>
      <w:r w:rsidRPr="000615A5">
        <w:t>Personnel Requirement</w:t>
      </w:r>
    </w:p>
    <w:p w14:paraId="57783CC1" w14:textId="77777777" w:rsidR="001F137E" w:rsidRPr="000615A5" w:rsidRDefault="001F137E" w:rsidP="003B2A9E">
      <w:pPr>
        <w:pStyle w:val="ListDash"/>
      </w:pPr>
      <w:r w:rsidRPr="000615A5">
        <w:t>Equipment Requirement</w:t>
      </w:r>
    </w:p>
    <w:p w14:paraId="3ABF9C38" w14:textId="77777777" w:rsidR="001F137E" w:rsidRPr="000615A5" w:rsidRDefault="001F137E" w:rsidP="003B2A9E">
      <w:pPr>
        <w:pStyle w:val="ListDash"/>
      </w:pPr>
      <w:r w:rsidRPr="000615A5">
        <w:t>Physical Asset Requirement</w:t>
      </w:r>
    </w:p>
    <w:p w14:paraId="63D8DD98" w14:textId="77777777" w:rsidR="001F137E" w:rsidRPr="000615A5" w:rsidRDefault="001F137E" w:rsidP="003B2A9E">
      <w:pPr>
        <w:pStyle w:val="ListDash"/>
      </w:pPr>
      <w:r w:rsidRPr="000615A5">
        <w:t>Material Requirement</w:t>
      </w:r>
    </w:p>
    <w:p w14:paraId="11B9F47A" w14:textId="77777777" w:rsidR="001F137E" w:rsidRPr="000615A5" w:rsidRDefault="001F137E" w:rsidP="003B2A9E">
      <w:pPr>
        <w:pStyle w:val="ListDash"/>
      </w:pPr>
      <w:r w:rsidRPr="000615A5">
        <w:t>Personnel Requirement Property</w:t>
      </w:r>
    </w:p>
    <w:p w14:paraId="25E4A126" w14:textId="77777777" w:rsidR="001F137E" w:rsidRPr="000615A5" w:rsidRDefault="001F137E" w:rsidP="003B2A9E">
      <w:pPr>
        <w:pStyle w:val="ListDash"/>
      </w:pPr>
      <w:r w:rsidRPr="000615A5">
        <w:t>Equipment Requirement Property</w:t>
      </w:r>
    </w:p>
    <w:p w14:paraId="4F06E474" w14:textId="77777777" w:rsidR="001F137E" w:rsidRPr="000615A5" w:rsidRDefault="001F137E" w:rsidP="003B2A9E">
      <w:pPr>
        <w:pStyle w:val="ListDash"/>
      </w:pPr>
      <w:r w:rsidRPr="000615A5">
        <w:t>Physical Asset Requirement Property</w:t>
      </w:r>
    </w:p>
    <w:p w14:paraId="56771214" w14:textId="77777777" w:rsidR="001F137E" w:rsidRPr="000615A5" w:rsidRDefault="001F137E" w:rsidP="003B2A9E">
      <w:pPr>
        <w:pStyle w:val="ListDash"/>
      </w:pPr>
      <w:r w:rsidRPr="000615A5">
        <w:t>Material Requirement Property</w:t>
      </w:r>
    </w:p>
    <w:p w14:paraId="14924BAC" w14:textId="77777777" w:rsidR="001F137E" w:rsidRPr="000615A5" w:rsidRDefault="001F137E" w:rsidP="003145F3">
      <w:pPr>
        <w:pStyle w:val="Heading3"/>
      </w:pPr>
      <w:bookmarkStart w:id="528" w:name="_Toc507944845"/>
      <w:r w:rsidRPr="000615A5">
        <w:t>Workflow Specification</w:t>
      </w:r>
      <w:bookmarkEnd w:id="528"/>
    </w:p>
    <w:p w14:paraId="4B6DCCD1" w14:textId="00BD1914" w:rsidR="001F137E" w:rsidRPr="000615A5" w:rsidRDefault="001F137E" w:rsidP="003B2A9E">
      <w:pPr>
        <w:pStyle w:val="PARAGRAPH"/>
      </w:pPr>
      <w:r w:rsidRPr="000615A5">
        <w:t xml:space="preserve">The </w:t>
      </w:r>
      <w:r w:rsidRPr="00C11D85">
        <w:rPr>
          <w:i/>
        </w:rPr>
        <w:t>Workflow Specification</w:t>
      </w:r>
      <w:r w:rsidRPr="000615A5">
        <w:t xml:space="preserve"> noun contains the following objects as defined in </w:t>
      </w:r>
      <w:r w:rsidR="00BA7700">
        <w:t>ISA-95.00.0</w:t>
      </w:r>
      <w:r w:rsidRPr="000615A5">
        <w:t>4:</w:t>
      </w:r>
    </w:p>
    <w:p w14:paraId="4E5744C4" w14:textId="77777777" w:rsidR="001F137E" w:rsidRPr="000615A5" w:rsidRDefault="001F137E" w:rsidP="003B2A9E">
      <w:pPr>
        <w:pStyle w:val="ListDash"/>
      </w:pPr>
      <w:r w:rsidRPr="000615A5">
        <w:t>Workflow Specification</w:t>
      </w:r>
    </w:p>
    <w:p w14:paraId="04F6010D" w14:textId="77777777" w:rsidR="001F137E" w:rsidRPr="000615A5" w:rsidRDefault="001F137E" w:rsidP="003B2A9E">
      <w:pPr>
        <w:pStyle w:val="ListDash"/>
      </w:pPr>
      <w:r w:rsidRPr="000615A5">
        <w:t>Workflow Specification Node</w:t>
      </w:r>
    </w:p>
    <w:p w14:paraId="6C930E23" w14:textId="77777777" w:rsidR="001F137E" w:rsidRPr="000615A5" w:rsidRDefault="001F137E" w:rsidP="003B2A9E">
      <w:pPr>
        <w:pStyle w:val="ListDash"/>
      </w:pPr>
      <w:r w:rsidRPr="000615A5">
        <w:t>Workflow Specification Node Property</w:t>
      </w:r>
    </w:p>
    <w:p w14:paraId="60923A51" w14:textId="77777777" w:rsidR="001F137E" w:rsidRPr="000615A5" w:rsidRDefault="001F137E" w:rsidP="003B2A9E">
      <w:pPr>
        <w:pStyle w:val="ListDash"/>
      </w:pPr>
      <w:r w:rsidRPr="000615A5">
        <w:t>Workflow Specification Connection</w:t>
      </w:r>
    </w:p>
    <w:p w14:paraId="64D41AF4" w14:textId="77777777" w:rsidR="001F137E" w:rsidRPr="000615A5" w:rsidRDefault="001F137E" w:rsidP="003B2A9E">
      <w:pPr>
        <w:pStyle w:val="ListDash"/>
      </w:pPr>
      <w:r w:rsidRPr="000615A5">
        <w:lastRenderedPageBreak/>
        <w:t>Workflow Specification Connection Property</w:t>
      </w:r>
    </w:p>
    <w:p w14:paraId="381AE133" w14:textId="77777777" w:rsidR="001F137E" w:rsidRPr="000615A5" w:rsidRDefault="001F137E" w:rsidP="003145F3">
      <w:pPr>
        <w:pStyle w:val="Heading3"/>
      </w:pPr>
      <w:bookmarkStart w:id="529" w:name="_Toc507944846"/>
      <w:r w:rsidRPr="000615A5">
        <w:t>Workflow Specification Type</w:t>
      </w:r>
      <w:bookmarkEnd w:id="529"/>
    </w:p>
    <w:p w14:paraId="7A3E4434" w14:textId="17EC5B97" w:rsidR="001F137E" w:rsidRPr="000615A5" w:rsidRDefault="001F137E" w:rsidP="003B2A9E">
      <w:pPr>
        <w:pStyle w:val="PARAGRAPH"/>
      </w:pPr>
      <w:r w:rsidRPr="000615A5">
        <w:t xml:space="preserve">The </w:t>
      </w:r>
      <w:r w:rsidRPr="00C11D85">
        <w:rPr>
          <w:i/>
        </w:rPr>
        <w:t>Workflow Specification Type</w:t>
      </w:r>
      <w:r w:rsidRPr="000615A5">
        <w:t xml:space="preserve"> noun contains the following objects as defined in </w:t>
      </w:r>
      <w:r w:rsidR="00BA7700">
        <w:t>ISA-95.00.0</w:t>
      </w:r>
      <w:r w:rsidRPr="000615A5">
        <w:t>4:</w:t>
      </w:r>
    </w:p>
    <w:p w14:paraId="41CB878F" w14:textId="77777777" w:rsidR="001F137E" w:rsidRPr="000615A5" w:rsidRDefault="001F137E" w:rsidP="003B2A9E">
      <w:pPr>
        <w:pStyle w:val="ListDash"/>
      </w:pPr>
      <w:r w:rsidRPr="000615A5">
        <w:t>Workflow Specification Type</w:t>
      </w:r>
    </w:p>
    <w:p w14:paraId="381C5EC7" w14:textId="77777777" w:rsidR="001F137E" w:rsidRPr="000615A5" w:rsidRDefault="001F137E" w:rsidP="003B2A9E">
      <w:pPr>
        <w:pStyle w:val="ListDash"/>
      </w:pPr>
      <w:r w:rsidRPr="000615A5">
        <w:t>Workflow Specification Node Type</w:t>
      </w:r>
    </w:p>
    <w:p w14:paraId="336CCC5D" w14:textId="77777777" w:rsidR="001F137E" w:rsidRPr="000615A5" w:rsidRDefault="001F137E" w:rsidP="003B2A9E">
      <w:pPr>
        <w:pStyle w:val="ListDash"/>
      </w:pPr>
      <w:r w:rsidRPr="000615A5">
        <w:t>Workflow Specification Node Type Property</w:t>
      </w:r>
    </w:p>
    <w:p w14:paraId="6FE8DDFB" w14:textId="77777777" w:rsidR="001F137E" w:rsidRPr="000615A5" w:rsidRDefault="001F137E" w:rsidP="003B2A9E">
      <w:pPr>
        <w:pStyle w:val="ListDash"/>
      </w:pPr>
      <w:r w:rsidRPr="000615A5">
        <w:t>Workflow Specification Connection Type</w:t>
      </w:r>
    </w:p>
    <w:p w14:paraId="5398C9FD" w14:textId="77777777" w:rsidR="001F137E" w:rsidRPr="000615A5" w:rsidRDefault="001F137E" w:rsidP="003B2A9E">
      <w:pPr>
        <w:pStyle w:val="ListDash"/>
      </w:pPr>
      <w:r w:rsidRPr="000615A5">
        <w:t>Workflow Specification Connection Type Property</w:t>
      </w:r>
    </w:p>
    <w:p w14:paraId="1F051CD4" w14:textId="77777777" w:rsidR="003145F3" w:rsidRDefault="003145F3" w:rsidP="003145F3">
      <w:pPr>
        <w:pStyle w:val="Heading2"/>
        <w:rPr>
          <w:ins w:id="530" w:author="Dennis Brandl" w:date="2018-03-03T06:18:00Z"/>
        </w:rPr>
      </w:pPr>
      <w:bookmarkStart w:id="531" w:name="_Toc482776226"/>
      <w:bookmarkStart w:id="532" w:name="_Toc482776687"/>
      <w:bookmarkStart w:id="533" w:name="_Toc482777185"/>
      <w:bookmarkStart w:id="534" w:name="_Toc482797118"/>
      <w:bookmarkStart w:id="535" w:name="_Toc482797784"/>
      <w:bookmarkStart w:id="536" w:name="_Toc482798108"/>
      <w:bookmarkStart w:id="537" w:name="_Toc483855433"/>
      <w:bookmarkStart w:id="538" w:name="_Toc483855958"/>
      <w:bookmarkStart w:id="539" w:name="_Toc483857049"/>
      <w:bookmarkStart w:id="540" w:name="_Toc482776227"/>
      <w:bookmarkStart w:id="541" w:name="_Toc482776688"/>
      <w:bookmarkStart w:id="542" w:name="_Toc482777186"/>
      <w:bookmarkStart w:id="543" w:name="_Toc482797119"/>
      <w:bookmarkStart w:id="544" w:name="_Toc482797785"/>
      <w:bookmarkStart w:id="545" w:name="_Toc482798109"/>
      <w:bookmarkStart w:id="546" w:name="_Toc483855434"/>
      <w:bookmarkStart w:id="547" w:name="_Toc483855959"/>
      <w:bookmarkStart w:id="548" w:name="_Toc483857050"/>
      <w:bookmarkStart w:id="549" w:name="_Toc482776228"/>
      <w:bookmarkStart w:id="550" w:name="_Toc482776689"/>
      <w:bookmarkStart w:id="551" w:name="_Toc482777187"/>
      <w:bookmarkStart w:id="552" w:name="_Toc482797120"/>
      <w:bookmarkStart w:id="553" w:name="_Toc482797786"/>
      <w:bookmarkStart w:id="554" w:name="_Toc482798110"/>
      <w:bookmarkStart w:id="555" w:name="_Toc483855435"/>
      <w:bookmarkStart w:id="556" w:name="_Toc483855960"/>
      <w:bookmarkStart w:id="557" w:name="_Toc483857051"/>
      <w:bookmarkStart w:id="558" w:name="_Toc482776229"/>
      <w:bookmarkStart w:id="559" w:name="_Toc482776690"/>
      <w:bookmarkStart w:id="560" w:name="_Toc482777188"/>
      <w:bookmarkStart w:id="561" w:name="_Toc482797121"/>
      <w:bookmarkStart w:id="562" w:name="_Toc482797787"/>
      <w:bookmarkStart w:id="563" w:name="_Toc482798111"/>
      <w:bookmarkStart w:id="564" w:name="_Toc483855436"/>
      <w:bookmarkStart w:id="565" w:name="_Toc483855961"/>
      <w:bookmarkStart w:id="566" w:name="_Toc483857052"/>
      <w:bookmarkStart w:id="567" w:name="_Toc482776230"/>
      <w:bookmarkStart w:id="568" w:name="_Toc482776691"/>
      <w:bookmarkStart w:id="569" w:name="_Toc482777189"/>
      <w:bookmarkStart w:id="570" w:name="_Toc482797122"/>
      <w:bookmarkStart w:id="571" w:name="_Toc482797788"/>
      <w:bookmarkStart w:id="572" w:name="_Toc482798112"/>
      <w:bookmarkStart w:id="573" w:name="_Toc483855437"/>
      <w:bookmarkStart w:id="574" w:name="_Toc483855962"/>
      <w:bookmarkStart w:id="575" w:name="_Toc483857053"/>
      <w:bookmarkStart w:id="576" w:name="_Toc482776231"/>
      <w:bookmarkStart w:id="577" w:name="_Toc482776692"/>
      <w:bookmarkStart w:id="578" w:name="_Toc482777190"/>
      <w:bookmarkStart w:id="579" w:name="_Toc482797123"/>
      <w:bookmarkStart w:id="580" w:name="_Toc482797789"/>
      <w:bookmarkStart w:id="581" w:name="_Toc482798113"/>
      <w:bookmarkStart w:id="582" w:name="_Toc483855438"/>
      <w:bookmarkStart w:id="583" w:name="_Toc483855963"/>
      <w:bookmarkStart w:id="584" w:name="_Toc483857054"/>
      <w:bookmarkStart w:id="585" w:name="_Toc482776232"/>
      <w:bookmarkStart w:id="586" w:name="_Toc482776693"/>
      <w:bookmarkStart w:id="587" w:name="_Toc482777191"/>
      <w:bookmarkStart w:id="588" w:name="_Toc482797124"/>
      <w:bookmarkStart w:id="589" w:name="_Toc482797790"/>
      <w:bookmarkStart w:id="590" w:name="_Toc482798114"/>
      <w:bookmarkStart w:id="591" w:name="_Toc483855439"/>
      <w:bookmarkStart w:id="592" w:name="_Toc483855964"/>
      <w:bookmarkStart w:id="593" w:name="_Toc483857055"/>
      <w:bookmarkStart w:id="594" w:name="_Toc482776233"/>
      <w:bookmarkStart w:id="595" w:name="_Toc482776694"/>
      <w:bookmarkStart w:id="596" w:name="_Toc482777192"/>
      <w:bookmarkStart w:id="597" w:name="_Toc482797125"/>
      <w:bookmarkStart w:id="598" w:name="_Toc482797791"/>
      <w:bookmarkStart w:id="599" w:name="_Toc482798115"/>
      <w:bookmarkStart w:id="600" w:name="_Toc483855440"/>
      <w:bookmarkStart w:id="601" w:name="_Toc483855965"/>
      <w:bookmarkStart w:id="602" w:name="_Toc483857056"/>
      <w:bookmarkStart w:id="603" w:name="_Toc482776234"/>
      <w:bookmarkStart w:id="604" w:name="_Toc482776695"/>
      <w:bookmarkStart w:id="605" w:name="_Toc482777193"/>
      <w:bookmarkStart w:id="606" w:name="_Toc482797126"/>
      <w:bookmarkStart w:id="607" w:name="_Toc482797792"/>
      <w:bookmarkStart w:id="608" w:name="_Toc482798116"/>
      <w:bookmarkStart w:id="609" w:name="_Toc483855441"/>
      <w:bookmarkStart w:id="610" w:name="_Toc483855966"/>
      <w:bookmarkStart w:id="611" w:name="_Toc483857057"/>
      <w:bookmarkStart w:id="612" w:name="_Toc482776235"/>
      <w:bookmarkStart w:id="613" w:name="_Toc482776696"/>
      <w:bookmarkStart w:id="614" w:name="_Toc482777194"/>
      <w:bookmarkStart w:id="615" w:name="_Toc482797127"/>
      <w:bookmarkStart w:id="616" w:name="_Toc482797793"/>
      <w:bookmarkStart w:id="617" w:name="_Toc482798117"/>
      <w:bookmarkStart w:id="618" w:name="_Toc483855442"/>
      <w:bookmarkStart w:id="619" w:name="_Toc483855967"/>
      <w:bookmarkStart w:id="620" w:name="_Toc483857058"/>
      <w:bookmarkStart w:id="621" w:name="_Toc482776236"/>
      <w:bookmarkStart w:id="622" w:name="_Toc482776697"/>
      <w:bookmarkStart w:id="623" w:name="_Toc482777195"/>
      <w:bookmarkStart w:id="624" w:name="_Toc482797128"/>
      <w:bookmarkStart w:id="625" w:name="_Toc482797794"/>
      <w:bookmarkStart w:id="626" w:name="_Toc482798118"/>
      <w:bookmarkStart w:id="627" w:name="_Toc483855443"/>
      <w:bookmarkStart w:id="628" w:name="_Toc483855968"/>
      <w:bookmarkStart w:id="629" w:name="_Toc483857059"/>
      <w:bookmarkStart w:id="630" w:name="_Toc482776237"/>
      <w:bookmarkStart w:id="631" w:name="_Toc482776698"/>
      <w:bookmarkStart w:id="632" w:name="_Toc482777196"/>
      <w:bookmarkStart w:id="633" w:name="_Toc482797129"/>
      <w:bookmarkStart w:id="634" w:name="_Toc482797795"/>
      <w:bookmarkStart w:id="635" w:name="_Toc482798119"/>
      <w:bookmarkStart w:id="636" w:name="_Toc483855444"/>
      <w:bookmarkStart w:id="637" w:name="_Toc483855969"/>
      <w:bookmarkStart w:id="638" w:name="_Toc483857060"/>
      <w:bookmarkStart w:id="639" w:name="_Toc482776238"/>
      <w:bookmarkStart w:id="640" w:name="_Toc482776699"/>
      <w:bookmarkStart w:id="641" w:name="_Toc482777197"/>
      <w:bookmarkStart w:id="642" w:name="_Toc482797130"/>
      <w:bookmarkStart w:id="643" w:name="_Toc482797796"/>
      <w:bookmarkStart w:id="644" w:name="_Toc482798120"/>
      <w:bookmarkStart w:id="645" w:name="_Toc483855445"/>
      <w:bookmarkStart w:id="646" w:name="_Toc483855970"/>
      <w:bookmarkStart w:id="647" w:name="_Toc483857061"/>
      <w:bookmarkStart w:id="648" w:name="_Toc482776239"/>
      <w:bookmarkStart w:id="649" w:name="_Toc482776700"/>
      <w:bookmarkStart w:id="650" w:name="_Toc482777198"/>
      <w:bookmarkStart w:id="651" w:name="_Toc482797131"/>
      <w:bookmarkStart w:id="652" w:name="_Toc482797797"/>
      <w:bookmarkStart w:id="653" w:name="_Toc482798121"/>
      <w:bookmarkStart w:id="654" w:name="_Toc483855446"/>
      <w:bookmarkStart w:id="655" w:name="_Toc483855971"/>
      <w:bookmarkStart w:id="656" w:name="_Toc483857062"/>
      <w:bookmarkStart w:id="657" w:name="_Toc482776240"/>
      <w:bookmarkStart w:id="658" w:name="_Toc482776701"/>
      <w:bookmarkStart w:id="659" w:name="_Toc482777199"/>
      <w:bookmarkStart w:id="660" w:name="_Toc482797132"/>
      <w:bookmarkStart w:id="661" w:name="_Toc482797798"/>
      <w:bookmarkStart w:id="662" w:name="_Toc482798122"/>
      <w:bookmarkStart w:id="663" w:name="_Toc483855447"/>
      <w:bookmarkStart w:id="664" w:name="_Toc483855972"/>
      <w:bookmarkStart w:id="665" w:name="_Toc483857063"/>
      <w:bookmarkStart w:id="666" w:name="_Toc482776241"/>
      <w:bookmarkStart w:id="667" w:name="_Toc482776702"/>
      <w:bookmarkStart w:id="668" w:name="_Toc482777200"/>
      <w:bookmarkStart w:id="669" w:name="_Toc482797133"/>
      <w:bookmarkStart w:id="670" w:name="_Toc482797799"/>
      <w:bookmarkStart w:id="671" w:name="_Toc482798123"/>
      <w:bookmarkStart w:id="672" w:name="_Toc483855448"/>
      <w:bookmarkStart w:id="673" w:name="_Toc483855973"/>
      <w:bookmarkStart w:id="674" w:name="_Toc483857064"/>
      <w:bookmarkStart w:id="675" w:name="_Toc482776242"/>
      <w:bookmarkStart w:id="676" w:name="_Toc482776703"/>
      <w:bookmarkStart w:id="677" w:name="_Toc482777201"/>
      <w:bookmarkStart w:id="678" w:name="_Toc482797134"/>
      <w:bookmarkStart w:id="679" w:name="_Toc482797800"/>
      <w:bookmarkStart w:id="680" w:name="_Toc482798124"/>
      <w:bookmarkStart w:id="681" w:name="_Toc483855449"/>
      <w:bookmarkStart w:id="682" w:name="_Toc483855974"/>
      <w:bookmarkStart w:id="683" w:name="_Toc483857065"/>
      <w:bookmarkStart w:id="684" w:name="_Toc482776243"/>
      <w:bookmarkStart w:id="685" w:name="_Toc482776704"/>
      <w:bookmarkStart w:id="686" w:name="_Toc482777202"/>
      <w:bookmarkStart w:id="687" w:name="_Toc482797135"/>
      <w:bookmarkStart w:id="688" w:name="_Toc482797801"/>
      <w:bookmarkStart w:id="689" w:name="_Toc482798125"/>
      <w:bookmarkStart w:id="690" w:name="_Toc483855450"/>
      <w:bookmarkStart w:id="691" w:name="_Toc483855975"/>
      <w:bookmarkStart w:id="692" w:name="_Toc483857066"/>
      <w:bookmarkStart w:id="693" w:name="_Toc482776244"/>
      <w:bookmarkStart w:id="694" w:name="_Toc482776705"/>
      <w:bookmarkStart w:id="695" w:name="_Toc482777203"/>
      <w:bookmarkStart w:id="696" w:name="_Toc482797136"/>
      <w:bookmarkStart w:id="697" w:name="_Toc482797802"/>
      <w:bookmarkStart w:id="698" w:name="_Toc482798126"/>
      <w:bookmarkStart w:id="699" w:name="_Toc483855451"/>
      <w:bookmarkStart w:id="700" w:name="_Toc483855976"/>
      <w:bookmarkStart w:id="701" w:name="_Toc483857067"/>
      <w:bookmarkStart w:id="702" w:name="_Toc482776245"/>
      <w:bookmarkStart w:id="703" w:name="_Toc482776706"/>
      <w:bookmarkStart w:id="704" w:name="_Toc482777204"/>
      <w:bookmarkStart w:id="705" w:name="_Toc482797137"/>
      <w:bookmarkStart w:id="706" w:name="_Toc482797803"/>
      <w:bookmarkStart w:id="707" w:name="_Toc482798127"/>
      <w:bookmarkStart w:id="708" w:name="_Toc483855452"/>
      <w:bookmarkStart w:id="709" w:name="_Toc483855977"/>
      <w:bookmarkStart w:id="710" w:name="_Toc483857068"/>
      <w:bookmarkStart w:id="711" w:name="_Toc482776246"/>
      <w:bookmarkStart w:id="712" w:name="_Toc482776707"/>
      <w:bookmarkStart w:id="713" w:name="_Toc482777205"/>
      <w:bookmarkStart w:id="714" w:name="_Toc482797138"/>
      <w:bookmarkStart w:id="715" w:name="_Toc482797804"/>
      <w:bookmarkStart w:id="716" w:name="_Toc482798128"/>
      <w:bookmarkStart w:id="717" w:name="_Toc483855453"/>
      <w:bookmarkStart w:id="718" w:name="_Toc483855978"/>
      <w:bookmarkStart w:id="719" w:name="_Toc483857069"/>
      <w:bookmarkStart w:id="720" w:name="_Toc482776247"/>
      <w:bookmarkStart w:id="721" w:name="_Toc482776708"/>
      <w:bookmarkStart w:id="722" w:name="_Toc482777206"/>
      <w:bookmarkStart w:id="723" w:name="_Toc482797139"/>
      <w:bookmarkStart w:id="724" w:name="_Toc482797805"/>
      <w:bookmarkStart w:id="725" w:name="_Toc482798129"/>
      <w:bookmarkStart w:id="726" w:name="_Toc483855454"/>
      <w:bookmarkStart w:id="727" w:name="_Toc483855979"/>
      <w:bookmarkStart w:id="728" w:name="_Toc483857070"/>
      <w:bookmarkStart w:id="729" w:name="_Toc482776248"/>
      <w:bookmarkStart w:id="730" w:name="_Toc482776709"/>
      <w:bookmarkStart w:id="731" w:name="_Toc482777207"/>
      <w:bookmarkStart w:id="732" w:name="_Toc482797140"/>
      <w:bookmarkStart w:id="733" w:name="_Toc482797806"/>
      <w:bookmarkStart w:id="734" w:name="_Toc482798130"/>
      <w:bookmarkStart w:id="735" w:name="_Toc483855455"/>
      <w:bookmarkStart w:id="736" w:name="_Toc483855980"/>
      <w:bookmarkStart w:id="737" w:name="_Toc483857071"/>
      <w:bookmarkStart w:id="738" w:name="_Toc482776249"/>
      <w:bookmarkStart w:id="739" w:name="_Toc482776710"/>
      <w:bookmarkStart w:id="740" w:name="_Toc482777208"/>
      <w:bookmarkStart w:id="741" w:name="_Toc482797141"/>
      <w:bookmarkStart w:id="742" w:name="_Toc482797807"/>
      <w:bookmarkStart w:id="743" w:name="_Toc482798131"/>
      <w:bookmarkStart w:id="744" w:name="_Toc483855456"/>
      <w:bookmarkStart w:id="745" w:name="_Toc483855981"/>
      <w:bookmarkStart w:id="746" w:name="_Toc483857072"/>
      <w:bookmarkStart w:id="747" w:name="_Toc482776250"/>
      <w:bookmarkStart w:id="748" w:name="_Toc482776711"/>
      <w:bookmarkStart w:id="749" w:name="_Toc482777209"/>
      <w:bookmarkStart w:id="750" w:name="_Toc482797142"/>
      <w:bookmarkStart w:id="751" w:name="_Toc482797808"/>
      <w:bookmarkStart w:id="752" w:name="_Toc482798132"/>
      <w:bookmarkStart w:id="753" w:name="_Toc483855457"/>
      <w:bookmarkStart w:id="754" w:name="_Toc483855982"/>
      <w:bookmarkStart w:id="755" w:name="_Toc483857073"/>
      <w:bookmarkStart w:id="756" w:name="_Toc482776251"/>
      <w:bookmarkStart w:id="757" w:name="_Toc482776712"/>
      <w:bookmarkStart w:id="758" w:name="_Toc482777210"/>
      <w:bookmarkStart w:id="759" w:name="_Toc482797143"/>
      <w:bookmarkStart w:id="760" w:name="_Toc482797809"/>
      <w:bookmarkStart w:id="761" w:name="_Toc482798133"/>
      <w:bookmarkStart w:id="762" w:name="_Toc483855458"/>
      <w:bookmarkStart w:id="763" w:name="_Toc483855983"/>
      <w:bookmarkStart w:id="764" w:name="_Toc483857074"/>
      <w:bookmarkStart w:id="765" w:name="_Toc482776252"/>
      <w:bookmarkStart w:id="766" w:name="_Toc482776713"/>
      <w:bookmarkStart w:id="767" w:name="_Toc482777211"/>
      <w:bookmarkStart w:id="768" w:name="_Toc482797144"/>
      <w:bookmarkStart w:id="769" w:name="_Toc482797810"/>
      <w:bookmarkStart w:id="770" w:name="_Toc482798134"/>
      <w:bookmarkStart w:id="771" w:name="_Toc483855459"/>
      <w:bookmarkStart w:id="772" w:name="_Toc483855984"/>
      <w:bookmarkStart w:id="773" w:name="_Toc483857075"/>
      <w:bookmarkStart w:id="774" w:name="_Toc482776253"/>
      <w:bookmarkStart w:id="775" w:name="_Toc482776714"/>
      <w:bookmarkStart w:id="776" w:name="_Toc482777212"/>
      <w:bookmarkStart w:id="777" w:name="_Toc482797145"/>
      <w:bookmarkStart w:id="778" w:name="_Toc482797811"/>
      <w:bookmarkStart w:id="779" w:name="_Toc482798135"/>
      <w:bookmarkStart w:id="780" w:name="_Toc483855460"/>
      <w:bookmarkStart w:id="781" w:name="_Toc483855985"/>
      <w:bookmarkStart w:id="782" w:name="_Toc483857076"/>
      <w:bookmarkStart w:id="783" w:name="_Toc482776254"/>
      <w:bookmarkStart w:id="784" w:name="_Toc482776715"/>
      <w:bookmarkStart w:id="785" w:name="_Toc482777213"/>
      <w:bookmarkStart w:id="786" w:name="_Toc482797146"/>
      <w:bookmarkStart w:id="787" w:name="_Toc482797812"/>
      <w:bookmarkStart w:id="788" w:name="_Toc482798136"/>
      <w:bookmarkStart w:id="789" w:name="_Toc483855461"/>
      <w:bookmarkStart w:id="790" w:name="_Toc483855986"/>
      <w:bookmarkStart w:id="791" w:name="_Toc483857077"/>
      <w:bookmarkStart w:id="792" w:name="_Toc482776255"/>
      <w:bookmarkStart w:id="793" w:name="_Toc482776716"/>
      <w:bookmarkStart w:id="794" w:name="_Toc482777214"/>
      <w:bookmarkStart w:id="795" w:name="_Toc482797147"/>
      <w:bookmarkStart w:id="796" w:name="_Toc482797813"/>
      <w:bookmarkStart w:id="797" w:name="_Toc482798137"/>
      <w:bookmarkStart w:id="798" w:name="_Toc483855462"/>
      <w:bookmarkStart w:id="799" w:name="_Toc483855987"/>
      <w:bookmarkStart w:id="800" w:name="_Toc483857078"/>
      <w:bookmarkStart w:id="801" w:name="_Toc482776256"/>
      <w:bookmarkStart w:id="802" w:name="_Toc482776717"/>
      <w:bookmarkStart w:id="803" w:name="_Toc482777215"/>
      <w:bookmarkStart w:id="804" w:name="_Toc482797148"/>
      <w:bookmarkStart w:id="805" w:name="_Toc482797814"/>
      <w:bookmarkStart w:id="806" w:name="_Toc482798138"/>
      <w:bookmarkStart w:id="807" w:name="_Toc483855463"/>
      <w:bookmarkStart w:id="808" w:name="_Toc483855988"/>
      <w:bookmarkStart w:id="809" w:name="_Toc483857079"/>
      <w:bookmarkStart w:id="810" w:name="_Toc482776257"/>
      <w:bookmarkStart w:id="811" w:name="_Toc482776718"/>
      <w:bookmarkStart w:id="812" w:name="_Toc482777216"/>
      <w:bookmarkStart w:id="813" w:name="_Toc482797149"/>
      <w:bookmarkStart w:id="814" w:name="_Toc482797815"/>
      <w:bookmarkStart w:id="815" w:name="_Toc482798139"/>
      <w:bookmarkStart w:id="816" w:name="_Toc483855464"/>
      <w:bookmarkStart w:id="817" w:name="_Toc483855989"/>
      <w:bookmarkStart w:id="818" w:name="_Toc483857080"/>
      <w:bookmarkStart w:id="819" w:name="_Toc482776258"/>
      <w:bookmarkStart w:id="820" w:name="_Toc482776719"/>
      <w:bookmarkStart w:id="821" w:name="_Toc482777217"/>
      <w:bookmarkStart w:id="822" w:name="_Toc482797150"/>
      <w:bookmarkStart w:id="823" w:name="_Toc482797816"/>
      <w:bookmarkStart w:id="824" w:name="_Toc482798140"/>
      <w:bookmarkStart w:id="825" w:name="_Toc483855465"/>
      <w:bookmarkStart w:id="826" w:name="_Toc483855990"/>
      <w:bookmarkStart w:id="827" w:name="_Toc483857081"/>
      <w:bookmarkStart w:id="828" w:name="_Toc482776259"/>
      <w:bookmarkStart w:id="829" w:name="_Toc482776720"/>
      <w:bookmarkStart w:id="830" w:name="_Toc482777218"/>
      <w:bookmarkStart w:id="831" w:name="_Toc482797151"/>
      <w:bookmarkStart w:id="832" w:name="_Toc482797817"/>
      <w:bookmarkStart w:id="833" w:name="_Toc482798141"/>
      <w:bookmarkStart w:id="834" w:name="_Toc483855466"/>
      <w:bookmarkStart w:id="835" w:name="_Toc483855991"/>
      <w:bookmarkStart w:id="836" w:name="_Toc483857082"/>
      <w:bookmarkStart w:id="837" w:name="_Toc482776260"/>
      <w:bookmarkStart w:id="838" w:name="_Toc482776721"/>
      <w:bookmarkStart w:id="839" w:name="_Toc482777219"/>
      <w:bookmarkStart w:id="840" w:name="_Toc482797152"/>
      <w:bookmarkStart w:id="841" w:name="_Toc482797818"/>
      <w:bookmarkStart w:id="842" w:name="_Toc482798142"/>
      <w:bookmarkStart w:id="843" w:name="_Toc483855467"/>
      <w:bookmarkStart w:id="844" w:name="_Toc483855992"/>
      <w:bookmarkStart w:id="845" w:name="_Toc483857083"/>
      <w:bookmarkStart w:id="846" w:name="_Toc482776261"/>
      <w:bookmarkStart w:id="847" w:name="_Toc482776722"/>
      <w:bookmarkStart w:id="848" w:name="_Toc482777220"/>
      <w:bookmarkStart w:id="849" w:name="_Toc482797153"/>
      <w:bookmarkStart w:id="850" w:name="_Toc482797819"/>
      <w:bookmarkStart w:id="851" w:name="_Toc482798143"/>
      <w:bookmarkStart w:id="852" w:name="_Toc483855468"/>
      <w:bookmarkStart w:id="853" w:name="_Toc483855993"/>
      <w:bookmarkStart w:id="854" w:name="_Toc483857084"/>
      <w:bookmarkStart w:id="855" w:name="_Toc482776262"/>
      <w:bookmarkStart w:id="856" w:name="_Toc482776723"/>
      <w:bookmarkStart w:id="857" w:name="_Toc482777221"/>
      <w:bookmarkStart w:id="858" w:name="_Toc482797154"/>
      <w:bookmarkStart w:id="859" w:name="_Toc482797820"/>
      <w:bookmarkStart w:id="860" w:name="_Toc482798144"/>
      <w:bookmarkStart w:id="861" w:name="_Toc483855469"/>
      <w:bookmarkStart w:id="862" w:name="_Toc483855994"/>
      <w:bookmarkStart w:id="863" w:name="_Toc483857085"/>
      <w:bookmarkStart w:id="864" w:name="_Toc482776263"/>
      <w:bookmarkStart w:id="865" w:name="_Toc482776724"/>
      <w:bookmarkStart w:id="866" w:name="_Toc482777222"/>
      <w:bookmarkStart w:id="867" w:name="_Toc482797155"/>
      <w:bookmarkStart w:id="868" w:name="_Toc482797821"/>
      <w:bookmarkStart w:id="869" w:name="_Toc482798145"/>
      <w:bookmarkStart w:id="870" w:name="_Toc483855470"/>
      <w:bookmarkStart w:id="871" w:name="_Toc483855995"/>
      <w:bookmarkStart w:id="872" w:name="_Toc483857086"/>
      <w:bookmarkStart w:id="873" w:name="_Toc482776264"/>
      <w:bookmarkStart w:id="874" w:name="_Toc482776725"/>
      <w:bookmarkStart w:id="875" w:name="_Toc482777223"/>
      <w:bookmarkStart w:id="876" w:name="_Toc482797156"/>
      <w:bookmarkStart w:id="877" w:name="_Toc482797822"/>
      <w:bookmarkStart w:id="878" w:name="_Toc482798146"/>
      <w:bookmarkStart w:id="879" w:name="_Toc483855471"/>
      <w:bookmarkStart w:id="880" w:name="_Toc483855996"/>
      <w:bookmarkStart w:id="881" w:name="_Toc483857087"/>
      <w:bookmarkStart w:id="882" w:name="_Toc482776265"/>
      <w:bookmarkStart w:id="883" w:name="_Toc482776726"/>
      <w:bookmarkStart w:id="884" w:name="_Toc482777224"/>
      <w:bookmarkStart w:id="885" w:name="_Toc482797157"/>
      <w:bookmarkStart w:id="886" w:name="_Toc482797823"/>
      <w:bookmarkStart w:id="887" w:name="_Toc482798147"/>
      <w:bookmarkStart w:id="888" w:name="_Toc483855472"/>
      <w:bookmarkStart w:id="889" w:name="_Toc483855997"/>
      <w:bookmarkStart w:id="890" w:name="_Toc483857088"/>
      <w:bookmarkStart w:id="891" w:name="_Toc482776266"/>
      <w:bookmarkStart w:id="892" w:name="_Toc482776727"/>
      <w:bookmarkStart w:id="893" w:name="_Toc482777225"/>
      <w:bookmarkStart w:id="894" w:name="_Toc482797158"/>
      <w:bookmarkStart w:id="895" w:name="_Toc482797824"/>
      <w:bookmarkStart w:id="896" w:name="_Toc482798148"/>
      <w:bookmarkStart w:id="897" w:name="_Toc483855473"/>
      <w:bookmarkStart w:id="898" w:name="_Toc483855998"/>
      <w:bookmarkStart w:id="899" w:name="_Toc483857089"/>
      <w:bookmarkStart w:id="900" w:name="_Toc482776267"/>
      <w:bookmarkStart w:id="901" w:name="_Toc482776728"/>
      <w:bookmarkStart w:id="902" w:name="_Toc482777226"/>
      <w:bookmarkStart w:id="903" w:name="_Toc482797159"/>
      <w:bookmarkStart w:id="904" w:name="_Toc482797825"/>
      <w:bookmarkStart w:id="905" w:name="_Toc482798149"/>
      <w:bookmarkStart w:id="906" w:name="_Toc483855474"/>
      <w:bookmarkStart w:id="907" w:name="_Toc483855999"/>
      <w:bookmarkStart w:id="908" w:name="_Toc483857090"/>
      <w:bookmarkStart w:id="909" w:name="_Toc482776268"/>
      <w:bookmarkStart w:id="910" w:name="_Toc482776729"/>
      <w:bookmarkStart w:id="911" w:name="_Toc482777227"/>
      <w:bookmarkStart w:id="912" w:name="_Toc482797160"/>
      <w:bookmarkStart w:id="913" w:name="_Toc482797826"/>
      <w:bookmarkStart w:id="914" w:name="_Toc482798150"/>
      <w:bookmarkStart w:id="915" w:name="_Toc483855475"/>
      <w:bookmarkStart w:id="916" w:name="_Toc483856000"/>
      <w:bookmarkStart w:id="917" w:name="_Toc483857091"/>
      <w:bookmarkStart w:id="918" w:name="_Toc482776269"/>
      <w:bookmarkStart w:id="919" w:name="_Toc482776730"/>
      <w:bookmarkStart w:id="920" w:name="_Toc482777228"/>
      <w:bookmarkStart w:id="921" w:name="_Toc482797161"/>
      <w:bookmarkStart w:id="922" w:name="_Toc482797827"/>
      <w:bookmarkStart w:id="923" w:name="_Toc482798151"/>
      <w:bookmarkStart w:id="924" w:name="_Toc483855476"/>
      <w:bookmarkStart w:id="925" w:name="_Toc483856001"/>
      <w:bookmarkStart w:id="926" w:name="_Toc483857092"/>
      <w:bookmarkStart w:id="927" w:name="_Toc482776270"/>
      <w:bookmarkStart w:id="928" w:name="_Toc482776731"/>
      <w:bookmarkStart w:id="929" w:name="_Toc482777229"/>
      <w:bookmarkStart w:id="930" w:name="_Toc482797162"/>
      <w:bookmarkStart w:id="931" w:name="_Toc482797828"/>
      <w:bookmarkStart w:id="932" w:name="_Toc482798152"/>
      <w:bookmarkStart w:id="933" w:name="_Toc483855477"/>
      <w:bookmarkStart w:id="934" w:name="_Toc483856002"/>
      <w:bookmarkStart w:id="935" w:name="_Toc483857093"/>
      <w:bookmarkStart w:id="936" w:name="_Toc482776271"/>
      <w:bookmarkStart w:id="937" w:name="_Toc482776732"/>
      <w:bookmarkStart w:id="938" w:name="_Toc482777230"/>
      <w:bookmarkStart w:id="939" w:name="_Toc482797163"/>
      <w:bookmarkStart w:id="940" w:name="_Toc482797829"/>
      <w:bookmarkStart w:id="941" w:name="_Toc482798153"/>
      <w:bookmarkStart w:id="942" w:name="_Toc483855478"/>
      <w:bookmarkStart w:id="943" w:name="_Toc483856003"/>
      <w:bookmarkStart w:id="944" w:name="_Toc483857094"/>
      <w:bookmarkStart w:id="945" w:name="_Toc482776272"/>
      <w:bookmarkStart w:id="946" w:name="_Toc482776733"/>
      <w:bookmarkStart w:id="947" w:name="_Toc482777231"/>
      <w:bookmarkStart w:id="948" w:name="_Toc482797164"/>
      <w:bookmarkStart w:id="949" w:name="_Toc482797830"/>
      <w:bookmarkStart w:id="950" w:name="_Toc482798154"/>
      <w:bookmarkStart w:id="951" w:name="_Toc483855479"/>
      <w:bookmarkStart w:id="952" w:name="_Toc483856004"/>
      <w:bookmarkStart w:id="953" w:name="_Toc483857095"/>
      <w:bookmarkStart w:id="954" w:name="_Toc482776273"/>
      <w:bookmarkStart w:id="955" w:name="_Toc482776734"/>
      <w:bookmarkStart w:id="956" w:name="_Toc482777232"/>
      <w:bookmarkStart w:id="957" w:name="_Toc482797165"/>
      <w:bookmarkStart w:id="958" w:name="_Toc482797831"/>
      <w:bookmarkStart w:id="959" w:name="_Toc482798155"/>
      <w:bookmarkStart w:id="960" w:name="_Toc483855480"/>
      <w:bookmarkStart w:id="961" w:name="_Toc483856005"/>
      <w:bookmarkStart w:id="962" w:name="_Toc483857096"/>
      <w:bookmarkStart w:id="963" w:name="_Toc482776274"/>
      <w:bookmarkStart w:id="964" w:name="_Toc482776735"/>
      <w:bookmarkStart w:id="965" w:name="_Toc482777233"/>
      <w:bookmarkStart w:id="966" w:name="_Toc482797166"/>
      <w:bookmarkStart w:id="967" w:name="_Toc482797832"/>
      <w:bookmarkStart w:id="968" w:name="_Toc482798156"/>
      <w:bookmarkStart w:id="969" w:name="_Toc483855481"/>
      <w:bookmarkStart w:id="970" w:name="_Toc483856006"/>
      <w:bookmarkStart w:id="971" w:name="_Toc483857097"/>
      <w:bookmarkStart w:id="972" w:name="_Toc482776275"/>
      <w:bookmarkStart w:id="973" w:name="_Toc482776736"/>
      <w:bookmarkStart w:id="974" w:name="_Toc482777234"/>
      <w:bookmarkStart w:id="975" w:name="_Toc482797167"/>
      <w:bookmarkStart w:id="976" w:name="_Toc482797833"/>
      <w:bookmarkStart w:id="977" w:name="_Toc482798157"/>
      <w:bookmarkStart w:id="978" w:name="_Toc483855482"/>
      <w:bookmarkStart w:id="979" w:name="_Toc483856007"/>
      <w:bookmarkStart w:id="980" w:name="_Toc483857098"/>
      <w:bookmarkStart w:id="981" w:name="_Toc482776276"/>
      <w:bookmarkStart w:id="982" w:name="_Toc482776737"/>
      <w:bookmarkStart w:id="983" w:name="_Toc482777235"/>
      <w:bookmarkStart w:id="984" w:name="_Toc482797168"/>
      <w:bookmarkStart w:id="985" w:name="_Toc482797834"/>
      <w:bookmarkStart w:id="986" w:name="_Toc482798158"/>
      <w:bookmarkStart w:id="987" w:name="_Toc483855483"/>
      <w:bookmarkStart w:id="988" w:name="_Toc483856008"/>
      <w:bookmarkStart w:id="989" w:name="_Toc483857099"/>
      <w:bookmarkStart w:id="990" w:name="_Toc482776277"/>
      <w:bookmarkStart w:id="991" w:name="_Toc482776738"/>
      <w:bookmarkStart w:id="992" w:name="_Toc482777236"/>
      <w:bookmarkStart w:id="993" w:name="_Toc482797169"/>
      <w:bookmarkStart w:id="994" w:name="_Toc482797835"/>
      <w:bookmarkStart w:id="995" w:name="_Toc482798159"/>
      <w:bookmarkStart w:id="996" w:name="_Toc483855484"/>
      <w:bookmarkStart w:id="997" w:name="_Toc483856009"/>
      <w:bookmarkStart w:id="998" w:name="_Toc483857100"/>
      <w:bookmarkStart w:id="999" w:name="_Toc482776278"/>
      <w:bookmarkStart w:id="1000" w:name="_Toc482776739"/>
      <w:bookmarkStart w:id="1001" w:name="_Toc482777237"/>
      <w:bookmarkStart w:id="1002" w:name="_Toc482797170"/>
      <w:bookmarkStart w:id="1003" w:name="_Toc482797836"/>
      <w:bookmarkStart w:id="1004" w:name="_Toc482798160"/>
      <w:bookmarkStart w:id="1005" w:name="_Toc483855485"/>
      <w:bookmarkStart w:id="1006" w:name="_Toc483856010"/>
      <w:bookmarkStart w:id="1007" w:name="_Toc483857101"/>
      <w:bookmarkStart w:id="1008" w:name="_Toc482776279"/>
      <w:bookmarkStart w:id="1009" w:name="_Toc482776740"/>
      <w:bookmarkStart w:id="1010" w:name="_Toc482777238"/>
      <w:bookmarkStart w:id="1011" w:name="_Toc482797171"/>
      <w:bookmarkStart w:id="1012" w:name="_Toc482797837"/>
      <w:bookmarkStart w:id="1013" w:name="_Toc482798161"/>
      <w:bookmarkStart w:id="1014" w:name="_Toc483855486"/>
      <w:bookmarkStart w:id="1015" w:name="_Toc483856011"/>
      <w:bookmarkStart w:id="1016" w:name="_Toc483857102"/>
      <w:bookmarkStart w:id="1017" w:name="_Toc482776280"/>
      <w:bookmarkStart w:id="1018" w:name="_Toc482776741"/>
      <w:bookmarkStart w:id="1019" w:name="_Toc482777239"/>
      <w:bookmarkStart w:id="1020" w:name="_Toc482797172"/>
      <w:bookmarkStart w:id="1021" w:name="_Toc482797838"/>
      <w:bookmarkStart w:id="1022" w:name="_Toc482798162"/>
      <w:bookmarkStart w:id="1023" w:name="_Toc483855487"/>
      <w:bookmarkStart w:id="1024" w:name="_Toc483856012"/>
      <w:bookmarkStart w:id="1025" w:name="_Toc483857103"/>
      <w:bookmarkStart w:id="1026" w:name="_Toc482776281"/>
      <w:bookmarkStart w:id="1027" w:name="_Toc482776742"/>
      <w:bookmarkStart w:id="1028" w:name="_Toc482777240"/>
      <w:bookmarkStart w:id="1029" w:name="_Toc482797173"/>
      <w:bookmarkStart w:id="1030" w:name="_Toc482797839"/>
      <w:bookmarkStart w:id="1031" w:name="_Toc482798163"/>
      <w:bookmarkStart w:id="1032" w:name="_Toc483855488"/>
      <w:bookmarkStart w:id="1033" w:name="_Toc483856013"/>
      <w:bookmarkStart w:id="1034" w:name="_Toc483857104"/>
      <w:bookmarkStart w:id="1035" w:name="_Toc482776282"/>
      <w:bookmarkStart w:id="1036" w:name="_Toc482776743"/>
      <w:bookmarkStart w:id="1037" w:name="_Toc482777241"/>
      <w:bookmarkStart w:id="1038" w:name="_Toc482797174"/>
      <w:bookmarkStart w:id="1039" w:name="_Toc482797840"/>
      <w:bookmarkStart w:id="1040" w:name="_Toc482798164"/>
      <w:bookmarkStart w:id="1041" w:name="_Toc483855489"/>
      <w:bookmarkStart w:id="1042" w:name="_Toc483856014"/>
      <w:bookmarkStart w:id="1043" w:name="_Toc483857105"/>
      <w:bookmarkStart w:id="1044" w:name="_Toc482776283"/>
      <w:bookmarkStart w:id="1045" w:name="_Toc482776744"/>
      <w:bookmarkStart w:id="1046" w:name="_Toc482777242"/>
      <w:bookmarkStart w:id="1047" w:name="_Toc482797175"/>
      <w:bookmarkStart w:id="1048" w:name="_Toc482797841"/>
      <w:bookmarkStart w:id="1049" w:name="_Toc482798165"/>
      <w:bookmarkStart w:id="1050" w:name="_Toc483855490"/>
      <w:bookmarkStart w:id="1051" w:name="_Toc483856015"/>
      <w:bookmarkStart w:id="1052" w:name="_Toc483857106"/>
      <w:bookmarkStart w:id="1053" w:name="_Toc482776284"/>
      <w:bookmarkStart w:id="1054" w:name="_Toc482776745"/>
      <w:bookmarkStart w:id="1055" w:name="_Toc482777243"/>
      <w:bookmarkStart w:id="1056" w:name="_Toc482797176"/>
      <w:bookmarkStart w:id="1057" w:name="_Toc482797842"/>
      <w:bookmarkStart w:id="1058" w:name="_Toc482798166"/>
      <w:bookmarkStart w:id="1059" w:name="_Toc483855491"/>
      <w:bookmarkStart w:id="1060" w:name="_Toc483856016"/>
      <w:bookmarkStart w:id="1061" w:name="_Toc483857107"/>
      <w:bookmarkStart w:id="1062" w:name="_Toc482776285"/>
      <w:bookmarkStart w:id="1063" w:name="_Toc482776746"/>
      <w:bookmarkStart w:id="1064" w:name="_Toc482777244"/>
      <w:bookmarkStart w:id="1065" w:name="_Toc482797177"/>
      <w:bookmarkStart w:id="1066" w:name="_Toc482797843"/>
      <w:bookmarkStart w:id="1067" w:name="_Toc482798167"/>
      <w:bookmarkStart w:id="1068" w:name="_Toc483855492"/>
      <w:bookmarkStart w:id="1069" w:name="_Toc483856017"/>
      <w:bookmarkStart w:id="1070" w:name="_Toc483857108"/>
      <w:bookmarkStart w:id="1071" w:name="_Toc482776286"/>
      <w:bookmarkStart w:id="1072" w:name="_Toc482776747"/>
      <w:bookmarkStart w:id="1073" w:name="_Toc482777245"/>
      <w:bookmarkStart w:id="1074" w:name="_Toc482797178"/>
      <w:bookmarkStart w:id="1075" w:name="_Toc482797844"/>
      <w:bookmarkStart w:id="1076" w:name="_Toc482798168"/>
      <w:bookmarkStart w:id="1077" w:name="_Toc483855493"/>
      <w:bookmarkStart w:id="1078" w:name="_Toc483856018"/>
      <w:bookmarkStart w:id="1079" w:name="_Toc483857109"/>
      <w:bookmarkStart w:id="1080" w:name="_Toc482776287"/>
      <w:bookmarkStart w:id="1081" w:name="_Toc482776748"/>
      <w:bookmarkStart w:id="1082" w:name="_Toc482777246"/>
      <w:bookmarkStart w:id="1083" w:name="_Toc482797179"/>
      <w:bookmarkStart w:id="1084" w:name="_Toc482797845"/>
      <w:bookmarkStart w:id="1085" w:name="_Toc482798169"/>
      <w:bookmarkStart w:id="1086" w:name="_Toc483855494"/>
      <w:bookmarkStart w:id="1087" w:name="_Toc483856019"/>
      <w:bookmarkStart w:id="1088" w:name="_Toc483857110"/>
      <w:bookmarkStart w:id="1089" w:name="_Toc507944847"/>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ins w:id="1090" w:author="Dennis Brandl" w:date="2018-03-03T06:18:00Z">
        <w:r>
          <w:t>Hierarchy Scope Model</w:t>
        </w:r>
        <w:bookmarkEnd w:id="1089"/>
      </w:ins>
    </w:p>
    <w:p w14:paraId="222FC204" w14:textId="77777777" w:rsidR="003145F3" w:rsidRDefault="003145F3" w:rsidP="003145F3">
      <w:pPr>
        <w:pStyle w:val="Heading3"/>
        <w:rPr>
          <w:ins w:id="1091" w:author="Dennis Brandl" w:date="2018-03-03T06:18:00Z"/>
        </w:rPr>
      </w:pPr>
      <w:bookmarkStart w:id="1092" w:name="_Toc507944848"/>
      <w:ins w:id="1093" w:author="Dennis Brandl" w:date="2018-03-03T06:18:00Z">
        <w:r>
          <w:t>Hierarchy scope model elements</w:t>
        </w:r>
        <w:bookmarkEnd w:id="1092"/>
      </w:ins>
    </w:p>
    <w:p w14:paraId="1D32D47E" w14:textId="77777777" w:rsidR="003145F3" w:rsidRDefault="003145F3" w:rsidP="003145F3">
      <w:pPr>
        <w:pStyle w:val="PARAGRAPH"/>
        <w:rPr>
          <w:ins w:id="1094" w:author="Dennis Brandl" w:date="2018-03-03T06:18:00Z"/>
        </w:rPr>
      </w:pPr>
      <w:ins w:id="1095" w:author="Dennis Brandl" w:date="2018-03-03T06:18:00Z">
        <w:r>
          <w:t xml:space="preserve">The message definitions assume that information may be accessed from one starting point, hierarchy scope, as identified by the dotted collection in </w:t>
        </w:r>
      </w:ins>
      <w:r>
        <w:fldChar w:fldCharType="begin"/>
      </w:r>
      <w:r>
        <w:instrText xml:space="preserve"> REF _Ref482774055 \h </w:instrText>
      </w:r>
      <w:r>
        <w:fldChar w:fldCharType="separate"/>
      </w:r>
      <w:ins w:id="1096" w:author="Dennis Brandl" w:date="2018-03-03T06:18:00Z">
        <w:r w:rsidR="00FA7DD5">
          <w:t xml:space="preserve">Figure </w:t>
        </w:r>
      </w:ins>
      <w:r w:rsidR="00FA7DD5">
        <w:rPr>
          <w:noProof/>
        </w:rPr>
        <w:t>15</w:t>
      </w:r>
      <w:r>
        <w:fldChar w:fldCharType="end"/>
      </w:r>
      <w:ins w:id="1097" w:author="Dennis Brandl" w:date="2018-03-03T06:18:00Z">
        <w:r>
          <w:t>.</w:t>
        </w:r>
      </w:ins>
    </w:p>
    <w:p w14:paraId="420EB2BA" w14:textId="60938BE1" w:rsidR="003145F3" w:rsidRDefault="00754534" w:rsidP="003145F3">
      <w:pPr>
        <w:pStyle w:val="FIGURE"/>
        <w:rPr>
          <w:ins w:id="1098" w:author="Dennis Brandl" w:date="2018-03-03T06:18:00Z"/>
        </w:rPr>
      </w:pPr>
      <w:ins w:id="1099" w:author="Dennis Brandl" w:date="2018-03-04T16:49:00Z">
        <w:r w:rsidRPr="00754534">
          <w:rPr>
            <w:noProof/>
            <w:lang w:val="en-US" w:eastAsia="en-US"/>
          </w:rPr>
          <w:drawing>
            <wp:inline distT="0" distB="0" distL="0" distR="0" wp14:anchorId="0316B8B3" wp14:editId="2715F3B3">
              <wp:extent cx="1569780" cy="26896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2856" cy="2694883"/>
                      </a:xfrm>
                      <a:prstGeom prst="rect">
                        <a:avLst/>
                      </a:prstGeom>
                      <a:noFill/>
                      <a:ln>
                        <a:noFill/>
                      </a:ln>
                    </pic:spPr>
                  </pic:pic>
                </a:graphicData>
              </a:graphic>
            </wp:inline>
          </w:drawing>
        </w:r>
      </w:ins>
    </w:p>
    <w:p w14:paraId="48EB51F3" w14:textId="77777777" w:rsidR="003145F3" w:rsidRDefault="003145F3" w:rsidP="003145F3">
      <w:pPr>
        <w:pStyle w:val="FIGURE-title"/>
        <w:rPr>
          <w:ins w:id="1100" w:author="Dennis Brandl" w:date="2018-03-03T06:18:00Z"/>
        </w:rPr>
      </w:pPr>
      <w:bookmarkStart w:id="1101" w:name="_Ref482774055"/>
      <w:bookmarkStart w:id="1102" w:name="_Toc507944723"/>
      <w:ins w:id="1103" w:author="Dennis Brandl" w:date="2018-03-03T06:18:00Z">
        <w:r>
          <w:t xml:space="preserve">Figure </w:t>
        </w:r>
      </w:ins>
      <w:r>
        <w:fldChar w:fldCharType="begin"/>
      </w:r>
      <w:r>
        <w:instrText xml:space="preserve"> SEQ Figure \* ARABIC </w:instrText>
      </w:r>
      <w:r>
        <w:fldChar w:fldCharType="separate"/>
      </w:r>
      <w:r w:rsidR="00FA7DD5">
        <w:rPr>
          <w:noProof/>
        </w:rPr>
        <w:t>15</w:t>
      </w:r>
      <w:r>
        <w:fldChar w:fldCharType="end"/>
      </w:r>
      <w:bookmarkEnd w:id="1101"/>
      <w:ins w:id="1104" w:author="Dennis Brandl" w:date="2018-03-03T06:18:00Z">
        <w:r>
          <w:t xml:space="preserve"> - Object grouping for hierarchy scope model</w:t>
        </w:r>
        <w:bookmarkEnd w:id="1102"/>
      </w:ins>
    </w:p>
    <w:p w14:paraId="06B3C2F4" w14:textId="77777777" w:rsidR="003145F3" w:rsidRDefault="003145F3" w:rsidP="003145F3">
      <w:pPr>
        <w:pStyle w:val="EXAMPLE"/>
        <w:rPr>
          <w:ins w:id="1105" w:author="Dennis Brandl" w:date="2018-03-03T06:18:00Z"/>
        </w:rPr>
      </w:pPr>
      <w:ins w:id="1106" w:author="Dennis Brandl" w:date="2018-03-03T06:18:00Z">
        <w:r>
          <w:t>Example</w:t>
        </w:r>
        <w:r>
          <w:tab/>
          <w:t>Messages include Get Hierarchy Scope, Show Hierarchy Scope and Process Hierarchy Scope</w:t>
        </w:r>
      </w:ins>
    </w:p>
    <w:p w14:paraId="394ABECB" w14:textId="77777777" w:rsidR="003145F3" w:rsidRDefault="003145F3" w:rsidP="003145F3">
      <w:pPr>
        <w:pStyle w:val="Heading3"/>
        <w:rPr>
          <w:ins w:id="1107" w:author="Dennis Brandl" w:date="2018-03-03T06:18:00Z"/>
        </w:rPr>
      </w:pPr>
      <w:bookmarkStart w:id="1108" w:name="_Toc507944849"/>
      <w:ins w:id="1109" w:author="Dennis Brandl" w:date="2018-03-03T06:18:00Z">
        <w:r>
          <w:t>Hierarchy scope verbs</w:t>
        </w:r>
        <w:bookmarkEnd w:id="1108"/>
      </w:ins>
    </w:p>
    <w:p w14:paraId="03863569" w14:textId="77777777" w:rsidR="003145F3" w:rsidRDefault="003145F3" w:rsidP="003145F3">
      <w:pPr>
        <w:pStyle w:val="PARAGRAPH"/>
        <w:rPr>
          <w:ins w:id="1110" w:author="Dennis Brandl" w:date="2018-03-03T06:18:00Z"/>
        </w:rPr>
      </w:pPr>
      <w:ins w:id="1111" w:author="Dennis Brandl" w:date="2018-03-03T06:18:00Z">
        <w:r>
          <w:t>All verbs shall be valid for a hierarchy scope noun.</w:t>
        </w:r>
      </w:ins>
    </w:p>
    <w:p w14:paraId="4EBBB172" w14:textId="77777777" w:rsidR="003145F3" w:rsidRDefault="003145F3" w:rsidP="003145F3">
      <w:pPr>
        <w:pStyle w:val="Heading3"/>
        <w:rPr>
          <w:ins w:id="1112" w:author="Dennis Brandl" w:date="2018-03-03T06:18:00Z"/>
        </w:rPr>
      </w:pPr>
      <w:bookmarkStart w:id="1113" w:name="_Toc507944850"/>
      <w:ins w:id="1114" w:author="Dennis Brandl" w:date="2018-03-03T06:18:00Z">
        <w:r>
          <w:t>Hierarchy scope verb actions</w:t>
        </w:r>
        <w:bookmarkEnd w:id="1113"/>
      </w:ins>
    </w:p>
    <w:p w14:paraId="11933404" w14:textId="77777777" w:rsidR="003145F3" w:rsidRDefault="003145F3" w:rsidP="003145F3">
      <w:pPr>
        <w:pStyle w:val="PARAGRAPH"/>
        <w:rPr>
          <w:ins w:id="1115" w:author="Dennis Brandl" w:date="2018-03-03T06:18:00Z"/>
        </w:rPr>
      </w:pPr>
      <w:ins w:id="1116" w:author="Dennis Brandl" w:date="2018-03-03T06:18:00Z">
        <w:r>
          <w:t xml:space="preserve">The actions performed on </w:t>
        </w:r>
        <w:r>
          <w:rPr>
            <w:i/>
          </w:rPr>
          <w:t>hierarchy scope</w:t>
        </w:r>
        <w:r>
          <w:t xml:space="preserve"> objects are defined in </w:t>
        </w:r>
      </w:ins>
      <w:r>
        <w:fldChar w:fldCharType="begin"/>
      </w:r>
      <w:r>
        <w:instrText xml:space="preserve"> REF _Ref483853596 \h </w:instrText>
      </w:r>
      <w:r>
        <w:fldChar w:fldCharType="separate"/>
      </w:r>
      <w:ins w:id="1117" w:author="Dennis Brandl" w:date="2018-03-03T06:18:00Z">
        <w:r w:rsidR="00FA7DD5">
          <w:t xml:space="preserve">Table </w:t>
        </w:r>
      </w:ins>
      <w:r w:rsidR="00FA7DD5">
        <w:rPr>
          <w:noProof/>
        </w:rPr>
        <w:t>7</w:t>
      </w:r>
      <w:r>
        <w:fldChar w:fldCharType="end"/>
      </w:r>
      <w:ins w:id="1118" w:author="Dennis Brandl" w:date="2018-03-03T06:18:00Z">
        <w:r>
          <w:t>.</w:t>
        </w:r>
      </w:ins>
    </w:p>
    <w:p w14:paraId="573F2983" w14:textId="77777777" w:rsidR="003145F3" w:rsidRDefault="003145F3" w:rsidP="003145F3">
      <w:pPr>
        <w:pStyle w:val="TABLE-title"/>
        <w:rPr>
          <w:ins w:id="1119" w:author="Dennis Brandl" w:date="2018-03-03T06:18:00Z"/>
        </w:rPr>
      </w:pPr>
      <w:bookmarkStart w:id="1120" w:name="_Ref483853596"/>
      <w:bookmarkStart w:id="1121" w:name="_Toc483857360"/>
      <w:ins w:id="1122" w:author="Dennis Brandl" w:date="2018-03-03T06:18:00Z">
        <w:r>
          <w:t xml:space="preserve">Table </w:t>
        </w:r>
      </w:ins>
      <w:r>
        <w:fldChar w:fldCharType="begin"/>
      </w:r>
      <w:r>
        <w:instrText xml:space="preserve"> SEQ Table \* ARABIC </w:instrText>
      </w:r>
      <w:r>
        <w:fldChar w:fldCharType="separate"/>
      </w:r>
      <w:r w:rsidR="00FA7DD5">
        <w:rPr>
          <w:noProof/>
        </w:rPr>
        <w:t>7</w:t>
      </w:r>
      <w:r>
        <w:fldChar w:fldCharType="end"/>
      </w:r>
      <w:bookmarkEnd w:id="1120"/>
      <w:ins w:id="1123" w:author="Dennis Brandl" w:date="2018-03-03T06:18:00Z">
        <w:r>
          <w:t xml:space="preserve"> - Hierarchy scope verb actions</w:t>
        </w:r>
        <w:bookmarkEnd w:id="1121"/>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9"/>
        <w:gridCol w:w="7283"/>
      </w:tblGrid>
      <w:tr w:rsidR="003145F3" w:rsidRPr="00C11D85" w14:paraId="1E4A1C2D" w14:textId="77777777" w:rsidTr="003145F3">
        <w:trPr>
          <w:tblHeader/>
          <w:ins w:id="1124" w:author="Dennis Brandl" w:date="2018-03-03T06:18:00Z"/>
        </w:trPr>
        <w:tc>
          <w:tcPr>
            <w:tcW w:w="1669" w:type="dxa"/>
            <w:shd w:val="clear" w:color="auto" w:fill="auto"/>
          </w:tcPr>
          <w:p w14:paraId="2D2858F0" w14:textId="77777777" w:rsidR="003145F3" w:rsidRPr="00C11D85" w:rsidRDefault="003145F3" w:rsidP="003145F3">
            <w:pPr>
              <w:pStyle w:val="TABLE-col-heading"/>
              <w:rPr>
                <w:ins w:id="1125" w:author="Dennis Brandl" w:date="2018-03-03T06:18:00Z"/>
              </w:rPr>
            </w:pPr>
            <w:ins w:id="1126" w:author="Dennis Brandl" w:date="2018-03-03T06:18:00Z">
              <w:r w:rsidRPr="00C11D85">
                <w:t xml:space="preserve">Value of </w:t>
              </w:r>
              <w:r>
                <w:t>Hierarchy Scope</w:t>
              </w:r>
              <w:r w:rsidRPr="00C11D85">
                <w:t xml:space="preserve"> ID</w:t>
              </w:r>
            </w:ins>
          </w:p>
        </w:tc>
        <w:tc>
          <w:tcPr>
            <w:tcW w:w="7285" w:type="dxa"/>
            <w:shd w:val="clear" w:color="auto" w:fill="auto"/>
            <w:vAlign w:val="center"/>
          </w:tcPr>
          <w:p w14:paraId="7FE8BA90" w14:textId="77777777" w:rsidR="003145F3" w:rsidRPr="00C11D85" w:rsidRDefault="003145F3" w:rsidP="003145F3">
            <w:pPr>
              <w:pStyle w:val="TABLE-col-heading"/>
              <w:rPr>
                <w:ins w:id="1127" w:author="Dennis Brandl" w:date="2018-03-03T06:18:00Z"/>
              </w:rPr>
            </w:pPr>
            <w:ins w:id="1128" w:author="Dennis Brandl" w:date="2018-03-03T06:18:00Z">
              <w:r>
                <w:t>Verb action on noun</w:t>
              </w:r>
            </w:ins>
          </w:p>
        </w:tc>
      </w:tr>
      <w:tr w:rsidR="003145F3" w:rsidRPr="00C11D85" w14:paraId="3EFFF523" w14:textId="77777777" w:rsidTr="003145F3">
        <w:trPr>
          <w:ins w:id="1129" w:author="Dennis Brandl" w:date="2018-03-03T06:18:00Z"/>
        </w:trPr>
        <w:tc>
          <w:tcPr>
            <w:tcW w:w="1669" w:type="dxa"/>
            <w:shd w:val="clear" w:color="auto" w:fill="auto"/>
          </w:tcPr>
          <w:p w14:paraId="1C27B98D" w14:textId="77777777" w:rsidR="003145F3" w:rsidRPr="00C11D85" w:rsidRDefault="003145F3" w:rsidP="003145F3">
            <w:pPr>
              <w:pStyle w:val="TABLE-cell"/>
              <w:rPr>
                <w:ins w:id="1130" w:author="Dennis Brandl" w:date="2018-03-03T06:18:00Z"/>
              </w:rPr>
            </w:pPr>
            <w:ins w:id="1131" w:author="Dennis Brandl" w:date="2018-03-03T06:18:00Z">
              <w:r w:rsidRPr="00C11D85">
                <w:t>IDs specified</w:t>
              </w:r>
            </w:ins>
          </w:p>
        </w:tc>
        <w:tc>
          <w:tcPr>
            <w:tcW w:w="7285" w:type="dxa"/>
            <w:shd w:val="clear" w:color="auto" w:fill="auto"/>
          </w:tcPr>
          <w:p w14:paraId="3B060979" w14:textId="77777777" w:rsidR="003145F3" w:rsidRPr="00C11D85" w:rsidRDefault="003145F3" w:rsidP="003145F3">
            <w:pPr>
              <w:pStyle w:val="TABLE-cell"/>
              <w:rPr>
                <w:ins w:id="1132" w:author="Dennis Brandl" w:date="2018-03-03T06:18:00Z"/>
              </w:rPr>
            </w:pPr>
            <w:ins w:id="1133" w:author="Dennis Brandl" w:date="2018-03-03T06:18:00Z">
              <w:r w:rsidRPr="00C11D85">
                <w:t xml:space="preserve">GET: Shall define a request that the receiver is to return, in a SHOW message, all attributes </w:t>
              </w:r>
              <w:r>
                <w:t>about</w:t>
              </w:r>
              <w:r w:rsidRPr="00C11D85">
                <w:t xml:space="preserve"> the </w:t>
              </w:r>
              <w:r>
                <w:rPr>
                  <w:i/>
                </w:rPr>
                <w:t>Hierarchy Scopes</w:t>
              </w:r>
              <w:r w:rsidRPr="00C11D85">
                <w:t>.</w:t>
              </w:r>
            </w:ins>
          </w:p>
          <w:p w14:paraId="71A64A16" w14:textId="77777777" w:rsidR="003145F3" w:rsidRPr="00C11D85" w:rsidRDefault="003145F3" w:rsidP="003145F3">
            <w:pPr>
              <w:pStyle w:val="TABLE-cell"/>
              <w:rPr>
                <w:ins w:id="1134" w:author="Dennis Brandl" w:date="2018-03-03T06:18:00Z"/>
              </w:rPr>
            </w:pPr>
            <w:ins w:id="1135" w:author="Dennis Brandl" w:date="2018-03-03T06:18:00Z">
              <w:r w:rsidRPr="00C11D85">
                <w:t xml:space="preserve">PROCESS: Shall define a request that the receiver is to add </w:t>
              </w:r>
              <w:r>
                <w:rPr>
                  <w:i/>
                </w:rPr>
                <w:t>Hierarchy Scopes</w:t>
              </w:r>
              <w:r w:rsidRPr="00C11D85">
                <w:t xml:space="preserve">.  The message defines suggested IDs for the </w:t>
              </w:r>
              <w:r>
                <w:rPr>
                  <w:i/>
                </w:rPr>
                <w:t>Hierarchy Scopes</w:t>
              </w:r>
              <w:r w:rsidRPr="00C11D85">
                <w:t xml:space="preserve">. The receiver adds the </w:t>
              </w:r>
              <w:r>
                <w:rPr>
                  <w:i/>
                </w:rPr>
                <w:t>Hierarchy Scopes</w:t>
              </w:r>
              <w:r w:rsidRPr="00C11D85">
                <w:t xml:space="preserve"> and assigns IDs.  The assigned IDs shall be returned in the ACKNOWLEDGE message.</w:t>
              </w:r>
            </w:ins>
          </w:p>
          <w:p w14:paraId="137513BF" w14:textId="77777777" w:rsidR="003145F3" w:rsidRPr="00C11D85" w:rsidRDefault="003145F3" w:rsidP="003145F3">
            <w:pPr>
              <w:pStyle w:val="TABLE-cell"/>
              <w:rPr>
                <w:ins w:id="1136" w:author="Dennis Brandl" w:date="2018-03-03T06:18:00Z"/>
              </w:rPr>
            </w:pPr>
            <w:ins w:id="1137" w:author="Dennis Brandl" w:date="2018-03-03T06:18:00Z">
              <w:r w:rsidRPr="00C11D85">
                <w:t xml:space="preserve">CHANGE: Shall define a request that the receiver is to change the specified attributes of the </w:t>
              </w:r>
              <w:r>
                <w:rPr>
                  <w:i/>
                </w:rPr>
                <w:t>Hierarchy Scopes</w:t>
              </w:r>
              <w:r w:rsidRPr="00C11D85">
                <w:t>.  A RESPOND message may be used to communicate agreement, disagreement, or changes made to the CHANGE message data.</w:t>
              </w:r>
            </w:ins>
          </w:p>
          <w:p w14:paraId="0D8353A4" w14:textId="77777777" w:rsidR="003145F3" w:rsidRPr="00C11D85" w:rsidRDefault="003145F3" w:rsidP="003145F3">
            <w:pPr>
              <w:pStyle w:val="TABLE-cell"/>
              <w:rPr>
                <w:ins w:id="1138" w:author="Dennis Brandl" w:date="2018-03-03T06:18:00Z"/>
              </w:rPr>
            </w:pPr>
            <w:ins w:id="1139" w:author="Dennis Brandl" w:date="2018-03-03T06:18:00Z">
              <w:r w:rsidRPr="00C11D85">
                <w:lastRenderedPageBreak/>
                <w:t xml:space="preserve">CANCEL: Shall define a request that the receiver is to cancel the specified </w:t>
              </w:r>
              <w:r>
                <w:rPr>
                  <w:i/>
                </w:rPr>
                <w:t>Hierarchy Scopes</w:t>
              </w:r>
              <w:r w:rsidRPr="00C11D85">
                <w:t xml:space="preserve">. </w:t>
              </w:r>
            </w:ins>
          </w:p>
          <w:p w14:paraId="022C7879" w14:textId="77777777" w:rsidR="003145F3" w:rsidRPr="00C11D85" w:rsidRDefault="003145F3" w:rsidP="003145F3">
            <w:pPr>
              <w:pStyle w:val="TABLE-cell"/>
              <w:rPr>
                <w:ins w:id="1140" w:author="Dennis Brandl" w:date="2018-03-03T06:18:00Z"/>
              </w:rPr>
            </w:pPr>
            <w:ins w:id="1141" w:author="Dennis Brandl" w:date="2018-03-03T06:18:00Z">
              <w:r w:rsidRPr="00C11D85">
                <w:t xml:space="preserve">SYNC ADD: Shall define a request that the receiver is to add the specified </w:t>
              </w:r>
              <w:r>
                <w:rPr>
                  <w:i/>
                </w:rPr>
                <w:t>Hierarchy Scopes</w:t>
              </w:r>
              <w:r w:rsidRPr="00C11D85">
                <w:t xml:space="preserve">. </w:t>
              </w:r>
            </w:ins>
          </w:p>
          <w:p w14:paraId="7F166EC7" w14:textId="77777777" w:rsidR="003145F3" w:rsidRPr="00C11D85" w:rsidRDefault="003145F3" w:rsidP="003145F3">
            <w:pPr>
              <w:pStyle w:val="TABLE-cell"/>
              <w:rPr>
                <w:ins w:id="1142" w:author="Dennis Brandl" w:date="2018-03-03T06:18:00Z"/>
              </w:rPr>
            </w:pPr>
            <w:ins w:id="1143" w:author="Dennis Brandl" w:date="2018-03-03T06:18:00Z">
              <w:r w:rsidRPr="00C11D85">
                <w:t xml:space="preserve">SYNC CHANGE: Shall define a request that the receiver is to change the specified attributes of the </w:t>
              </w:r>
              <w:r>
                <w:rPr>
                  <w:i/>
                </w:rPr>
                <w:t>Hierarchy Scopes</w:t>
              </w:r>
              <w:r w:rsidRPr="00C11D85">
                <w:t>.</w:t>
              </w:r>
            </w:ins>
          </w:p>
          <w:p w14:paraId="43565F16" w14:textId="77777777" w:rsidR="003145F3" w:rsidRDefault="003145F3" w:rsidP="003145F3">
            <w:pPr>
              <w:pStyle w:val="TABLE-cell"/>
              <w:rPr>
                <w:ins w:id="1144" w:author="Dennis Brandl" w:date="2018-03-03T06:18:00Z"/>
              </w:rPr>
            </w:pPr>
            <w:ins w:id="1145" w:author="Dennis Brandl" w:date="2018-03-03T06:18:00Z">
              <w:r w:rsidRPr="00C11D85">
                <w:t xml:space="preserve">SYNC DELETE: Shall define a request that the receiver is to delete the specified </w:t>
              </w:r>
              <w:r>
                <w:rPr>
                  <w:i/>
                </w:rPr>
                <w:t>Hierarchy Scopes</w:t>
              </w:r>
              <w:r w:rsidRPr="00C11D85">
                <w:t>.</w:t>
              </w:r>
            </w:ins>
          </w:p>
          <w:p w14:paraId="1AA4CAAC" w14:textId="0752AF76" w:rsidR="003145F3" w:rsidRPr="00C11D85" w:rsidRDefault="003145F3" w:rsidP="003145F3">
            <w:pPr>
              <w:pStyle w:val="TABLE-cell"/>
              <w:rPr>
                <w:ins w:id="1146" w:author="Dennis Brandl" w:date="2018-03-03T06:18:00Z"/>
              </w:rPr>
            </w:pPr>
            <w:ins w:id="1147" w:author="Dennis Brandl" w:date="2018-03-03T06:18:00Z">
              <w:r>
                <w:t xml:space="preserve">NOTIFY: Shall </w:t>
              </w:r>
            </w:ins>
            <w:ins w:id="1148" w:author="Dennis Brandl" w:date="2018-03-03T06:19:00Z">
              <w:r>
                <w:t xml:space="preserve">define the creation </w:t>
              </w:r>
              <w:r w:rsidR="009A3909">
                <w:t xml:space="preserve">of a new hierarchy scope. </w:t>
              </w:r>
            </w:ins>
          </w:p>
        </w:tc>
      </w:tr>
      <w:tr w:rsidR="003145F3" w:rsidRPr="00C11D85" w14:paraId="1B0327CD" w14:textId="77777777" w:rsidTr="003145F3">
        <w:trPr>
          <w:ins w:id="1149" w:author="Dennis Brandl" w:date="2018-03-03T06:18:00Z"/>
        </w:trPr>
        <w:tc>
          <w:tcPr>
            <w:tcW w:w="1669" w:type="dxa"/>
            <w:shd w:val="clear" w:color="auto" w:fill="auto"/>
          </w:tcPr>
          <w:p w14:paraId="7C6C1295" w14:textId="77777777" w:rsidR="003145F3" w:rsidRPr="00C11D85" w:rsidRDefault="003145F3" w:rsidP="003145F3">
            <w:pPr>
              <w:pStyle w:val="TABLE-cell"/>
              <w:rPr>
                <w:ins w:id="1150" w:author="Dennis Brandl" w:date="2018-03-03T06:18:00Z"/>
              </w:rPr>
            </w:pPr>
            <w:ins w:id="1151" w:author="Dennis Brandl" w:date="2018-03-03T06:18:00Z">
              <w:r w:rsidRPr="00C11D85">
                <w:lastRenderedPageBreak/>
                <w:t>&lt;not specified&gt;</w:t>
              </w:r>
            </w:ins>
          </w:p>
        </w:tc>
        <w:tc>
          <w:tcPr>
            <w:tcW w:w="7285" w:type="dxa"/>
            <w:shd w:val="clear" w:color="auto" w:fill="auto"/>
          </w:tcPr>
          <w:p w14:paraId="5911DA49" w14:textId="77777777" w:rsidR="003145F3" w:rsidRPr="004A59E2" w:rsidRDefault="003145F3" w:rsidP="003145F3">
            <w:pPr>
              <w:pStyle w:val="TABLE-cell"/>
              <w:rPr>
                <w:ins w:id="1152" w:author="Dennis Brandl" w:date="2018-03-03T06:18:00Z"/>
              </w:rPr>
            </w:pPr>
            <w:ins w:id="1153" w:author="Dennis Brandl" w:date="2018-03-03T06:18:00Z">
              <w:r w:rsidRPr="004A59E2">
                <w:t>GET: Error.</w:t>
              </w:r>
            </w:ins>
          </w:p>
          <w:p w14:paraId="1CEFFB9D" w14:textId="77777777" w:rsidR="003145F3" w:rsidRPr="004A59E2" w:rsidRDefault="003145F3" w:rsidP="003145F3">
            <w:pPr>
              <w:pStyle w:val="TABLE-cell"/>
              <w:rPr>
                <w:ins w:id="1154" w:author="Dennis Brandl" w:date="2018-03-03T06:18:00Z"/>
              </w:rPr>
            </w:pPr>
            <w:ins w:id="1155" w:author="Dennis Brandl" w:date="2018-03-03T06:18:00Z">
              <w:r w:rsidRPr="004A59E2">
                <w:t>PROCESS: Error.</w:t>
              </w:r>
            </w:ins>
          </w:p>
          <w:p w14:paraId="3D946863" w14:textId="77777777" w:rsidR="003145F3" w:rsidRPr="004A59E2" w:rsidRDefault="003145F3" w:rsidP="003145F3">
            <w:pPr>
              <w:pStyle w:val="TABLE-cell"/>
              <w:rPr>
                <w:ins w:id="1156" w:author="Dennis Brandl" w:date="2018-03-03T06:18:00Z"/>
              </w:rPr>
            </w:pPr>
            <w:ins w:id="1157" w:author="Dennis Brandl" w:date="2018-03-03T06:18:00Z">
              <w:r w:rsidRPr="004A59E2">
                <w:t xml:space="preserve">CHANGE: Error. </w:t>
              </w:r>
            </w:ins>
          </w:p>
          <w:p w14:paraId="01757A35" w14:textId="77777777" w:rsidR="003145F3" w:rsidRPr="004A59E2" w:rsidRDefault="003145F3" w:rsidP="003145F3">
            <w:pPr>
              <w:pStyle w:val="TABLE-cell"/>
              <w:rPr>
                <w:ins w:id="1158" w:author="Dennis Brandl" w:date="2018-03-03T06:18:00Z"/>
              </w:rPr>
            </w:pPr>
            <w:ins w:id="1159" w:author="Dennis Brandl" w:date="2018-03-03T06:18:00Z">
              <w:r w:rsidRPr="004A59E2">
                <w:t xml:space="preserve">CANCEL: Error. </w:t>
              </w:r>
            </w:ins>
          </w:p>
          <w:p w14:paraId="12DDE75F" w14:textId="77777777" w:rsidR="003145F3" w:rsidRPr="004A59E2" w:rsidRDefault="003145F3" w:rsidP="003145F3">
            <w:pPr>
              <w:pStyle w:val="TABLE-cell"/>
              <w:rPr>
                <w:ins w:id="1160" w:author="Dennis Brandl" w:date="2018-03-03T06:18:00Z"/>
              </w:rPr>
            </w:pPr>
            <w:ins w:id="1161" w:author="Dennis Brandl" w:date="2018-03-03T06:18:00Z">
              <w:r w:rsidRPr="004A59E2">
                <w:t xml:space="preserve">SYNC ADD: Error. </w:t>
              </w:r>
            </w:ins>
          </w:p>
          <w:p w14:paraId="6601F01E" w14:textId="77777777" w:rsidR="003145F3" w:rsidRPr="004A59E2" w:rsidRDefault="003145F3" w:rsidP="003145F3">
            <w:pPr>
              <w:pStyle w:val="TABLE-cell"/>
              <w:rPr>
                <w:ins w:id="1162" w:author="Dennis Brandl" w:date="2018-03-03T06:18:00Z"/>
              </w:rPr>
            </w:pPr>
            <w:ins w:id="1163" w:author="Dennis Brandl" w:date="2018-03-03T06:18:00Z">
              <w:r w:rsidRPr="004A59E2">
                <w:t>SYNC CHANGE: Error.</w:t>
              </w:r>
            </w:ins>
          </w:p>
          <w:p w14:paraId="0A21E83C" w14:textId="77777777" w:rsidR="003145F3" w:rsidRDefault="003145F3" w:rsidP="003145F3">
            <w:pPr>
              <w:pStyle w:val="TABLE-cell"/>
              <w:rPr>
                <w:ins w:id="1164" w:author="Dennis Brandl" w:date="2018-03-03T06:19:00Z"/>
              </w:rPr>
            </w:pPr>
            <w:ins w:id="1165" w:author="Dennis Brandl" w:date="2018-03-03T06:18:00Z">
              <w:r w:rsidRPr="004A59E2">
                <w:t>SYNC DELETE: Error.</w:t>
              </w:r>
            </w:ins>
          </w:p>
          <w:p w14:paraId="7365949C" w14:textId="26E0F2D6" w:rsidR="009A3909" w:rsidRPr="00C11D85" w:rsidRDefault="009A3909" w:rsidP="003145F3">
            <w:pPr>
              <w:pStyle w:val="TABLE-cell"/>
              <w:rPr>
                <w:ins w:id="1166" w:author="Dennis Brandl" w:date="2018-03-03T06:18:00Z"/>
              </w:rPr>
            </w:pPr>
            <w:ins w:id="1167" w:author="Dennis Brandl" w:date="2018-03-03T06:19:00Z">
              <w:r>
                <w:t>NOTIFY: Error.</w:t>
              </w:r>
            </w:ins>
          </w:p>
        </w:tc>
      </w:tr>
      <w:tr w:rsidR="003145F3" w:rsidRPr="00C11D85" w14:paraId="327832E7" w14:textId="77777777" w:rsidTr="003145F3">
        <w:trPr>
          <w:ins w:id="1168" w:author="Dennis Brandl" w:date="2018-03-03T06:18:00Z"/>
        </w:trPr>
        <w:tc>
          <w:tcPr>
            <w:tcW w:w="1669" w:type="dxa"/>
            <w:shd w:val="clear" w:color="auto" w:fill="auto"/>
          </w:tcPr>
          <w:p w14:paraId="631A9227" w14:textId="77777777" w:rsidR="003145F3" w:rsidRDefault="003145F3" w:rsidP="003145F3">
            <w:pPr>
              <w:pStyle w:val="TABLE-cell"/>
              <w:rPr>
                <w:ins w:id="1169" w:author="Dennis Brandl" w:date="2018-03-03T06:18:00Z"/>
              </w:rPr>
            </w:pPr>
            <w:ins w:id="1170" w:author="Dennis Brandl" w:date="2018-03-03T06:18:00Z">
              <w:r>
                <w:t>Wildcard specified</w:t>
              </w:r>
            </w:ins>
          </w:p>
        </w:tc>
        <w:tc>
          <w:tcPr>
            <w:tcW w:w="7285" w:type="dxa"/>
            <w:shd w:val="clear" w:color="auto" w:fill="auto"/>
          </w:tcPr>
          <w:p w14:paraId="0D65C23B" w14:textId="77777777" w:rsidR="003145F3" w:rsidRPr="004A59E2" w:rsidRDefault="003145F3" w:rsidP="003145F3">
            <w:pPr>
              <w:pStyle w:val="TABLE-cell"/>
              <w:rPr>
                <w:ins w:id="1171" w:author="Dennis Brandl" w:date="2018-03-03T06:18:00Z"/>
              </w:rPr>
            </w:pPr>
            <w:ins w:id="1172" w:author="Dennis Brandl" w:date="2018-03-03T06:18:00Z">
              <w:r w:rsidRPr="004A59E2">
                <w:t xml:space="preserve">GET: Shall define a request that the receiver is to return, in a SHOW message, all attributes of all </w:t>
              </w:r>
              <w:r>
                <w:rPr>
                  <w:i/>
                </w:rPr>
                <w:t>Hierarchy Scopes</w:t>
              </w:r>
              <w:r w:rsidRPr="004A59E2">
                <w:t xml:space="preserve"> identified by the ID wildcard.</w:t>
              </w:r>
            </w:ins>
          </w:p>
          <w:p w14:paraId="13D8FFAB" w14:textId="77777777" w:rsidR="003145F3" w:rsidRPr="004A59E2" w:rsidRDefault="003145F3" w:rsidP="003145F3">
            <w:pPr>
              <w:pStyle w:val="TABLE-cell"/>
              <w:rPr>
                <w:ins w:id="1173" w:author="Dennis Brandl" w:date="2018-03-03T06:18:00Z"/>
              </w:rPr>
            </w:pPr>
            <w:ins w:id="1174" w:author="Dennis Brandl" w:date="2018-03-03T06:18:00Z">
              <w:r w:rsidRPr="004A59E2">
                <w:t>Example</w:t>
              </w:r>
              <w:r w:rsidRPr="004A59E2">
                <w:tab/>
                <w:t xml:space="preserve">To return all </w:t>
              </w:r>
              <w:r>
                <w:rPr>
                  <w:i/>
                </w:rPr>
                <w:t>Hierarchy Scopes</w:t>
              </w:r>
              <w:r w:rsidRPr="004A59E2">
                <w:t>, specify a “*” as the wildcard.</w:t>
              </w:r>
            </w:ins>
          </w:p>
          <w:p w14:paraId="06D4F95F" w14:textId="77777777" w:rsidR="003145F3" w:rsidRPr="004A59E2" w:rsidRDefault="003145F3" w:rsidP="003145F3">
            <w:pPr>
              <w:pStyle w:val="TABLE-cell"/>
              <w:rPr>
                <w:ins w:id="1175" w:author="Dennis Brandl" w:date="2018-03-03T06:18:00Z"/>
              </w:rPr>
            </w:pPr>
            <w:ins w:id="1176" w:author="Dennis Brandl" w:date="2018-03-03T06:18:00Z">
              <w:r w:rsidRPr="004A59E2">
                <w:t>PROCESS: Error.</w:t>
              </w:r>
            </w:ins>
          </w:p>
          <w:p w14:paraId="336F7878" w14:textId="77777777" w:rsidR="003145F3" w:rsidRPr="004A59E2" w:rsidRDefault="003145F3" w:rsidP="003145F3">
            <w:pPr>
              <w:pStyle w:val="TABLE-cell"/>
              <w:rPr>
                <w:ins w:id="1177" w:author="Dennis Brandl" w:date="2018-03-03T06:18:00Z"/>
              </w:rPr>
            </w:pPr>
            <w:ins w:id="1178" w:author="Dennis Brandl" w:date="2018-03-03T06:18:00Z">
              <w:r w:rsidRPr="004A59E2">
                <w:t xml:space="preserve">CHANGE: </w:t>
              </w:r>
              <w:r>
                <w:t>Error</w:t>
              </w:r>
              <w:r w:rsidRPr="004A59E2">
                <w:t>.</w:t>
              </w:r>
            </w:ins>
          </w:p>
          <w:p w14:paraId="566D6DF5" w14:textId="77777777" w:rsidR="003145F3" w:rsidRPr="004A59E2" w:rsidRDefault="003145F3" w:rsidP="003145F3">
            <w:pPr>
              <w:pStyle w:val="TABLE-cell"/>
              <w:rPr>
                <w:ins w:id="1179" w:author="Dennis Brandl" w:date="2018-03-03T06:18:00Z"/>
              </w:rPr>
            </w:pPr>
            <w:ins w:id="1180" w:author="Dennis Brandl" w:date="2018-03-03T06:18:00Z">
              <w:r w:rsidRPr="004A59E2">
                <w:t xml:space="preserve">CANCEL: Shall define a request that the receiver is to cancel all </w:t>
              </w:r>
              <w:r>
                <w:rPr>
                  <w:i/>
                </w:rPr>
                <w:t>Hierarchy Scopes</w:t>
              </w:r>
              <w:r w:rsidRPr="004A59E2">
                <w:t xml:space="preserve"> matching the wildcard. </w:t>
              </w:r>
            </w:ins>
          </w:p>
          <w:p w14:paraId="3F202C17" w14:textId="77777777" w:rsidR="003145F3" w:rsidRPr="004A59E2" w:rsidRDefault="003145F3" w:rsidP="003145F3">
            <w:pPr>
              <w:pStyle w:val="TABLE-cell"/>
              <w:rPr>
                <w:ins w:id="1181" w:author="Dennis Brandl" w:date="2018-03-03T06:18:00Z"/>
              </w:rPr>
            </w:pPr>
            <w:ins w:id="1182" w:author="Dennis Brandl" w:date="2018-03-03T06:18:00Z">
              <w:r w:rsidRPr="004A59E2">
                <w:t xml:space="preserve">SYNC ADD: Error. </w:t>
              </w:r>
            </w:ins>
          </w:p>
          <w:p w14:paraId="50485143" w14:textId="77777777" w:rsidR="003145F3" w:rsidRPr="004A59E2" w:rsidRDefault="003145F3" w:rsidP="003145F3">
            <w:pPr>
              <w:pStyle w:val="TABLE-cell"/>
              <w:rPr>
                <w:ins w:id="1183" w:author="Dennis Brandl" w:date="2018-03-03T06:18:00Z"/>
              </w:rPr>
            </w:pPr>
            <w:ins w:id="1184" w:author="Dennis Brandl" w:date="2018-03-03T06:18:00Z">
              <w:r w:rsidRPr="004A59E2">
                <w:t xml:space="preserve">SYNC CHANGE: </w:t>
              </w:r>
              <w:r>
                <w:t>Error</w:t>
              </w:r>
              <w:r w:rsidRPr="004A59E2">
                <w:t>.</w:t>
              </w:r>
            </w:ins>
          </w:p>
          <w:p w14:paraId="340422CF" w14:textId="407F3A26" w:rsidR="009A3909" w:rsidRDefault="003145F3" w:rsidP="009A3909">
            <w:pPr>
              <w:pStyle w:val="TABLE-cell"/>
              <w:rPr>
                <w:ins w:id="1185" w:author="Dennis Brandl" w:date="2018-03-03T06:20:00Z"/>
              </w:rPr>
            </w:pPr>
            <w:ins w:id="1186" w:author="Dennis Brandl" w:date="2018-03-03T06:18:00Z">
              <w:r w:rsidRPr="004A59E2">
                <w:t xml:space="preserve">SYNC DELETE: Shall define a request that the receiver is to delete all </w:t>
              </w:r>
              <w:r>
                <w:rPr>
                  <w:i/>
                </w:rPr>
                <w:t>Hierarchy Scopes</w:t>
              </w:r>
              <w:r w:rsidRPr="004A59E2">
                <w:t xml:space="preserve"> matching the wildcard.</w:t>
              </w:r>
            </w:ins>
            <w:ins w:id="1187" w:author="Dennis Brandl" w:date="2018-03-03T06:20:00Z">
              <w:r w:rsidR="009A3909">
                <w:t xml:space="preserve"> </w:t>
              </w:r>
            </w:ins>
          </w:p>
          <w:p w14:paraId="01624831" w14:textId="1DB84015" w:rsidR="003145F3" w:rsidRPr="00C11D85" w:rsidRDefault="009A3909" w:rsidP="009A3909">
            <w:pPr>
              <w:pStyle w:val="TABLE-cell"/>
              <w:rPr>
                <w:ins w:id="1188" w:author="Dennis Brandl" w:date="2018-03-03T06:18:00Z"/>
              </w:rPr>
            </w:pPr>
            <w:ins w:id="1189" w:author="Dennis Brandl" w:date="2018-03-03T06:20:00Z">
              <w:r>
                <w:t>NOTIFY: Error.</w:t>
              </w:r>
            </w:ins>
          </w:p>
        </w:tc>
      </w:tr>
    </w:tbl>
    <w:p w14:paraId="5D26900F" w14:textId="77777777" w:rsidR="006C14C1" w:rsidRPr="005063BE" w:rsidRDefault="006C14C1" w:rsidP="009A3909">
      <w:pPr>
        <w:pStyle w:val="NOTE"/>
        <w:rPr>
          <w:ins w:id="1190" w:author="Brad Keifer" w:date="2017-05-17T08:38:00Z"/>
        </w:rPr>
      </w:pPr>
    </w:p>
    <w:p w14:paraId="69B0FC89" w14:textId="57981799" w:rsidR="00E96A9E" w:rsidRPr="000615A5" w:rsidRDefault="00E96A9E" w:rsidP="00E96A9E">
      <w:pPr>
        <w:pStyle w:val="Heading2"/>
        <w:rPr>
          <w:ins w:id="1191" w:author="Dennis Brandl" w:date="2018-03-05T13:44:00Z"/>
        </w:rPr>
      </w:pPr>
      <w:bookmarkStart w:id="1192" w:name="_Toc507944851"/>
      <w:bookmarkStart w:id="1193" w:name="_Ref508021909"/>
      <w:ins w:id="1194" w:author="Dennis Brandl" w:date="2018-03-05T13:45:00Z">
        <w:r>
          <w:t>T</w:t>
        </w:r>
      </w:ins>
      <w:ins w:id="1195" w:author="Dennis Brandl" w:date="2018-03-05T13:44:00Z">
        <w:r w:rsidRPr="000615A5">
          <w:t xml:space="preserve">est specification </w:t>
        </w:r>
      </w:ins>
      <w:ins w:id="1196" w:author="Dennis Brandl" w:date="2018-03-05T13:45:00Z">
        <w:r>
          <w:t>model</w:t>
        </w:r>
      </w:ins>
      <w:bookmarkEnd w:id="1193"/>
    </w:p>
    <w:p w14:paraId="0AA67C84" w14:textId="2FB5E251" w:rsidR="00E96A9E" w:rsidRDefault="00E96A9E" w:rsidP="00E96A9E">
      <w:pPr>
        <w:pStyle w:val="PARAGRAPH"/>
        <w:rPr>
          <w:ins w:id="1197" w:author="Dennis Brandl" w:date="2018-03-05T13:48:00Z"/>
        </w:rPr>
      </w:pPr>
      <w:ins w:id="1198" w:author="Dennis Brandl" w:date="2018-03-05T13:46:00Z">
        <w:r w:rsidRPr="000615A5">
          <w:t xml:space="preserve">The message definitions assume that </w:t>
        </w:r>
        <w:r>
          <w:t xml:space="preserve">test </w:t>
        </w:r>
        <w:r w:rsidRPr="000615A5">
          <w:t xml:space="preserve">information may be accessed from </w:t>
        </w:r>
      </w:ins>
      <w:ins w:id="1199" w:author="Dennis Brandl" w:date="2018-03-05T13:47:00Z">
        <w:r>
          <w:t xml:space="preserve">one starting point, test specification, </w:t>
        </w:r>
      </w:ins>
      <w:ins w:id="1200" w:author="Dennis Brandl" w:date="2018-03-05T13:46:00Z">
        <w:r w:rsidRPr="000615A5">
          <w:t>as identified by the dotted collections in</w:t>
        </w:r>
      </w:ins>
      <w:ins w:id="1201" w:author="Dennis Brandl" w:date="2018-03-05T13:50:00Z">
        <w:r>
          <w:t xml:space="preserve"> </w:t>
        </w:r>
      </w:ins>
      <w:r>
        <w:fldChar w:fldCharType="begin"/>
      </w:r>
      <w:r>
        <w:instrText xml:space="preserve"> REF _Ref508021156 \h </w:instrText>
      </w:r>
      <w:r>
        <w:fldChar w:fldCharType="separate"/>
      </w:r>
      <w:ins w:id="1202" w:author="Dennis Brandl" w:date="2018-03-05T13:49:00Z">
        <w:r w:rsidR="00FA7DD5">
          <w:t xml:space="preserve">Figure </w:t>
        </w:r>
      </w:ins>
      <w:r w:rsidR="00FA7DD5">
        <w:rPr>
          <w:noProof/>
        </w:rPr>
        <w:t>16</w:t>
      </w:r>
      <w:r>
        <w:fldChar w:fldCharType="end"/>
      </w:r>
      <w:ins w:id="1203" w:author="Dennis Brandl" w:date="2018-03-05T13:50:00Z">
        <w:r>
          <w:t xml:space="preserve">. </w:t>
        </w:r>
      </w:ins>
      <w:ins w:id="1204" w:author="Dennis Brandl" w:date="2018-03-05T13:51:00Z">
        <w:r>
          <w:t xml:space="preserve"> </w:t>
        </w:r>
        <w:r>
          <w:rPr>
            <w:i/>
          </w:rPr>
          <w:t>T</w:t>
        </w:r>
        <w:r w:rsidRPr="00754534">
          <w:rPr>
            <w:i/>
          </w:rPr>
          <w:t xml:space="preserve">est </w:t>
        </w:r>
        <w:r>
          <w:rPr>
            <w:i/>
          </w:rPr>
          <w:t>S</w:t>
        </w:r>
        <w:r w:rsidRPr="00754534">
          <w:rPr>
            <w:i/>
          </w:rPr>
          <w:t>pecification</w:t>
        </w:r>
        <w:r>
          <w:t xml:space="preserve"> is defined for the &lt;&lt;interface&gt;&gt; classes defined in ISA 95.00.02 </w:t>
        </w:r>
      </w:ins>
      <w:ins w:id="1205" w:author="Dennis Brandl" w:date="2018-03-05T13:52:00Z">
        <w:r>
          <w:t xml:space="preserve">in </w:t>
        </w:r>
      </w:ins>
      <w:ins w:id="1206" w:author="Dennis Brandl" w:date="2018-03-05T13:51:00Z">
        <w:r>
          <w:t>the Operations Test Model</w:t>
        </w:r>
      </w:ins>
      <w:ins w:id="1207" w:author="Dennis Brandl" w:date="2018-03-05T13:52:00Z">
        <w:r>
          <w:t xml:space="preserve">, and for </w:t>
        </w:r>
        <w:r w:rsidRPr="00E96A9E">
          <w:rPr>
            <w:i/>
          </w:rPr>
          <w:t>Personnel Class</w:t>
        </w:r>
        <w:r>
          <w:t xml:space="preserve">, </w:t>
        </w:r>
        <w:r w:rsidRPr="00E96A9E">
          <w:rPr>
            <w:i/>
          </w:rPr>
          <w:t>Person</w:t>
        </w:r>
        <w:r>
          <w:t xml:space="preserve">, </w:t>
        </w:r>
        <w:r w:rsidRPr="00E96A9E">
          <w:rPr>
            <w:i/>
          </w:rPr>
          <w:t>Equipment Class</w:t>
        </w:r>
        <w:r>
          <w:t xml:space="preserve">, </w:t>
        </w:r>
        <w:r w:rsidRPr="00E96A9E">
          <w:rPr>
            <w:i/>
          </w:rPr>
          <w:t>Equipment</w:t>
        </w:r>
        <w:r>
          <w:t xml:space="preserve">, </w:t>
        </w:r>
        <w:r w:rsidRPr="00E96A9E">
          <w:rPr>
            <w:i/>
          </w:rPr>
          <w:t>Physical Asset Class</w:t>
        </w:r>
        <w:r>
          <w:t xml:space="preserve">, </w:t>
        </w:r>
        <w:r w:rsidRPr="00E96A9E">
          <w:rPr>
            <w:i/>
          </w:rPr>
          <w:t>Physical Asset</w:t>
        </w:r>
        <w:r>
          <w:t xml:space="preserve">, </w:t>
        </w:r>
      </w:ins>
      <w:ins w:id="1208" w:author="Dennis Brandl" w:date="2018-03-05T13:53:00Z">
        <w:r w:rsidRPr="00E96A9E">
          <w:rPr>
            <w:i/>
          </w:rPr>
          <w:t>Material Class</w:t>
        </w:r>
        <w:r>
          <w:t xml:space="preserve">, </w:t>
        </w:r>
        <w:r w:rsidRPr="00E96A9E">
          <w:rPr>
            <w:i/>
          </w:rPr>
          <w:t>Material Definition</w:t>
        </w:r>
        <w:r>
          <w:t xml:space="preserve">, </w:t>
        </w:r>
        <w:r w:rsidRPr="00E96A9E">
          <w:rPr>
            <w:i/>
          </w:rPr>
          <w:t>Material Lot</w:t>
        </w:r>
        <w:r>
          <w:t xml:space="preserve">, and </w:t>
        </w:r>
        <w:r w:rsidRPr="00E96A9E">
          <w:rPr>
            <w:i/>
          </w:rPr>
          <w:t>Material Sublot</w:t>
        </w:r>
      </w:ins>
      <w:ins w:id="1209" w:author="Dennis Brandl" w:date="2018-03-05T13:51:00Z">
        <w:r>
          <w:t>.</w:t>
        </w:r>
      </w:ins>
    </w:p>
    <w:p w14:paraId="3D5EC602" w14:textId="65358162" w:rsidR="00E96A9E" w:rsidRDefault="00E96A9E" w:rsidP="00E96A9E">
      <w:pPr>
        <w:pStyle w:val="FIGURE-title"/>
        <w:rPr>
          <w:ins w:id="1210" w:author="Dennis Brandl" w:date="2018-03-05T13:49:00Z"/>
        </w:rPr>
      </w:pPr>
      <w:ins w:id="1211" w:author="Dennis Brandl" w:date="2018-03-05T13:48:00Z">
        <w:r w:rsidRPr="00E96A9E">
          <w:lastRenderedPageBreak/>
          <w:drawing>
            <wp:inline distT="0" distB="0" distL="0" distR="0" wp14:anchorId="17B7231E" wp14:editId="4BAA741E">
              <wp:extent cx="41148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4800" cy="3348990"/>
                      </a:xfrm>
                      <a:prstGeom prst="rect">
                        <a:avLst/>
                      </a:prstGeom>
                      <a:noFill/>
                      <a:ln>
                        <a:noFill/>
                      </a:ln>
                    </pic:spPr>
                  </pic:pic>
                </a:graphicData>
              </a:graphic>
            </wp:inline>
          </w:drawing>
        </w:r>
      </w:ins>
    </w:p>
    <w:p w14:paraId="7A1D9D24" w14:textId="0F9D7DCA" w:rsidR="00E96A9E" w:rsidRPr="00E96A9E" w:rsidRDefault="00E96A9E" w:rsidP="00E96A9E">
      <w:pPr>
        <w:pStyle w:val="FIGURE-title"/>
        <w:rPr>
          <w:ins w:id="1212" w:author="Dennis Brandl" w:date="2018-03-05T13:46:00Z"/>
        </w:rPr>
      </w:pPr>
      <w:bookmarkStart w:id="1213" w:name="_Ref508021156"/>
      <w:ins w:id="1214" w:author="Dennis Brandl" w:date="2018-03-05T13:49:00Z">
        <w:r>
          <w:t xml:space="preserve">Figure </w:t>
        </w:r>
      </w:ins>
      <w:r>
        <w:fldChar w:fldCharType="begin"/>
      </w:r>
      <w:r>
        <w:instrText xml:space="preserve"> SEQ Figure \* ARABIC </w:instrText>
      </w:r>
      <w:r>
        <w:fldChar w:fldCharType="separate"/>
      </w:r>
      <w:r w:rsidR="00FA7DD5">
        <w:rPr>
          <w:noProof/>
        </w:rPr>
        <w:t>16</w:t>
      </w:r>
      <w:r>
        <w:fldChar w:fldCharType="end"/>
      </w:r>
      <w:bookmarkEnd w:id="1213"/>
      <w:r>
        <w:t xml:space="preserve"> </w:t>
      </w:r>
      <w:ins w:id="1215" w:author="Dennis Brandl" w:date="2018-03-05T13:49:00Z">
        <w:r>
          <w:t>– Object Grouping for Test Specification</w:t>
        </w:r>
      </w:ins>
    </w:p>
    <w:p w14:paraId="606A0BB3" w14:textId="4E114791" w:rsidR="00E96A9E" w:rsidRDefault="00E96A9E" w:rsidP="00E96A9E">
      <w:pPr>
        <w:pStyle w:val="Heading3"/>
        <w:rPr>
          <w:ins w:id="1216" w:author="Dennis Brandl" w:date="2018-03-05T13:46:00Z"/>
        </w:rPr>
      </w:pPr>
      <w:ins w:id="1217" w:author="Dennis Brandl" w:date="2018-03-05T13:46:00Z">
        <w:r>
          <w:t>Test specification verbs</w:t>
        </w:r>
      </w:ins>
    </w:p>
    <w:p w14:paraId="2080447C" w14:textId="27EF5E30" w:rsidR="00E96A9E" w:rsidRPr="000615A5" w:rsidRDefault="00E96A9E" w:rsidP="00E96A9E">
      <w:pPr>
        <w:pStyle w:val="PARAGRAPH"/>
        <w:rPr>
          <w:ins w:id="1218" w:author="Dennis Brandl" w:date="2018-03-05T13:46:00Z"/>
        </w:rPr>
      </w:pPr>
      <w:ins w:id="1219" w:author="Dennis Brandl" w:date="2018-03-05T13:46:00Z">
        <w:r>
          <w:t>All verbs shall be valid</w:t>
        </w:r>
        <w:r w:rsidRPr="000615A5">
          <w:t xml:space="preserve"> for a </w:t>
        </w:r>
        <w:r w:rsidRPr="00C11D85">
          <w:rPr>
            <w:i/>
          </w:rPr>
          <w:t>test specification</w:t>
        </w:r>
        <w:r w:rsidRPr="000615A5">
          <w:t xml:space="preserve"> noun.   </w:t>
        </w:r>
      </w:ins>
    </w:p>
    <w:p w14:paraId="5B659067" w14:textId="10B5223B" w:rsidR="00E96A9E" w:rsidRPr="000615A5" w:rsidRDefault="00E96A9E" w:rsidP="00E96A9E">
      <w:pPr>
        <w:pStyle w:val="Heading3"/>
        <w:rPr>
          <w:ins w:id="1220" w:author="Dennis Brandl" w:date="2018-03-05T13:44:00Z"/>
        </w:rPr>
      </w:pPr>
      <w:ins w:id="1221" w:author="Dennis Brandl" w:date="2018-03-05T13:45:00Z">
        <w:r>
          <w:t>T</w:t>
        </w:r>
      </w:ins>
      <w:ins w:id="1222" w:author="Dennis Brandl" w:date="2018-03-05T13:44:00Z">
        <w:r w:rsidRPr="000615A5">
          <w:t>est specification verb actions</w:t>
        </w:r>
      </w:ins>
    </w:p>
    <w:p w14:paraId="6261B128" w14:textId="66EAC26C" w:rsidR="00E96A9E" w:rsidRPr="000615A5" w:rsidRDefault="00E96A9E" w:rsidP="00E96A9E">
      <w:pPr>
        <w:pStyle w:val="PARAGRAPH"/>
        <w:rPr>
          <w:ins w:id="1223" w:author="Dennis Brandl" w:date="2018-03-05T13:44:00Z"/>
        </w:rPr>
      </w:pPr>
      <w:ins w:id="1224" w:author="Dennis Brandl" w:date="2018-03-05T13:44:00Z">
        <w:r w:rsidRPr="000615A5">
          <w:t xml:space="preserve">The actions performed on a </w:t>
        </w:r>
      </w:ins>
      <w:ins w:id="1225" w:author="Dennis Brandl" w:date="2018-03-05T13:45:00Z">
        <w:r w:rsidRPr="00E96A9E">
          <w:rPr>
            <w:i/>
          </w:rPr>
          <w:t>T</w:t>
        </w:r>
      </w:ins>
      <w:ins w:id="1226" w:author="Dennis Brandl" w:date="2018-03-05T13:44:00Z">
        <w:r w:rsidRPr="00C11D85">
          <w:rPr>
            <w:i/>
          </w:rPr>
          <w:t>est specification</w:t>
        </w:r>
        <w:r w:rsidRPr="000615A5">
          <w:t xml:space="preserve"> </w:t>
        </w:r>
        <w:r>
          <w:t>noun are defined in</w:t>
        </w:r>
        <w:r w:rsidRPr="000615A5">
          <w:t xml:space="preserve"> </w:t>
        </w:r>
        <w:r w:rsidRPr="000615A5">
          <w:fldChar w:fldCharType="begin"/>
        </w:r>
        <w:r w:rsidRPr="000615A5">
          <w:instrText xml:space="preserve"> REF _Ref106948788 </w:instrText>
        </w:r>
        <w:r w:rsidRPr="000615A5">
          <w:fldChar w:fldCharType="separate"/>
        </w:r>
        <w:r w:rsidRPr="000615A5">
          <w:t xml:space="preserve">Table </w:t>
        </w:r>
        <w:r>
          <w:rPr>
            <w:noProof/>
          </w:rPr>
          <w:t>10</w:t>
        </w:r>
        <w:r w:rsidRPr="000615A5">
          <w:fldChar w:fldCharType="end"/>
        </w:r>
        <w:r w:rsidRPr="000615A5">
          <w:t>.</w:t>
        </w:r>
      </w:ins>
    </w:p>
    <w:p w14:paraId="58D64164" w14:textId="66B60DD4" w:rsidR="00E96A9E" w:rsidRPr="000615A5" w:rsidRDefault="00E96A9E" w:rsidP="00E96A9E">
      <w:pPr>
        <w:pStyle w:val="TABLE-title"/>
        <w:rPr>
          <w:ins w:id="1227" w:author="Dennis Brandl" w:date="2018-03-05T13:44:00Z"/>
        </w:rPr>
      </w:pPr>
      <w:ins w:id="1228" w:author="Dennis Brandl" w:date="2018-03-05T13:44:00Z">
        <w:r w:rsidRPr="000615A5">
          <w:t xml:space="preserve">Table </w:t>
        </w:r>
        <w:r w:rsidRPr="000615A5">
          <w:fldChar w:fldCharType="begin"/>
        </w:r>
        <w:r w:rsidRPr="000615A5">
          <w:instrText xml:space="preserve"> SEQ Table \* ARABIC </w:instrText>
        </w:r>
        <w:r w:rsidRPr="000615A5">
          <w:fldChar w:fldCharType="separate"/>
        </w:r>
        <w:r>
          <w:rPr>
            <w:noProof/>
          </w:rPr>
          <w:t>10</w:t>
        </w:r>
        <w:r w:rsidRPr="000615A5">
          <w:fldChar w:fldCharType="end"/>
        </w:r>
        <w:r w:rsidRPr="000615A5">
          <w:t xml:space="preserve"> </w:t>
        </w:r>
        <w:r>
          <w:t>–</w:t>
        </w:r>
      </w:ins>
      <w:ins w:id="1229" w:author="Dennis Brandl" w:date="2018-03-05T13:55:00Z">
        <w:r>
          <w:t xml:space="preserve"> T</w:t>
        </w:r>
      </w:ins>
      <w:ins w:id="1230" w:author="Dennis Brandl" w:date="2018-03-05T13:44:00Z">
        <w:r w:rsidRPr="000615A5">
          <w:t>est specification verb actions</w:t>
        </w:r>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7284"/>
      </w:tblGrid>
      <w:tr w:rsidR="00E96A9E" w:rsidRPr="00C11D85" w14:paraId="72585A4A" w14:textId="77777777" w:rsidTr="00E44D0F">
        <w:trPr>
          <w:tblHeader/>
          <w:ins w:id="1231" w:author="Dennis Brandl" w:date="2018-03-05T13:44:00Z"/>
        </w:trPr>
        <w:tc>
          <w:tcPr>
            <w:tcW w:w="1710" w:type="dxa"/>
            <w:shd w:val="clear" w:color="auto" w:fill="auto"/>
          </w:tcPr>
          <w:p w14:paraId="2E978ED1" w14:textId="713D7958" w:rsidR="00E96A9E" w:rsidRPr="00C11D85" w:rsidRDefault="00E96A9E" w:rsidP="00E96A9E">
            <w:pPr>
              <w:pStyle w:val="TABLE-col-heading"/>
              <w:rPr>
                <w:ins w:id="1232" w:author="Dennis Brandl" w:date="2018-03-05T13:44:00Z"/>
              </w:rPr>
            </w:pPr>
            <w:ins w:id="1233" w:author="Dennis Brandl" w:date="2018-03-05T13:44:00Z">
              <w:r w:rsidRPr="00C11D85">
                <w:t>Value of Test ID</w:t>
              </w:r>
            </w:ins>
          </w:p>
        </w:tc>
        <w:tc>
          <w:tcPr>
            <w:tcW w:w="7650" w:type="dxa"/>
            <w:shd w:val="clear" w:color="auto" w:fill="auto"/>
            <w:vAlign w:val="center"/>
          </w:tcPr>
          <w:p w14:paraId="074EBA93" w14:textId="77777777" w:rsidR="00E96A9E" w:rsidRPr="00C11D85" w:rsidRDefault="00E96A9E" w:rsidP="00E44D0F">
            <w:pPr>
              <w:pStyle w:val="TABLE-col-heading"/>
              <w:rPr>
                <w:ins w:id="1234" w:author="Dennis Brandl" w:date="2018-03-05T13:44:00Z"/>
              </w:rPr>
            </w:pPr>
            <w:ins w:id="1235" w:author="Dennis Brandl" w:date="2018-03-05T13:44:00Z">
              <w:r>
                <w:t>Verb action on noun</w:t>
              </w:r>
            </w:ins>
          </w:p>
        </w:tc>
      </w:tr>
      <w:tr w:rsidR="00E96A9E" w:rsidRPr="00C11D85" w14:paraId="11B08806" w14:textId="77777777" w:rsidTr="00E44D0F">
        <w:trPr>
          <w:ins w:id="1236" w:author="Dennis Brandl" w:date="2018-03-05T13:44:00Z"/>
        </w:trPr>
        <w:tc>
          <w:tcPr>
            <w:tcW w:w="1710" w:type="dxa"/>
            <w:shd w:val="clear" w:color="auto" w:fill="auto"/>
          </w:tcPr>
          <w:p w14:paraId="428CAE43" w14:textId="77777777" w:rsidR="00E96A9E" w:rsidRPr="00C11D85" w:rsidRDefault="00E96A9E" w:rsidP="00E44D0F">
            <w:pPr>
              <w:pStyle w:val="TABLE-cell"/>
              <w:rPr>
                <w:ins w:id="1237" w:author="Dennis Brandl" w:date="2018-03-05T13:44:00Z"/>
              </w:rPr>
            </w:pPr>
            <w:ins w:id="1238" w:author="Dennis Brandl" w:date="2018-03-05T13:44:00Z">
              <w:r w:rsidRPr="00C11D85">
                <w:t>IDs specified</w:t>
              </w:r>
            </w:ins>
          </w:p>
        </w:tc>
        <w:tc>
          <w:tcPr>
            <w:tcW w:w="7650" w:type="dxa"/>
            <w:shd w:val="clear" w:color="auto" w:fill="auto"/>
          </w:tcPr>
          <w:p w14:paraId="2A06110A" w14:textId="71590F57" w:rsidR="00E96A9E" w:rsidRPr="00C11D85" w:rsidRDefault="00E96A9E" w:rsidP="00E44D0F">
            <w:pPr>
              <w:pStyle w:val="TABLE-cell"/>
              <w:rPr>
                <w:ins w:id="1239" w:author="Dennis Brandl" w:date="2018-03-05T13:44:00Z"/>
              </w:rPr>
            </w:pPr>
            <w:ins w:id="1240" w:author="Dennis Brandl" w:date="2018-03-05T13:44:00Z">
              <w:r w:rsidRPr="00C11D85">
                <w:t xml:space="preserve">GET: Shall define a request that the receiver is to return, in a SHOW message, all attributes of the </w:t>
              </w:r>
              <w:r w:rsidRPr="00C11D85">
                <w:rPr>
                  <w:i/>
                </w:rPr>
                <w:t>Test Specifications</w:t>
              </w:r>
              <w:r w:rsidRPr="00C11D85">
                <w:t xml:space="preserve">, the IDs of </w:t>
              </w:r>
            </w:ins>
            <w:ins w:id="1241" w:author="Dennis Brandl" w:date="2018-03-05T13:55:00Z">
              <w:r>
                <w:rPr>
                  <w:i/>
                </w:rPr>
                <w:t>Testable Object</w:t>
              </w:r>
            </w:ins>
            <w:ins w:id="1242" w:author="Dennis Brandl" w:date="2018-03-05T13:56:00Z">
              <w:r>
                <w:rPr>
                  <w:i/>
                </w:rPr>
                <w:t>s</w:t>
              </w:r>
            </w:ins>
            <w:ins w:id="1243" w:author="Dennis Brandl" w:date="2018-03-05T13:44:00Z">
              <w:r w:rsidRPr="00C11D85">
                <w:rPr>
                  <w:i/>
                </w:rPr>
                <w:t xml:space="preserve"> </w:t>
              </w:r>
              <w:r w:rsidRPr="00C11D85">
                <w:t xml:space="preserve">referenced by the test, and the IDs of all </w:t>
              </w:r>
            </w:ins>
            <w:ins w:id="1244" w:author="Dennis Brandl" w:date="2018-03-05T13:55:00Z">
              <w:r>
                <w:rPr>
                  <w:i/>
                </w:rPr>
                <w:t>Testable Object</w:t>
              </w:r>
              <w:r w:rsidRPr="00C11D85">
                <w:rPr>
                  <w:i/>
                </w:rPr>
                <w:t xml:space="preserve"> </w:t>
              </w:r>
            </w:ins>
            <w:ins w:id="1245" w:author="Dennis Brandl" w:date="2018-03-05T13:44:00Z">
              <w:r w:rsidRPr="00C11D85">
                <w:rPr>
                  <w:i/>
                </w:rPr>
                <w:t xml:space="preserve">Properties </w:t>
              </w:r>
              <w:r w:rsidRPr="00C11D85">
                <w:t>referenced by the test.</w:t>
              </w:r>
            </w:ins>
          </w:p>
          <w:p w14:paraId="45C87829" w14:textId="0DE9AF5C" w:rsidR="00E96A9E" w:rsidRPr="00C11D85" w:rsidRDefault="00E96A9E" w:rsidP="00E44D0F">
            <w:pPr>
              <w:pStyle w:val="TABLE-cell"/>
              <w:rPr>
                <w:ins w:id="1246" w:author="Dennis Brandl" w:date="2018-03-05T13:44:00Z"/>
              </w:rPr>
            </w:pPr>
            <w:ins w:id="1247" w:author="Dennis Brandl" w:date="2018-03-05T13:44:00Z">
              <w:r w:rsidRPr="00C11D85">
                <w:t xml:space="preserve">PROCESS: Shall define a request that the receiver is to add </w:t>
              </w:r>
              <w:r w:rsidRPr="00C11D85">
                <w:rPr>
                  <w:i/>
                </w:rPr>
                <w:t>Test Specifications</w:t>
              </w:r>
              <w:r w:rsidRPr="00C11D85">
                <w:t xml:space="preserve">.  The message defines suggested IDs for the </w:t>
              </w:r>
              <w:r w:rsidRPr="00C11D85">
                <w:rPr>
                  <w:i/>
                </w:rPr>
                <w:t>Test Specifications</w:t>
              </w:r>
              <w:r w:rsidRPr="00C11D85">
                <w:t xml:space="preserve">, values for the attributes and IDs of </w:t>
              </w:r>
            </w:ins>
            <w:ins w:id="1248" w:author="Dennis Brandl" w:date="2018-03-05T13:57:00Z">
              <w:r>
                <w:rPr>
                  <w:i/>
                </w:rPr>
                <w:t>Testable Object</w:t>
              </w:r>
            </w:ins>
            <w:ins w:id="1249" w:author="Dennis Brandl" w:date="2018-03-05T13:44:00Z">
              <w:r w:rsidRPr="00C11D85">
                <w:rPr>
                  <w:i/>
                </w:rPr>
                <w:t xml:space="preserve"> </w:t>
              </w:r>
            </w:ins>
            <w:ins w:id="1250" w:author="Dennis Brandl" w:date="2018-03-05T13:57:00Z">
              <w:r>
                <w:rPr>
                  <w:i/>
                </w:rPr>
                <w:t>Properties</w:t>
              </w:r>
            </w:ins>
            <w:ins w:id="1251" w:author="Dennis Brandl" w:date="2018-03-05T13:44:00Z">
              <w:r w:rsidRPr="00C11D85">
                <w:rPr>
                  <w:i/>
                </w:rPr>
                <w:t xml:space="preserve"> </w:t>
              </w:r>
              <w:r w:rsidRPr="00C11D85">
                <w:t xml:space="preserve">referenced by the </w:t>
              </w:r>
              <w:r w:rsidRPr="00C11D85">
                <w:rPr>
                  <w:i/>
                </w:rPr>
                <w:t>Test</w:t>
              </w:r>
            </w:ins>
            <w:ins w:id="1252" w:author="Dennis Brandl" w:date="2018-03-05T13:57:00Z">
              <w:r>
                <w:rPr>
                  <w:i/>
                </w:rPr>
                <w:t xml:space="preserve"> Specification</w:t>
              </w:r>
            </w:ins>
            <w:ins w:id="1253" w:author="Dennis Brandl" w:date="2018-03-05T13:44:00Z">
              <w:r w:rsidRPr="00C11D85">
                <w:t xml:space="preserve">. The receiver adds the </w:t>
              </w:r>
              <w:r w:rsidRPr="00C11D85">
                <w:rPr>
                  <w:i/>
                </w:rPr>
                <w:t>Test Specifications</w:t>
              </w:r>
              <w:r w:rsidRPr="00C11D85">
                <w:t xml:space="preserve"> and assigns IDs.  The assigned IDs shall be returned in the ACKNOWLEDGE message.</w:t>
              </w:r>
            </w:ins>
          </w:p>
          <w:p w14:paraId="36B69A55" w14:textId="2E4F37B2" w:rsidR="00E96A9E" w:rsidRPr="00C11D85" w:rsidRDefault="00E96A9E" w:rsidP="00E44D0F">
            <w:pPr>
              <w:pStyle w:val="TABLE-cell"/>
              <w:rPr>
                <w:ins w:id="1254" w:author="Dennis Brandl" w:date="2018-03-05T13:44:00Z"/>
              </w:rPr>
            </w:pPr>
            <w:ins w:id="1255" w:author="Dennis Brandl" w:date="2018-03-05T13:44:00Z">
              <w:r w:rsidRPr="00C11D85">
                <w:t xml:space="preserve">CHANGE: Shall define a request that the receiver is to change the specified attributes of the </w:t>
              </w:r>
              <w:r w:rsidRPr="00C11D85">
                <w:rPr>
                  <w:i/>
                </w:rPr>
                <w:t>Test Specifications</w:t>
              </w:r>
              <w:r w:rsidRPr="00C11D85">
                <w:t xml:space="preserve"> and IDs of </w:t>
              </w:r>
            </w:ins>
            <w:ins w:id="1256" w:author="Dennis Brandl" w:date="2018-03-05T13:57:00Z">
              <w:r>
                <w:rPr>
                  <w:i/>
                </w:rPr>
                <w:t xml:space="preserve">Testable Object </w:t>
              </w:r>
            </w:ins>
            <w:ins w:id="1257" w:author="Dennis Brandl" w:date="2018-03-05T13:44:00Z">
              <w:r w:rsidRPr="00C11D85">
                <w:rPr>
                  <w:i/>
                </w:rPr>
                <w:t xml:space="preserve">Properties </w:t>
              </w:r>
              <w:r w:rsidRPr="00C11D85">
                <w:t>referenced.  A RESPOND message may be used to communicate agreement, disagreement, or changes made to the CHANGE message data.</w:t>
              </w:r>
            </w:ins>
          </w:p>
          <w:p w14:paraId="164B75C4" w14:textId="30187E82" w:rsidR="00E96A9E" w:rsidRPr="00C11D85" w:rsidRDefault="00E96A9E" w:rsidP="00E44D0F">
            <w:pPr>
              <w:pStyle w:val="TABLE-cell"/>
              <w:rPr>
                <w:ins w:id="1258" w:author="Dennis Brandl" w:date="2018-03-05T13:44:00Z"/>
              </w:rPr>
            </w:pPr>
            <w:ins w:id="1259" w:author="Dennis Brandl" w:date="2018-03-05T13:44:00Z">
              <w:r w:rsidRPr="00C11D85">
                <w:t xml:space="preserve">CANCEL: Shall define a request that the receiver is to cancel the specified </w:t>
              </w:r>
              <w:r w:rsidRPr="00C11D85">
                <w:rPr>
                  <w:i/>
                </w:rPr>
                <w:t>Test Specifications</w:t>
              </w:r>
              <w:r w:rsidRPr="00C11D85">
                <w:t xml:space="preserve">. </w:t>
              </w:r>
            </w:ins>
          </w:p>
          <w:p w14:paraId="67F18D3C" w14:textId="203777AB" w:rsidR="00E96A9E" w:rsidRPr="00C11D85" w:rsidRDefault="00E96A9E" w:rsidP="00E44D0F">
            <w:pPr>
              <w:pStyle w:val="TABLE-cell"/>
              <w:rPr>
                <w:ins w:id="1260" w:author="Dennis Brandl" w:date="2018-03-05T13:44:00Z"/>
              </w:rPr>
            </w:pPr>
            <w:ins w:id="1261" w:author="Dennis Brandl" w:date="2018-03-05T13:44:00Z">
              <w:r w:rsidRPr="00C11D85">
                <w:t xml:space="preserve">SYNC ADD: Shall define a request that the receiver is to add the specified </w:t>
              </w:r>
              <w:r w:rsidRPr="00C11D85">
                <w:rPr>
                  <w:i/>
                </w:rPr>
                <w:t>Test Specifications</w:t>
              </w:r>
              <w:r w:rsidRPr="00C11D85">
                <w:t xml:space="preserve"> and IDs of </w:t>
              </w:r>
            </w:ins>
            <w:ins w:id="1262" w:author="Dennis Brandl" w:date="2018-03-05T13:58:00Z">
              <w:r>
                <w:rPr>
                  <w:i/>
                </w:rPr>
                <w:t xml:space="preserve">Testable Object </w:t>
              </w:r>
            </w:ins>
            <w:ins w:id="1263" w:author="Dennis Brandl" w:date="2018-03-05T13:44:00Z">
              <w:r w:rsidRPr="00C11D85">
                <w:rPr>
                  <w:i/>
                </w:rPr>
                <w:t>Properties</w:t>
              </w:r>
              <w:r w:rsidRPr="00C11D85">
                <w:t xml:space="preserve"> referenced. </w:t>
              </w:r>
            </w:ins>
          </w:p>
          <w:p w14:paraId="38C41701" w14:textId="4E77DD14" w:rsidR="00E96A9E" w:rsidRPr="00C11D85" w:rsidRDefault="00E96A9E" w:rsidP="00E44D0F">
            <w:pPr>
              <w:pStyle w:val="TABLE-cell"/>
              <w:rPr>
                <w:ins w:id="1264" w:author="Dennis Brandl" w:date="2018-03-05T13:44:00Z"/>
              </w:rPr>
            </w:pPr>
            <w:ins w:id="1265" w:author="Dennis Brandl" w:date="2018-03-05T13:44:00Z">
              <w:r w:rsidRPr="00C11D85">
                <w:t xml:space="preserve">SYNC CHANGE: Shall define a request that the receiver is to change the specified attributes of the </w:t>
              </w:r>
              <w:r w:rsidRPr="00C11D85">
                <w:rPr>
                  <w:i/>
                </w:rPr>
                <w:t>Test Specifications</w:t>
              </w:r>
              <w:r w:rsidRPr="00C11D85">
                <w:t xml:space="preserve"> and IDs of </w:t>
              </w:r>
            </w:ins>
            <w:ins w:id="1266" w:author="Dennis Brandl" w:date="2018-03-05T13:58:00Z">
              <w:r>
                <w:rPr>
                  <w:i/>
                </w:rPr>
                <w:t xml:space="preserve">testable Object </w:t>
              </w:r>
            </w:ins>
            <w:ins w:id="1267" w:author="Dennis Brandl" w:date="2018-03-05T13:44:00Z">
              <w:r w:rsidRPr="00C11D85">
                <w:rPr>
                  <w:i/>
                </w:rPr>
                <w:t>Properties</w:t>
              </w:r>
              <w:r w:rsidRPr="00C11D85">
                <w:t xml:space="preserve"> referenced.</w:t>
              </w:r>
            </w:ins>
          </w:p>
          <w:p w14:paraId="55B363E5" w14:textId="676916A3" w:rsidR="00E96A9E" w:rsidRDefault="00E96A9E" w:rsidP="00E44D0F">
            <w:pPr>
              <w:pStyle w:val="TABLE-cell"/>
              <w:rPr>
                <w:ins w:id="1268" w:author="Dennis Brandl" w:date="2018-03-05T13:44:00Z"/>
              </w:rPr>
            </w:pPr>
            <w:ins w:id="1269" w:author="Dennis Brandl" w:date="2018-03-05T13:44:00Z">
              <w:r w:rsidRPr="00C11D85">
                <w:t xml:space="preserve">SYNC DELETE: Shall define a request that the receiver is to delete the specified </w:t>
              </w:r>
              <w:r w:rsidRPr="00C11D85">
                <w:rPr>
                  <w:i/>
                </w:rPr>
                <w:t>Test Specifications</w:t>
              </w:r>
              <w:r w:rsidRPr="00C11D85">
                <w:t>.</w:t>
              </w:r>
              <w:r>
                <w:t xml:space="preserve"> </w:t>
              </w:r>
            </w:ins>
          </w:p>
          <w:p w14:paraId="5E0C1C8F" w14:textId="369DF9CD" w:rsidR="00E96A9E" w:rsidRPr="00C11D85" w:rsidRDefault="00E96A9E" w:rsidP="00E96A9E">
            <w:pPr>
              <w:pStyle w:val="TABLE-cell"/>
              <w:rPr>
                <w:ins w:id="1270" w:author="Dennis Brandl" w:date="2018-03-05T13:44:00Z"/>
              </w:rPr>
            </w:pPr>
            <w:ins w:id="1271" w:author="Dennis Brandl" w:date="2018-03-05T13:44:00Z">
              <w:r>
                <w:t xml:space="preserve">NOTIFY: Shall define the creation of a new </w:t>
              </w:r>
              <w:r>
                <w:rPr>
                  <w:i/>
                </w:rPr>
                <w:t>Test</w:t>
              </w:r>
            </w:ins>
            <w:ins w:id="1272" w:author="Dennis Brandl" w:date="2018-03-05T13:58:00Z">
              <w:r>
                <w:rPr>
                  <w:i/>
                </w:rPr>
                <w:t xml:space="preserve"> Specification</w:t>
              </w:r>
            </w:ins>
            <w:ins w:id="1273" w:author="Dennis Brandl" w:date="2018-03-05T13:44:00Z">
              <w:r>
                <w:t>.</w:t>
              </w:r>
            </w:ins>
          </w:p>
        </w:tc>
      </w:tr>
      <w:tr w:rsidR="00E96A9E" w:rsidRPr="00C11D85" w14:paraId="6269A940" w14:textId="77777777" w:rsidTr="00E44D0F">
        <w:trPr>
          <w:ins w:id="1274" w:author="Dennis Brandl" w:date="2018-03-05T13:44:00Z"/>
        </w:trPr>
        <w:tc>
          <w:tcPr>
            <w:tcW w:w="1710" w:type="dxa"/>
            <w:shd w:val="clear" w:color="auto" w:fill="auto"/>
          </w:tcPr>
          <w:p w14:paraId="3C5EFB23" w14:textId="77777777" w:rsidR="00E96A9E" w:rsidRPr="00C11D85" w:rsidRDefault="00E96A9E" w:rsidP="00E44D0F">
            <w:pPr>
              <w:pStyle w:val="TABLE-cell"/>
              <w:rPr>
                <w:ins w:id="1275" w:author="Dennis Brandl" w:date="2018-03-05T13:44:00Z"/>
              </w:rPr>
            </w:pPr>
            <w:ins w:id="1276" w:author="Dennis Brandl" w:date="2018-03-05T13:44:00Z">
              <w:r w:rsidRPr="00C11D85">
                <w:t>&lt;not specified&gt;</w:t>
              </w:r>
            </w:ins>
          </w:p>
        </w:tc>
        <w:tc>
          <w:tcPr>
            <w:tcW w:w="7650" w:type="dxa"/>
            <w:shd w:val="clear" w:color="auto" w:fill="auto"/>
          </w:tcPr>
          <w:p w14:paraId="22D546F5" w14:textId="77777777" w:rsidR="00E96A9E" w:rsidRPr="00C11D85" w:rsidRDefault="00E96A9E" w:rsidP="00E44D0F">
            <w:pPr>
              <w:pStyle w:val="TABLE-cell"/>
              <w:rPr>
                <w:ins w:id="1277" w:author="Dennis Brandl" w:date="2018-03-05T13:44:00Z"/>
              </w:rPr>
            </w:pPr>
            <w:ins w:id="1278" w:author="Dennis Brandl" w:date="2018-03-05T13:44:00Z">
              <w:r w:rsidRPr="00C11D85">
                <w:t>GET: Error.</w:t>
              </w:r>
            </w:ins>
          </w:p>
          <w:p w14:paraId="6B0FE54A" w14:textId="77777777" w:rsidR="00E96A9E" w:rsidRPr="00C11D85" w:rsidRDefault="00E96A9E" w:rsidP="00E44D0F">
            <w:pPr>
              <w:pStyle w:val="TABLE-cell"/>
              <w:rPr>
                <w:ins w:id="1279" w:author="Dennis Brandl" w:date="2018-03-05T13:44:00Z"/>
              </w:rPr>
            </w:pPr>
            <w:ins w:id="1280" w:author="Dennis Brandl" w:date="2018-03-05T13:44:00Z">
              <w:r w:rsidRPr="00C11D85">
                <w:t>PROCESS: Error.</w:t>
              </w:r>
            </w:ins>
          </w:p>
          <w:p w14:paraId="5BDC423D" w14:textId="77777777" w:rsidR="00E96A9E" w:rsidRPr="00C11D85" w:rsidRDefault="00E96A9E" w:rsidP="00E44D0F">
            <w:pPr>
              <w:pStyle w:val="TABLE-cell"/>
              <w:rPr>
                <w:ins w:id="1281" w:author="Dennis Brandl" w:date="2018-03-05T13:44:00Z"/>
              </w:rPr>
            </w:pPr>
            <w:ins w:id="1282" w:author="Dennis Brandl" w:date="2018-03-05T13:44:00Z">
              <w:r w:rsidRPr="00C11D85">
                <w:t xml:space="preserve">CHANGE: Error. </w:t>
              </w:r>
            </w:ins>
          </w:p>
          <w:p w14:paraId="2BE60FD4" w14:textId="77777777" w:rsidR="00E96A9E" w:rsidRPr="00C11D85" w:rsidRDefault="00E96A9E" w:rsidP="00E44D0F">
            <w:pPr>
              <w:pStyle w:val="TABLE-cell"/>
              <w:rPr>
                <w:ins w:id="1283" w:author="Dennis Brandl" w:date="2018-03-05T13:44:00Z"/>
              </w:rPr>
            </w:pPr>
            <w:ins w:id="1284" w:author="Dennis Brandl" w:date="2018-03-05T13:44:00Z">
              <w:r w:rsidRPr="00C11D85">
                <w:t xml:space="preserve">CANCEL: Error. </w:t>
              </w:r>
            </w:ins>
          </w:p>
          <w:p w14:paraId="33FA008C" w14:textId="77777777" w:rsidR="00E96A9E" w:rsidRPr="00C11D85" w:rsidRDefault="00E96A9E" w:rsidP="00E44D0F">
            <w:pPr>
              <w:pStyle w:val="TABLE-cell"/>
              <w:rPr>
                <w:ins w:id="1285" w:author="Dennis Brandl" w:date="2018-03-05T13:44:00Z"/>
              </w:rPr>
            </w:pPr>
            <w:ins w:id="1286" w:author="Dennis Brandl" w:date="2018-03-05T13:44:00Z">
              <w:r w:rsidRPr="00C11D85">
                <w:t xml:space="preserve">SYNC ADD: Error. </w:t>
              </w:r>
            </w:ins>
          </w:p>
          <w:p w14:paraId="18F3CE1B" w14:textId="77777777" w:rsidR="00E96A9E" w:rsidRPr="00C11D85" w:rsidRDefault="00E96A9E" w:rsidP="00E44D0F">
            <w:pPr>
              <w:pStyle w:val="TABLE-cell"/>
              <w:rPr>
                <w:ins w:id="1287" w:author="Dennis Brandl" w:date="2018-03-05T13:44:00Z"/>
              </w:rPr>
            </w:pPr>
            <w:ins w:id="1288" w:author="Dennis Brandl" w:date="2018-03-05T13:44:00Z">
              <w:r w:rsidRPr="00C11D85">
                <w:lastRenderedPageBreak/>
                <w:t>SYNC CHANGE: Error.</w:t>
              </w:r>
            </w:ins>
          </w:p>
          <w:p w14:paraId="5C36B414" w14:textId="77777777" w:rsidR="00E96A9E" w:rsidRDefault="00E96A9E" w:rsidP="00E44D0F">
            <w:pPr>
              <w:pStyle w:val="TABLE-cell"/>
              <w:rPr>
                <w:ins w:id="1289" w:author="Dennis Brandl" w:date="2018-03-05T13:44:00Z"/>
              </w:rPr>
            </w:pPr>
            <w:ins w:id="1290" w:author="Dennis Brandl" w:date="2018-03-05T13:44:00Z">
              <w:r w:rsidRPr="00C11D85">
                <w:t>SYNC DELETE: Error.</w:t>
              </w:r>
            </w:ins>
          </w:p>
          <w:p w14:paraId="39A74E0A" w14:textId="77777777" w:rsidR="00E96A9E" w:rsidRPr="00C11D85" w:rsidRDefault="00E96A9E" w:rsidP="00E44D0F">
            <w:pPr>
              <w:pStyle w:val="TABLE-cell"/>
              <w:rPr>
                <w:ins w:id="1291" w:author="Dennis Brandl" w:date="2018-03-05T13:44:00Z"/>
              </w:rPr>
            </w:pPr>
            <w:ins w:id="1292" w:author="Dennis Brandl" w:date="2018-03-05T13:44:00Z">
              <w:r>
                <w:t>NOTIFY: Error.</w:t>
              </w:r>
            </w:ins>
          </w:p>
        </w:tc>
      </w:tr>
      <w:tr w:rsidR="00E96A9E" w:rsidRPr="00C11D85" w14:paraId="121B7DA9" w14:textId="77777777" w:rsidTr="00E44D0F">
        <w:trPr>
          <w:ins w:id="1293" w:author="Dennis Brandl" w:date="2018-03-05T13:44:00Z"/>
        </w:trPr>
        <w:tc>
          <w:tcPr>
            <w:tcW w:w="1710" w:type="dxa"/>
            <w:shd w:val="clear" w:color="auto" w:fill="auto"/>
          </w:tcPr>
          <w:p w14:paraId="0A8EF15E" w14:textId="77777777" w:rsidR="00E96A9E" w:rsidRPr="00C11D85" w:rsidRDefault="00E96A9E" w:rsidP="00E44D0F">
            <w:pPr>
              <w:pStyle w:val="TABLE-cell"/>
              <w:rPr>
                <w:ins w:id="1294" w:author="Dennis Brandl" w:date="2018-03-05T13:44:00Z"/>
              </w:rPr>
            </w:pPr>
            <w:ins w:id="1295" w:author="Dennis Brandl" w:date="2018-03-05T13:44:00Z">
              <w:r w:rsidRPr="00C11D85">
                <w:lastRenderedPageBreak/>
                <w:t>Wildcard specified</w:t>
              </w:r>
            </w:ins>
          </w:p>
        </w:tc>
        <w:tc>
          <w:tcPr>
            <w:tcW w:w="7650" w:type="dxa"/>
            <w:shd w:val="clear" w:color="auto" w:fill="auto"/>
          </w:tcPr>
          <w:p w14:paraId="28CE52F4" w14:textId="3CCDA856" w:rsidR="00E96A9E" w:rsidRPr="00C11D85" w:rsidRDefault="00E96A9E" w:rsidP="00E44D0F">
            <w:pPr>
              <w:pStyle w:val="TABLE-cell"/>
              <w:rPr>
                <w:ins w:id="1296" w:author="Dennis Brandl" w:date="2018-03-05T13:44:00Z"/>
              </w:rPr>
            </w:pPr>
            <w:ins w:id="1297" w:author="Dennis Brandl" w:date="2018-03-05T13:44:00Z">
              <w:r w:rsidRPr="00C11D85">
                <w:t xml:space="preserve">GET: Shall define a request that the receiver is to return, in a SHOW message, all attributes of all </w:t>
              </w:r>
              <w:r w:rsidRPr="00C11D85">
                <w:rPr>
                  <w:i/>
                </w:rPr>
                <w:t>Test Specifications</w:t>
              </w:r>
              <w:r w:rsidRPr="00C11D85">
                <w:t xml:space="preserve"> identified by the wildcard, the IDs of </w:t>
              </w:r>
            </w:ins>
            <w:ins w:id="1298" w:author="Dennis Brandl" w:date="2018-03-05T13:58:00Z">
              <w:r>
                <w:rPr>
                  <w:i/>
                </w:rPr>
                <w:t xml:space="preserve">testable Object </w:t>
              </w:r>
            </w:ins>
            <w:ins w:id="1299" w:author="Dennis Brandl" w:date="2018-03-05T13:44:00Z">
              <w:r w:rsidRPr="00C11D85">
                <w:rPr>
                  <w:i/>
                </w:rPr>
                <w:t xml:space="preserve">Properties </w:t>
              </w:r>
              <w:r w:rsidRPr="00C11D85">
                <w:t>referenced by the tests.</w:t>
              </w:r>
            </w:ins>
          </w:p>
          <w:p w14:paraId="0E513023" w14:textId="38BFCF1F" w:rsidR="00E96A9E" w:rsidRPr="00C11D85" w:rsidRDefault="00E96A9E" w:rsidP="00E44D0F">
            <w:pPr>
              <w:pStyle w:val="TABLE-cell"/>
              <w:rPr>
                <w:ins w:id="1300" w:author="Dennis Brandl" w:date="2018-03-05T13:44:00Z"/>
              </w:rPr>
            </w:pPr>
            <w:ins w:id="1301" w:author="Dennis Brandl" w:date="2018-03-05T13:44:00Z">
              <w:r w:rsidRPr="00C11D85">
                <w:t>Example</w:t>
              </w:r>
              <w:r w:rsidRPr="00C11D85">
                <w:tab/>
                <w:t xml:space="preserve">To return all </w:t>
              </w:r>
              <w:r w:rsidRPr="00C11D85">
                <w:rPr>
                  <w:i/>
                </w:rPr>
                <w:t>Test Specifications</w:t>
              </w:r>
              <w:r w:rsidRPr="00C11D85">
                <w:t>, specify a “*” as the wildcard.</w:t>
              </w:r>
            </w:ins>
          </w:p>
          <w:p w14:paraId="5BB06BDB" w14:textId="77777777" w:rsidR="00E96A9E" w:rsidRPr="00C11D85" w:rsidRDefault="00E96A9E" w:rsidP="00E44D0F">
            <w:pPr>
              <w:pStyle w:val="TABLE-cell"/>
              <w:rPr>
                <w:ins w:id="1302" w:author="Dennis Brandl" w:date="2018-03-05T13:44:00Z"/>
              </w:rPr>
            </w:pPr>
            <w:ins w:id="1303" w:author="Dennis Brandl" w:date="2018-03-05T13:44:00Z">
              <w:r w:rsidRPr="00C11D85">
                <w:t>PROCESS: Error.</w:t>
              </w:r>
            </w:ins>
          </w:p>
          <w:p w14:paraId="1A2692CB" w14:textId="613156D3" w:rsidR="00E96A9E" w:rsidRPr="00C11D85" w:rsidRDefault="00E96A9E" w:rsidP="00E44D0F">
            <w:pPr>
              <w:pStyle w:val="TABLE-cell"/>
              <w:rPr>
                <w:ins w:id="1304" w:author="Dennis Brandl" w:date="2018-03-05T13:44:00Z"/>
              </w:rPr>
            </w:pPr>
            <w:ins w:id="1305" w:author="Dennis Brandl" w:date="2018-03-05T13:44:00Z">
              <w:r w:rsidRPr="00C11D85">
                <w:t xml:space="preserve">CHANGE: Shall define a request that the receiver is to change the specified attributes of all </w:t>
              </w:r>
              <w:r w:rsidRPr="00C11D85">
                <w:rPr>
                  <w:i/>
                </w:rPr>
                <w:t>Test Specifications</w:t>
              </w:r>
              <w:r w:rsidRPr="00C11D85">
                <w:t xml:space="preserve"> matching the wildcard ID and IDs of </w:t>
              </w:r>
            </w:ins>
            <w:ins w:id="1306" w:author="Dennis Brandl" w:date="2018-03-05T13:59:00Z">
              <w:r>
                <w:rPr>
                  <w:i/>
                </w:rPr>
                <w:t xml:space="preserve">Testable Object </w:t>
              </w:r>
            </w:ins>
            <w:ins w:id="1307" w:author="Dennis Brandl" w:date="2018-03-05T13:44:00Z">
              <w:r w:rsidRPr="00C11D85">
                <w:rPr>
                  <w:i/>
                </w:rPr>
                <w:t xml:space="preserve">Properties </w:t>
              </w:r>
              <w:r w:rsidRPr="00C11D85">
                <w:t>referenced.  A RESPOND message may be used to communicate agreement, disagreement, or changes made to the CHANGE message data.</w:t>
              </w:r>
            </w:ins>
          </w:p>
          <w:p w14:paraId="54DA2E3E" w14:textId="3CDCB78A" w:rsidR="00E96A9E" w:rsidRPr="00C11D85" w:rsidRDefault="00E96A9E" w:rsidP="00E44D0F">
            <w:pPr>
              <w:pStyle w:val="TABLE-cell"/>
              <w:rPr>
                <w:ins w:id="1308" w:author="Dennis Brandl" w:date="2018-03-05T13:44:00Z"/>
              </w:rPr>
            </w:pPr>
            <w:ins w:id="1309" w:author="Dennis Brandl" w:date="2018-03-05T13:44:00Z">
              <w:r w:rsidRPr="00C11D85">
                <w:t xml:space="preserve">CANCEL: Shall define a request that the receiver is to cancel all </w:t>
              </w:r>
              <w:r w:rsidRPr="00C11D85">
                <w:rPr>
                  <w:i/>
                </w:rPr>
                <w:t>Test Specifications</w:t>
              </w:r>
              <w:r w:rsidRPr="00C11D85">
                <w:t xml:space="preserve"> matching the wildcard ID. </w:t>
              </w:r>
            </w:ins>
          </w:p>
          <w:p w14:paraId="512CD8B7" w14:textId="77777777" w:rsidR="00E96A9E" w:rsidRPr="00C11D85" w:rsidRDefault="00E96A9E" w:rsidP="00E44D0F">
            <w:pPr>
              <w:pStyle w:val="TABLE-cell"/>
              <w:rPr>
                <w:ins w:id="1310" w:author="Dennis Brandl" w:date="2018-03-05T13:44:00Z"/>
              </w:rPr>
            </w:pPr>
            <w:ins w:id="1311" w:author="Dennis Brandl" w:date="2018-03-05T13:44:00Z">
              <w:r w:rsidRPr="00C11D85">
                <w:t xml:space="preserve">SYNC ADD: Error. </w:t>
              </w:r>
            </w:ins>
          </w:p>
          <w:p w14:paraId="4082B64D" w14:textId="6791CCA8" w:rsidR="00E96A9E" w:rsidRPr="00C11D85" w:rsidRDefault="00E96A9E" w:rsidP="00E44D0F">
            <w:pPr>
              <w:pStyle w:val="TABLE-cell"/>
              <w:rPr>
                <w:ins w:id="1312" w:author="Dennis Brandl" w:date="2018-03-05T13:44:00Z"/>
              </w:rPr>
            </w:pPr>
            <w:ins w:id="1313" w:author="Dennis Brandl" w:date="2018-03-05T13:44:00Z">
              <w:r w:rsidRPr="00C11D85">
                <w:t xml:space="preserve">SYNC CHANGE: Shall define a request that the receiver is to change the specified attributes of all </w:t>
              </w:r>
              <w:r w:rsidRPr="00C11D85">
                <w:rPr>
                  <w:i/>
                </w:rPr>
                <w:t>Test Specifications</w:t>
              </w:r>
              <w:r w:rsidRPr="00C11D85">
                <w:t xml:space="preserve"> matching the wildcard ID and IDs of </w:t>
              </w:r>
            </w:ins>
            <w:ins w:id="1314" w:author="Dennis Brandl" w:date="2018-03-05T13:59:00Z">
              <w:r>
                <w:rPr>
                  <w:i/>
                </w:rPr>
                <w:t xml:space="preserve">Testable Object </w:t>
              </w:r>
            </w:ins>
            <w:ins w:id="1315" w:author="Dennis Brandl" w:date="2018-03-05T13:44:00Z">
              <w:r w:rsidRPr="00C11D85">
                <w:rPr>
                  <w:i/>
                </w:rPr>
                <w:t xml:space="preserve">Properties </w:t>
              </w:r>
              <w:r w:rsidRPr="00C11D85">
                <w:t>referenced.</w:t>
              </w:r>
            </w:ins>
          </w:p>
          <w:p w14:paraId="71988F4C" w14:textId="5F6527D0" w:rsidR="00E96A9E" w:rsidRDefault="00E96A9E" w:rsidP="00E44D0F">
            <w:pPr>
              <w:pStyle w:val="TABLE-cell"/>
              <w:rPr>
                <w:ins w:id="1316" w:author="Dennis Brandl" w:date="2018-03-05T13:44:00Z"/>
              </w:rPr>
            </w:pPr>
            <w:ins w:id="1317" w:author="Dennis Brandl" w:date="2018-03-05T13:44:00Z">
              <w:r w:rsidRPr="00C11D85">
                <w:t xml:space="preserve">SYNC DELETE: Shall define a request that the receiver is to delete all </w:t>
              </w:r>
              <w:r w:rsidRPr="00C11D85">
                <w:rPr>
                  <w:i/>
                </w:rPr>
                <w:t>Test Specifications</w:t>
              </w:r>
              <w:r w:rsidRPr="00C11D85">
                <w:t xml:space="preserve"> matching the wildcard ID.</w:t>
              </w:r>
            </w:ins>
          </w:p>
          <w:p w14:paraId="04BE42F6" w14:textId="77777777" w:rsidR="00E96A9E" w:rsidRPr="00C11D85" w:rsidRDefault="00E96A9E" w:rsidP="00E44D0F">
            <w:pPr>
              <w:pStyle w:val="TABLE-cell"/>
              <w:rPr>
                <w:ins w:id="1318" w:author="Dennis Brandl" w:date="2018-03-05T13:44:00Z"/>
              </w:rPr>
            </w:pPr>
            <w:ins w:id="1319" w:author="Dennis Brandl" w:date="2018-03-05T13:44:00Z">
              <w:r>
                <w:t>NOTIFY: Error.</w:t>
              </w:r>
            </w:ins>
          </w:p>
        </w:tc>
      </w:tr>
    </w:tbl>
    <w:p w14:paraId="43B068E7" w14:textId="77777777" w:rsidR="00E96A9E" w:rsidRPr="000615A5" w:rsidRDefault="00E96A9E" w:rsidP="00E96A9E">
      <w:pPr>
        <w:pStyle w:val="NOTE"/>
        <w:rPr>
          <w:ins w:id="1320" w:author="Dennis Brandl" w:date="2018-03-05T13:44:00Z"/>
        </w:rPr>
      </w:pPr>
    </w:p>
    <w:p w14:paraId="0FF266CA" w14:textId="77777777" w:rsidR="001F137E" w:rsidRPr="000615A5" w:rsidRDefault="001F137E" w:rsidP="009A3909">
      <w:pPr>
        <w:pStyle w:val="Heading2"/>
      </w:pPr>
      <w:r w:rsidRPr="000615A5">
        <w:t>Personnel model</w:t>
      </w:r>
      <w:bookmarkEnd w:id="1192"/>
    </w:p>
    <w:p w14:paraId="615E1AF0" w14:textId="77777777" w:rsidR="001F137E" w:rsidRPr="000615A5" w:rsidRDefault="001F137E" w:rsidP="009A3909">
      <w:pPr>
        <w:pStyle w:val="Heading3"/>
      </w:pPr>
      <w:bookmarkStart w:id="1321" w:name="_Toc507944852"/>
      <w:r w:rsidRPr="000615A5">
        <w:t>Personnel model elements</w:t>
      </w:r>
      <w:bookmarkEnd w:id="1321"/>
    </w:p>
    <w:p w14:paraId="723C54EF" w14:textId="648BA51B" w:rsidR="001F137E" w:rsidRPr="000615A5" w:rsidRDefault="001F137E" w:rsidP="003B2A9E">
      <w:pPr>
        <w:pStyle w:val="PARAGRAPH"/>
      </w:pPr>
      <w:r w:rsidRPr="000615A5">
        <w:t xml:space="preserve">The message definitions assume that information may be accessed from any of three starting points: </w:t>
      </w:r>
      <w:r w:rsidRPr="00C11D85">
        <w:rPr>
          <w:i/>
        </w:rPr>
        <w:t>personnel class</w:t>
      </w:r>
      <w:r w:rsidRPr="000615A5">
        <w:t xml:space="preserve">, </w:t>
      </w:r>
      <w:r w:rsidRPr="00C11D85">
        <w:rPr>
          <w:i/>
        </w:rPr>
        <w:t>person</w:t>
      </w:r>
      <w:r w:rsidRPr="000615A5">
        <w:t xml:space="preserve">, or </w:t>
      </w:r>
      <w:del w:id="1322" w:author="Dennis Brandl" w:date="2018-03-05T14:00:00Z">
        <w:r w:rsidRPr="00C11D85" w:rsidDel="00E96A9E">
          <w:rPr>
            <w:i/>
          </w:rPr>
          <w:delText xml:space="preserve">qualification </w:delText>
        </w:r>
      </w:del>
      <w:r w:rsidRPr="00C11D85">
        <w:rPr>
          <w:i/>
        </w:rPr>
        <w:t>test</w:t>
      </w:r>
      <w:r w:rsidR="00C11D85">
        <w:rPr>
          <w:i/>
        </w:rPr>
        <w:t xml:space="preserve"> specification</w:t>
      </w:r>
      <w:r w:rsidRPr="000615A5">
        <w:t xml:space="preserve">, as identified by the dotted collections in </w:t>
      </w:r>
      <w:r w:rsidRPr="000615A5">
        <w:fldChar w:fldCharType="begin"/>
      </w:r>
      <w:r w:rsidRPr="000615A5">
        <w:instrText xml:space="preserve"> REF _Ref120009494 </w:instrText>
      </w:r>
      <w:r w:rsidRPr="000615A5">
        <w:fldChar w:fldCharType="separate"/>
      </w:r>
      <w:r w:rsidR="00FA7DD5" w:rsidRPr="000615A5">
        <w:t xml:space="preserve">Figure </w:t>
      </w:r>
      <w:r w:rsidR="00FA7DD5">
        <w:rPr>
          <w:noProof/>
        </w:rPr>
        <w:t>17</w:t>
      </w:r>
      <w:r w:rsidRPr="000615A5">
        <w:fldChar w:fldCharType="end"/>
      </w:r>
      <w:r w:rsidRPr="000615A5">
        <w:t>.</w:t>
      </w:r>
      <w:ins w:id="1323" w:author="Dennis Brandl" w:date="2018-03-04T16:49:00Z">
        <w:r w:rsidR="00754534">
          <w:t xml:space="preserve"> </w:t>
        </w:r>
      </w:ins>
      <w:ins w:id="1324" w:author="Dennis Brandl" w:date="2018-03-05T14:04:00Z">
        <w:r w:rsidR="000F3240">
          <w:rPr>
            <w:i/>
          </w:rPr>
          <w:t xml:space="preserve">Personnel </w:t>
        </w:r>
      </w:ins>
      <w:ins w:id="1325" w:author="Dennis Brandl" w:date="2018-03-05T14:08:00Z">
        <w:r w:rsidR="000F3240">
          <w:rPr>
            <w:i/>
          </w:rPr>
          <w:t>c</w:t>
        </w:r>
      </w:ins>
      <w:ins w:id="1326" w:author="Dennis Brandl" w:date="2018-03-05T14:04:00Z">
        <w:r w:rsidR="000F3240">
          <w:rPr>
            <w:i/>
          </w:rPr>
          <w:t xml:space="preserve">lass </w:t>
        </w:r>
        <w:r w:rsidR="000F3240" w:rsidRPr="000F3240">
          <w:t>and</w:t>
        </w:r>
        <w:r w:rsidR="000F3240">
          <w:rPr>
            <w:i/>
          </w:rPr>
          <w:t xml:space="preserve"> </w:t>
        </w:r>
      </w:ins>
      <w:ins w:id="1327" w:author="Dennis Brandl" w:date="2018-03-05T14:08:00Z">
        <w:r w:rsidR="000F3240">
          <w:rPr>
            <w:i/>
          </w:rPr>
          <w:t>p</w:t>
        </w:r>
      </w:ins>
      <w:ins w:id="1328" w:author="Dennis Brandl" w:date="2018-03-05T14:04:00Z">
        <w:r w:rsidR="000F3240">
          <w:rPr>
            <w:i/>
          </w:rPr>
          <w:t>erson</w:t>
        </w:r>
      </w:ins>
      <w:ins w:id="1329" w:author="Dennis Brandl" w:date="2018-03-04T17:02:00Z">
        <w:r w:rsidR="00754534">
          <w:t xml:space="preserve"> </w:t>
        </w:r>
      </w:ins>
      <w:ins w:id="1330" w:author="Dennis Brandl" w:date="2018-03-05T14:04:00Z">
        <w:r w:rsidR="000F3240">
          <w:t>implement</w:t>
        </w:r>
      </w:ins>
      <w:ins w:id="1331" w:author="Dennis Brandl" w:date="2018-03-04T17:04:00Z">
        <w:r w:rsidR="00AA36FD">
          <w:t xml:space="preserve"> the</w:t>
        </w:r>
      </w:ins>
      <w:ins w:id="1332" w:author="Dennis Brandl" w:date="2018-03-04T17:02:00Z">
        <w:r w:rsidR="00754534">
          <w:t xml:space="preserve"> </w:t>
        </w:r>
      </w:ins>
      <w:ins w:id="1333" w:author="Dennis Brandl" w:date="2018-03-05T14:07:00Z">
        <w:r w:rsidR="000F3240">
          <w:rPr>
            <w:i/>
          </w:rPr>
          <w:t>t</w:t>
        </w:r>
      </w:ins>
      <w:ins w:id="1334" w:author="Dennis Brandl" w:date="2018-03-04T17:02:00Z">
        <w:r w:rsidR="00754534" w:rsidRPr="00E96A9E">
          <w:rPr>
            <w:i/>
          </w:rPr>
          <w:t xml:space="preserve">estable </w:t>
        </w:r>
      </w:ins>
      <w:ins w:id="1335" w:author="Dennis Brandl" w:date="2018-03-05T14:07:00Z">
        <w:r w:rsidR="000F3240">
          <w:rPr>
            <w:i/>
          </w:rPr>
          <w:t>o</w:t>
        </w:r>
      </w:ins>
      <w:ins w:id="1336" w:author="Dennis Brandl" w:date="2018-03-04T17:03:00Z">
        <w:r w:rsidR="00754534" w:rsidRPr="00E96A9E">
          <w:rPr>
            <w:i/>
          </w:rPr>
          <w:t>bject</w:t>
        </w:r>
        <w:r w:rsidR="00754534">
          <w:t xml:space="preserve"> </w:t>
        </w:r>
      </w:ins>
      <w:ins w:id="1337" w:author="Dennis Brandl" w:date="2018-03-04T17:04:00Z">
        <w:r w:rsidR="00AA36FD">
          <w:t xml:space="preserve">&lt;&lt;interface&gt;&gt; </w:t>
        </w:r>
      </w:ins>
      <w:ins w:id="1338" w:author="Dennis Brandl" w:date="2018-03-04T17:03:00Z">
        <w:r w:rsidR="00754534">
          <w:t xml:space="preserve">class </w:t>
        </w:r>
      </w:ins>
      <w:ins w:id="1339" w:author="Dennis Brandl" w:date="2018-03-05T14:04:00Z">
        <w:r w:rsidR="000F3240">
          <w:t>(</w:t>
        </w:r>
      </w:ins>
      <w:ins w:id="1340" w:author="Dennis Brandl" w:date="2018-03-04T16:51:00Z">
        <w:r w:rsidR="00754534">
          <w:t>See</w:t>
        </w:r>
      </w:ins>
      <w:ins w:id="1341" w:author="Dennis Brandl" w:date="2018-03-04T17:03:00Z">
        <w:r w:rsidR="00754534">
          <w:t xml:space="preserve"> </w:t>
        </w:r>
      </w:ins>
      <w:ins w:id="1342" w:author="Dennis Brandl" w:date="2018-03-04T16:51:00Z">
        <w:r w:rsidR="00754534">
          <w:t xml:space="preserve">ISA 95.00.02 </w:t>
        </w:r>
      </w:ins>
      <w:ins w:id="1343" w:author="Dennis Brandl" w:date="2018-03-04T16:52:00Z">
        <w:r w:rsidR="00754534">
          <w:t>on the Operations Test Model)</w:t>
        </w:r>
      </w:ins>
      <w:ins w:id="1344" w:author="Dennis Brandl" w:date="2018-03-05T14:04:00Z">
        <w:r w:rsidR="000F3240">
          <w:t xml:space="preserve">. </w:t>
        </w:r>
      </w:ins>
      <w:ins w:id="1345" w:author="Dennis Brandl" w:date="2018-03-05T14:08:00Z">
        <w:r w:rsidR="000F3240">
          <w:t xml:space="preserve"> </w:t>
        </w:r>
      </w:ins>
      <w:ins w:id="1346" w:author="Dennis Brandl" w:date="2018-03-05T14:04:00Z">
        <w:r w:rsidR="000F3240" w:rsidRPr="000F3240">
          <w:rPr>
            <w:i/>
          </w:rPr>
          <w:t xml:space="preserve">Personnel </w:t>
        </w:r>
      </w:ins>
      <w:ins w:id="1347" w:author="Dennis Brandl" w:date="2018-03-05T14:07:00Z">
        <w:r w:rsidR="000F3240" w:rsidRPr="000F3240">
          <w:rPr>
            <w:i/>
          </w:rPr>
          <w:t>c</w:t>
        </w:r>
      </w:ins>
      <w:ins w:id="1348" w:author="Dennis Brandl" w:date="2018-03-05T14:04:00Z">
        <w:r w:rsidR="000F3240" w:rsidRPr="000F3240">
          <w:rPr>
            <w:i/>
          </w:rPr>
          <w:t xml:space="preserve">lass </w:t>
        </w:r>
      </w:ins>
      <w:ins w:id="1349" w:author="Dennis Brandl" w:date="2018-03-05T14:07:00Z">
        <w:r w:rsidR="000F3240" w:rsidRPr="000F3240">
          <w:rPr>
            <w:i/>
          </w:rPr>
          <w:t>p</w:t>
        </w:r>
      </w:ins>
      <w:ins w:id="1350" w:author="Dennis Brandl" w:date="2018-03-05T14:06:00Z">
        <w:r w:rsidR="000F3240" w:rsidRPr="000F3240">
          <w:rPr>
            <w:i/>
          </w:rPr>
          <w:t>roperty</w:t>
        </w:r>
      </w:ins>
      <w:ins w:id="1351" w:author="Dennis Brandl" w:date="2018-03-05T14:04:00Z">
        <w:r w:rsidR="000F3240">
          <w:t xml:space="preserve"> and </w:t>
        </w:r>
      </w:ins>
      <w:ins w:id="1352" w:author="Dennis Brandl" w:date="2018-03-05T14:07:00Z">
        <w:r w:rsidR="000F3240" w:rsidRPr="000F3240">
          <w:rPr>
            <w:i/>
          </w:rPr>
          <w:t>p</w:t>
        </w:r>
      </w:ins>
      <w:ins w:id="1353" w:author="Dennis Brandl" w:date="2018-03-05T14:04:00Z">
        <w:r w:rsidR="000F3240" w:rsidRPr="000F3240">
          <w:rPr>
            <w:i/>
          </w:rPr>
          <w:t xml:space="preserve">erson </w:t>
        </w:r>
      </w:ins>
      <w:ins w:id="1354" w:author="Dennis Brandl" w:date="2018-03-05T14:07:00Z">
        <w:r w:rsidR="000F3240" w:rsidRPr="000F3240">
          <w:rPr>
            <w:i/>
          </w:rPr>
          <w:t>p</w:t>
        </w:r>
      </w:ins>
      <w:ins w:id="1355" w:author="Dennis Brandl" w:date="2018-03-05T14:04:00Z">
        <w:r w:rsidR="000F3240" w:rsidRPr="000F3240">
          <w:rPr>
            <w:i/>
          </w:rPr>
          <w:t>roperty</w:t>
        </w:r>
        <w:r w:rsidR="000F3240">
          <w:t xml:space="preserve"> implement the </w:t>
        </w:r>
      </w:ins>
      <w:ins w:id="1356" w:author="Dennis Brandl" w:date="2018-03-05T14:07:00Z">
        <w:r w:rsidR="000F3240" w:rsidRPr="000F3240">
          <w:rPr>
            <w:i/>
          </w:rPr>
          <w:t>t</w:t>
        </w:r>
      </w:ins>
      <w:ins w:id="1357" w:author="Dennis Brandl" w:date="2018-03-05T14:06:00Z">
        <w:r w:rsidR="000F3240" w:rsidRPr="000F3240">
          <w:rPr>
            <w:i/>
          </w:rPr>
          <w:t xml:space="preserve">estable </w:t>
        </w:r>
      </w:ins>
      <w:ins w:id="1358" w:author="Dennis Brandl" w:date="2018-03-05T14:07:00Z">
        <w:r w:rsidR="000F3240" w:rsidRPr="000F3240">
          <w:rPr>
            <w:i/>
          </w:rPr>
          <w:t>o</w:t>
        </w:r>
      </w:ins>
      <w:ins w:id="1359" w:author="Dennis Brandl" w:date="2018-03-05T14:06:00Z">
        <w:r w:rsidR="000F3240" w:rsidRPr="000F3240">
          <w:rPr>
            <w:i/>
          </w:rPr>
          <w:t xml:space="preserve">bject </w:t>
        </w:r>
      </w:ins>
      <w:ins w:id="1360" w:author="Dennis Brandl" w:date="2018-03-05T14:07:00Z">
        <w:r w:rsidR="000F3240" w:rsidRPr="000F3240">
          <w:rPr>
            <w:i/>
          </w:rPr>
          <w:t>p</w:t>
        </w:r>
      </w:ins>
      <w:ins w:id="1361" w:author="Dennis Brandl" w:date="2018-03-05T14:06:00Z">
        <w:r w:rsidR="000F3240" w:rsidRPr="000F3240">
          <w:rPr>
            <w:i/>
          </w:rPr>
          <w:t>roperty</w:t>
        </w:r>
        <w:r w:rsidR="000F3240">
          <w:t xml:space="preserve"> &lt;&lt;interface&gt;&gt; class</w:t>
        </w:r>
      </w:ins>
      <w:ins w:id="1362" w:author="Dennis Brandl" w:date="2018-03-04T16:52:00Z">
        <w:r w:rsidR="00754534">
          <w:t>.</w:t>
        </w:r>
      </w:ins>
      <w:ins w:id="1363" w:author="Dennis Brandl" w:date="2018-03-05T14:08:00Z">
        <w:r w:rsidR="000F3240">
          <w:t xml:space="preserve">  </w:t>
        </w:r>
      </w:ins>
      <w:ins w:id="1364" w:author="Dennis Brandl" w:date="2018-03-05T14:02:00Z">
        <w:r w:rsidR="00E96A9E">
          <w:t xml:space="preserve">See clause </w:t>
        </w:r>
      </w:ins>
      <w:ins w:id="1365" w:author="Dennis Brandl" w:date="2018-03-05T14:03:00Z">
        <w:r w:rsidR="00E96A9E">
          <w:fldChar w:fldCharType="begin"/>
        </w:r>
        <w:r w:rsidR="00E96A9E">
          <w:instrText xml:space="preserve"> REF _Ref508021909 \w \h </w:instrText>
        </w:r>
      </w:ins>
      <w:r w:rsidR="00E96A9E">
        <w:fldChar w:fldCharType="separate"/>
      </w:r>
      <w:ins w:id="1366" w:author="Dennis Brandl" w:date="2018-03-05T14:03:00Z">
        <w:r w:rsidR="00E96A9E">
          <w:t>6.4</w:t>
        </w:r>
        <w:r w:rsidR="00E96A9E">
          <w:fldChar w:fldCharType="end"/>
        </w:r>
        <w:r w:rsidR="00E96A9E">
          <w:t xml:space="preserve"> for the </w:t>
        </w:r>
      </w:ins>
      <w:ins w:id="1367" w:author="Dennis Brandl" w:date="2018-03-05T14:08:00Z">
        <w:r w:rsidR="000F3240">
          <w:rPr>
            <w:i/>
          </w:rPr>
          <w:t>t</w:t>
        </w:r>
      </w:ins>
      <w:ins w:id="1368" w:author="Dennis Brandl" w:date="2018-03-05T14:03:00Z">
        <w:r w:rsidR="00E96A9E" w:rsidRPr="00E44D0F">
          <w:rPr>
            <w:i/>
          </w:rPr>
          <w:t xml:space="preserve">est </w:t>
        </w:r>
      </w:ins>
      <w:ins w:id="1369" w:author="Dennis Brandl" w:date="2018-03-05T14:08:00Z">
        <w:r w:rsidR="000F3240">
          <w:rPr>
            <w:i/>
          </w:rPr>
          <w:t>s</w:t>
        </w:r>
      </w:ins>
      <w:ins w:id="1370" w:author="Dennis Brandl" w:date="2018-03-05T14:03:00Z">
        <w:r w:rsidR="00E96A9E" w:rsidRPr="00E44D0F">
          <w:rPr>
            <w:i/>
          </w:rPr>
          <w:t>pecification</w:t>
        </w:r>
        <w:r w:rsidR="000F3240">
          <w:t xml:space="preserve"> transaction definition</w:t>
        </w:r>
      </w:ins>
      <w:ins w:id="1371" w:author="Dennis Brandl" w:date="2018-03-05T14:09:00Z">
        <w:r w:rsidR="000F3240">
          <w:t>s</w:t>
        </w:r>
      </w:ins>
      <w:ins w:id="1372" w:author="Dennis Brandl" w:date="2018-03-05T14:03:00Z">
        <w:r w:rsidR="00E96A9E">
          <w:t xml:space="preserve">. </w:t>
        </w:r>
      </w:ins>
    </w:p>
    <w:p w14:paraId="0F93364F" w14:textId="19D36126" w:rsidR="001F137E" w:rsidRPr="00AA36FD" w:rsidRDefault="00AA36FD" w:rsidP="003B2A9E">
      <w:pPr>
        <w:pStyle w:val="FIGURE"/>
      </w:pPr>
      <w:ins w:id="1373" w:author="Dennis Brandl" w:date="2018-03-04T17:05:00Z">
        <w:r w:rsidRPr="00AA36FD">
          <w:rPr>
            <w:noProof/>
            <w:lang w:val="en-US" w:eastAsia="en-US"/>
          </w:rPr>
          <w:drawing>
            <wp:inline distT="0" distB="0" distL="0" distR="0" wp14:anchorId="33BD15A7" wp14:editId="554E56CD">
              <wp:extent cx="5759450" cy="30563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3056331"/>
                      </a:xfrm>
                      <a:prstGeom prst="rect">
                        <a:avLst/>
                      </a:prstGeom>
                      <a:noFill/>
                      <a:ln>
                        <a:noFill/>
                      </a:ln>
                    </pic:spPr>
                  </pic:pic>
                </a:graphicData>
              </a:graphic>
            </wp:inline>
          </w:drawing>
        </w:r>
      </w:ins>
    </w:p>
    <w:p w14:paraId="1D973451" w14:textId="3483DDC0" w:rsidR="001F137E" w:rsidRPr="000615A5" w:rsidRDefault="001F137E" w:rsidP="009A3909">
      <w:pPr>
        <w:pStyle w:val="FIGURE-title"/>
      </w:pPr>
      <w:bookmarkStart w:id="1374" w:name="_Ref120009494"/>
      <w:bookmarkStart w:id="1375" w:name="_Toc48968865"/>
      <w:bookmarkStart w:id="1376" w:name="_Toc507944724"/>
      <w:r w:rsidRPr="000615A5">
        <w:t xml:space="preserve">Figure </w:t>
      </w:r>
      <w:r w:rsidRPr="000615A5">
        <w:fldChar w:fldCharType="begin"/>
      </w:r>
      <w:r w:rsidRPr="000615A5">
        <w:instrText xml:space="preserve"> SEQ Figure \* ARABIC </w:instrText>
      </w:r>
      <w:r w:rsidRPr="000615A5">
        <w:fldChar w:fldCharType="separate"/>
      </w:r>
      <w:r w:rsidR="00FA7DD5">
        <w:rPr>
          <w:noProof/>
        </w:rPr>
        <w:t>17</w:t>
      </w:r>
      <w:r w:rsidRPr="000615A5">
        <w:fldChar w:fldCharType="end"/>
      </w:r>
      <w:bookmarkEnd w:id="1374"/>
      <w:r w:rsidRPr="000615A5">
        <w:t xml:space="preserve"> </w:t>
      </w:r>
      <w:r w:rsidR="00270E45">
        <w:t>–</w:t>
      </w:r>
      <w:r w:rsidRPr="000615A5">
        <w:t xml:space="preserve"> Object</w:t>
      </w:r>
      <w:r w:rsidR="00270E45">
        <w:t xml:space="preserve"> </w:t>
      </w:r>
      <w:r w:rsidRPr="000615A5">
        <w:t>grouping for the personnel model</w:t>
      </w:r>
      <w:bookmarkEnd w:id="1375"/>
      <w:bookmarkEnd w:id="1376"/>
    </w:p>
    <w:p w14:paraId="4CBEC311" w14:textId="7442A144" w:rsidR="001F137E" w:rsidRPr="000615A5" w:rsidRDefault="001F137E" w:rsidP="00C11D85">
      <w:pPr>
        <w:pStyle w:val="Note-Example"/>
      </w:pPr>
      <w:r w:rsidRPr="000615A5">
        <w:t>Example</w:t>
      </w:r>
      <w:r w:rsidRPr="000615A5">
        <w:tab/>
        <w:t xml:space="preserve">Messages may be: </w:t>
      </w:r>
      <w:r w:rsidR="00C11D85" w:rsidRPr="00C11D85">
        <w:rPr>
          <w:i/>
        </w:rPr>
        <w:t>GET</w:t>
      </w:r>
      <w:r w:rsidRPr="00C11D85">
        <w:rPr>
          <w:i/>
        </w:rPr>
        <w:t xml:space="preserve"> Personnel Class</w:t>
      </w:r>
      <w:r w:rsidRPr="000615A5">
        <w:t xml:space="preserve">, </w:t>
      </w:r>
      <w:r w:rsidR="00C11D85" w:rsidRPr="00C11D85">
        <w:rPr>
          <w:i/>
        </w:rPr>
        <w:t xml:space="preserve">GET </w:t>
      </w:r>
      <w:r w:rsidRPr="00C11D85">
        <w:rPr>
          <w:i/>
        </w:rPr>
        <w:t>Person</w:t>
      </w:r>
      <w:r w:rsidRPr="000615A5">
        <w:t xml:space="preserve">, </w:t>
      </w:r>
      <w:r w:rsidR="00C11D85" w:rsidRPr="00C11D85">
        <w:rPr>
          <w:i/>
        </w:rPr>
        <w:t xml:space="preserve">GET </w:t>
      </w:r>
      <w:r w:rsidRPr="00C11D85">
        <w:rPr>
          <w:i/>
        </w:rPr>
        <w:t>Qualification Test</w:t>
      </w:r>
      <w:r w:rsidR="00C11D85" w:rsidRPr="00C11D85">
        <w:rPr>
          <w:i/>
        </w:rPr>
        <w:t xml:space="preserve"> Specification</w:t>
      </w:r>
    </w:p>
    <w:p w14:paraId="4D4E537E" w14:textId="77777777" w:rsidR="001F137E" w:rsidRPr="000615A5" w:rsidRDefault="001F137E" w:rsidP="009A3909">
      <w:pPr>
        <w:pStyle w:val="Heading3"/>
      </w:pPr>
      <w:bookmarkStart w:id="1377" w:name="_Toc507944853"/>
      <w:r w:rsidRPr="000615A5">
        <w:t>Personnel class verbs</w:t>
      </w:r>
      <w:bookmarkEnd w:id="1377"/>
    </w:p>
    <w:p w14:paraId="50E5ED54" w14:textId="034CB0C4" w:rsidR="001F137E" w:rsidRPr="000615A5" w:rsidRDefault="00B27198" w:rsidP="003B2A9E">
      <w:pPr>
        <w:pStyle w:val="PARAGRAPH"/>
      </w:pPr>
      <w:r>
        <w:t>All verbs</w:t>
      </w:r>
      <w:r w:rsidR="009A3909">
        <w:t xml:space="preserve"> </w:t>
      </w:r>
      <w:r>
        <w:t>shall be valid</w:t>
      </w:r>
      <w:r w:rsidR="001F137E" w:rsidRPr="000615A5">
        <w:t xml:space="preserve"> for a </w:t>
      </w:r>
      <w:r w:rsidR="001F137E" w:rsidRPr="00C11D85">
        <w:rPr>
          <w:i/>
        </w:rPr>
        <w:t>personnel class</w:t>
      </w:r>
      <w:r w:rsidR="001F137E" w:rsidRPr="000615A5">
        <w:t xml:space="preserve"> noun.   </w:t>
      </w:r>
    </w:p>
    <w:p w14:paraId="1FCE8037" w14:textId="77777777" w:rsidR="001F137E" w:rsidRPr="000615A5" w:rsidRDefault="001F137E" w:rsidP="003B2A9E">
      <w:pPr>
        <w:pStyle w:val="PARAGRAPH"/>
      </w:pPr>
      <w:r w:rsidRPr="000615A5">
        <w:lastRenderedPageBreak/>
        <w:t xml:space="preserve">A </w:t>
      </w:r>
      <w:r w:rsidRPr="00C11D85">
        <w:rPr>
          <w:i/>
        </w:rPr>
        <w:t>personnel class</w:t>
      </w:r>
      <w:r w:rsidRPr="000615A5">
        <w:t xml:space="preserve"> message contains information about </w:t>
      </w:r>
      <w:r w:rsidRPr="00C11D85">
        <w:rPr>
          <w:i/>
        </w:rPr>
        <w:t>personnel classes</w:t>
      </w:r>
      <w:r w:rsidRPr="000615A5">
        <w:t xml:space="preserve">, or </w:t>
      </w:r>
      <w:r w:rsidRPr="00C11D85">
        <w:rPr>
          <w:i/>
        </w:rPr>
        <w:t>personnel classes</w:t>
      </w:r>
      <w:r w:rsidRPr="000615A5">
        <w:t xml:space="preserve"> and their </w:t>
      </w:r>
      <w:r w:rsidRPr="00C11D85">
        <w:rPr>
          <w:i/>
        </w:rPr>
        <w:t>personnel class properties</w:t>
      </w:r>
      <w:r w:rsidRPr="000615A5">
        <w:t xml:space="preserve">.  The returned information does not contain the </w:t>
      </w:r>
      <w:r w:rsidRPr="00C11D85">
        <w:rPr>
          <w:i/>
        </w:rPr>
        <w:t>person</w:t>
      </w:r>
      <w:r w:rsidRPr="000615A5">
        <w:t xml:space="preserve"> objects associated with the </w:t>
      </w:r>
      <w:r w:rsidRPr="00C11D85">
        <w:rPr>
          <w:i/>
        </w:rPr>
        <w:t>personnel class</w:t>
      </w:r>
      <w:r w:rsidRPr="000615A5">
        <w:t>, but does contain the IDs of the persons belonging to the class.</w:t>
      </w:r>
    </w:p>
    <w:p w14:paraId="50198982" w14:textId="77777777" w:rsidR="001F137E" w:rsidRPr="000615A5" w:rsidRDefault="001F137E" w:rsidP="009A3909">
      <w:pPr>
        <w:pStyle w:val="Heading3"/>
      </w:pPr>
      <w:bookmarkStart w:id="1378" w:name="_Toc507944854"/>
      <w:r w:rsidRPr="000615A5">
        <w:t>Personnel class verb actions</w:t>
      </w:r>
      <w:bookmarkEnd w:id="1378"/>
    </w:p>
    <w:p w14:paraId="3827C9A4" w14:textId="69A42198" w:rsidR="001F137E" w:rsidRPr="000615A5" w:rsidRDefault="001F137E" w:rsidP="009A3909">
      <w:pPr>
        <w:pStyle w:val="PARAGRAPH"/>
      </w:pPr>
      <w:r w:rsidRPr="000615A5">
        <w:fldChar w:fldCharType="begin"/>
      </w:r>
      <w:r w:rsidRPr="000615A5">
        <w:instrText xml:space="preserve"> REF _Ref98508358 </w:instrText>
      </w:r>
      <w:r w:rsidRPr="000615A5">
        <w:fldChar w:fldCharType="separate"/>
      </w:r>
      <w:r w:rsidR="00036893" w:rsidRPr="000615A5">
        <w:t xml:space="preserve">Table </w:t>
      </w:r>
      <w:r w:rsidR="00036893">
        <w:rPr>
          <w:noProof/>
        </w:rPr>
        <w:t>8</w:t>
      </w:r>
      <w:r w:rsidRPr="000615A5">
        <w:fldChar w:fldCharType="end"/>
      </w:r>
      <w:r w:rsidRPr="000615A5">
        <w:t xml:space="preserve"> defines verb actions and the use of IDs and values for the </w:t>
      </w:r>
      <w:r w:rsidRPr="00C11D85">
        <w:rPr>
          <w:i/>
        </w:rPr>
        <w:t>personnel class</w:t>
      </w:r>
      <w:r w:rsidRPr="000615A5">
        <w:t>.</w:t>
      </w:r>
    </w:p>
    <w:p w14:paraId="696F6C1F" w14:textId="58A9B4AF" w:rsidR="001F137E" w:rsidRPr="000615A5" w:rsidRDefault="001F137E" w:rsidP="00BF396C">
      <w:pPr>
        <w:pStyle w:val="TABLE-title"/>
      </w:pPr>
      <w:bookmarkStart w:id="1379" w:name="_Ref98508358"/>
      <w:bookmarkStart w:id="1380" w:name="_Toc61597312"/>
      <w:bookmarkStart w:id="1381" w:name="_Toc66633539"/>
      <w:bookmarkStart w:id="1382" w:name="_Toc93913229"/>
      <w:bookmarkStart w:id="1383" w:name="_Toc94085651"/>
      <w:bookmarkStart w:id="1384" w:name="_Toc99938133"/>
      <w:bookmarkStart w:id="1385" w:name="_Toc104708472"/>
      <w:bookmarkStart w:id="1386" w:name="_Toc111971576"/>
      <w:bookmarkStart w:id="1387" w:name="_Toc111991829"/>
      <w:bookmarkStart w:id="1388" w:name="_Toc112730156"/>
      <w:bookmarkStart w:id="1389" w:name="_Toc120010352"/>
      <w:bookmarkStart w:id="1390" w:name="_Ref129069309"/>
      <w:bookmarkStart w:id="1391" w:name="_Toc130399767"/>
      <w:bookmarkStart w:id="1392" w:name="_Toc131732198"/>
      <w:bookmarkStart w:id="1393" w:name="_Toc134537667"/>
      <w:bookmarkStart w:id="1394" w:name="_Toc483857361"/>
      <w:r w:rsidRPr="000615A5">
        <w:t xml:space="preserve">Table </w:t>
      </w:r>
      <w:r w:rsidRPr="000615A5">
        <w:fldChar w:fldCharType="begin"/>
      </w:r>
      <w:r w:rsidRPr="000615A5">
        <w:instrText xml:space="preserve"> SEQ Table \* ARABIC </w:instrText>
      </w:r>
      <w:r w:rsidRPr="000615A5">
        <w:fldChar w:fldCharType="separate"/>
      </w:r>
      <w:r w:rsidR="00036893">
        <w:rPr>
          <w:noProof/>
        </w:rPr>
        <w:t>8</w:t>
      </w:r>
      <w:r w:rsidRPr="000615A5">
        <w:fldChar w:fldCharType="end"/>
      </w:r>
      <w:bookmarkEnd w:id="1379"/>
      <w:r w:rsidRPr="000615A5">
        <w:t xml:space="preserve"> </w:t>
      </w:r>
      <w:r w:rsidR="00270E45">
        <w:t>–</w:t>
      </w:r>
      <w:r w:rsidRPr="000615A5">
        <w:t xml:space="preserve"> Personnel</w:t>
      </w:r>
      <w:r w:rsidR="00270E45">
        <w:t xml:space="preserve"> </w:t>
      </w:r>
      <w:r w:rsidRPr="000615A5">
        <w:t xml:space="preserve">class verb </w:t>
      </w:r>
      <w:bookmarkEnd w:id="1380"/>
      <w:bookmarkEnd w:id="1381"/>
      <w:bookmarkEnd w:id="1382"/>
      <w:bookmarkEnd w:id="1383"/>
      <w:bookmarkEnd w:id="1384"/>
      <w:bookmarkEnd w:id="1385"/>
      <w:r w:rsidRPr="000615A5">
        <w:t>actions</w:t>
      </w:r>
      <w:bookmarkEnd w:id="1386"/>
      <w:bookmarkEnd w:id="1387"/>
      <w:bookmarkEnd w:id="1388"/>
      <w:bookmarkEnd w:id="1389"/>
      <w:bookmarkEnd w:id="1390"/>
      <w:bookmarkEnd w:id="1391"/>
      <w:bookmarkEnd w:id="1392"/>
      <w:bookmarkEnd w:id="1393"/>
      <w:bookmarkEnd w:id="139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3"/>
        <w:gridCol w:w="1258"/>
        <w:gridCol w:w="1258"/>
        <w:gridCol w:w="5661"/>
      </w:tblGrid>
      <w:tr w:rsidR="00C11D85" w:rsidRPr="00C11D85" w14:paraId="6E01EBCF" w14:textId="77777777" w:rsidTr="00C11D85">
        <w:trPr>
          <w:tblHeader/>
        </w:trPr>
        <w:tc>
          <w:tcPr>
            <w:tcW w:w="1183" w:type="dxa"/>
            <w:shd w:val="clear" w:color="auto" w:fill="auto"/>
            <w:vAlign w:val="center"/>
          </w:tcPr>
          <w:p w14:paraId="7293CF67" w14:textId="77777777" w:rsidR="001F137E" w:rsidRPr="00C11D85" w:rsidRDefault="001F137E" w:rsidP="003B2A9E">
            <w:pPr>
              <w:pStyle w:val="TABLE-col-heading"/>
            </w:pPr>
            <w:r w:rsidRPr="00C11D85">
              <w:t xml:space="preserve">Value of Personnel </w:t>
            </w:r>
            <w:r w:rsidRPr="00C11D85">
              <w:br/>
              <w:t>Class ID</w:t>
            </w:r>
          </w:p>
        </w:tc>
        <w:tc>
          <w:tcPr>
            <w:tcW w:w="1258" w:type="dxa"/>
            <w:shd w:val="clear" w:color="auto" w:fill="auto"/>
            <w:vAlign w:val="center"/>
          </w:tcPr>
          <w:p w14:paraId="2B88A312" w14:textId="77777777" w:rsidR="001F137E" w:rsidRPr="00C11D85" w:rsidRDefault="001F137E" w:rsidP="003B2A9E">
            <w:pPr>
              <w:pStyle w:val="TABLE-col-heading"/>
            </w:pPr>
            <w:r w:rsidRPr="00C11D85">
              <w:t>Value of Personnel Class Property ID</w:t>
            </w:r>
          </w:p>
        </w:tc>
        <w:tc>
          <w:tcPr>
            <w:tcW w:w="1258" w:type="dxa"/>
            <w:shd w:val="clear" w:color="auto" w:fill="auto"/>
            <w:vAlign w:val="center"/>
          </w:tcPr>
          <w:p w14:paraId="33E4BEBC" w14:textId="77777777" w:rsidR="001F137E" w:rsidRPr="00C11D85" w:rsidRDefault="001F137E" w:rsidP="003B2A9E">
            <w:pPr>
              <w:pStyle w:val="TABLE-col-heading"/>
            </w:pPr>
            <w:r w:rsidRPr="00C11D85">
              <w:t>Personnel Class Property Value</w:t>
            </w:r>
          </w:p>
        </w:tc>
        <w:tc>
          <w:tcPr>
            <w:tcW w:w="5661" w:type="dxa"/>
            <w:shd w:val="clear" w:color="auto" w:fill="auto"/>
            <w:vAlign w:val="center"/>
          </w:tcPr>
          <w:p w14:paraId="6975F9ED" w14:textId="0AE0E12D" w:rsidR="001F137E" w:rsidRPr="00C11D85" w:rsidRDefault="00751BC9" w:rsidP="003B2A9E">
            <w:pPr>
              <w:pStyle w:val="TABLE-col-heading"/>
            </w:pPr>
            <w:r>
              <w:t>Verb action on noun</w:t>
            </w:r>
          </w:p>
        </w:tc>
      </w:tr>
      <w:tr w:rsidR="00C11D85" w:rsidRPr="00C11D85" w14:paraId="6D272E52" w14:textId="77777777" w:rsidTr="00C11D85">
        <w:tc>
          <w:tcPr>
            <w:tcW w:w="1183" w:type="dxa"/>
            <w:shd w:val="clear" w:color="auto" w:fill="auto"/>
          </w:tcPr>
          <w:p w14:paraId="5AC067EC" w14:textId="77777777" w:rsidR="001F137E" w:rsidRPr="00C11D85" w:rsidRDefault="001F137E" w:rsidP="003B2A9E">
            <w:pPr>
              <w:pStyle w:val="TABLE-cell"/>
            </w:pPr>
            <w:r w:rsidRPr="00C11D85">
              <w:t>IDs specified</w:t>
            </w:r>
          </w:p>
        </w:tc>
        <w:tc>
          <w:tcPr>
            <w:tcW w:w="1258" w:type="dxa"/>
            <w:shd w:val="clear" w:color="auto" w:fill="auto"/>
          </w:tcPr>
          <w:p w14:paraId="225FAF2A" w14:textId="77777777" w:rsidR="001F137E" w:rsidRPr="00C11D85" w:rsidRDefault="001F137E" w:rsidP="003B2A9E">
            <w:pPr>
              <w:pStyle w:val="TABLE-cell"/>
              <w:rPr>
                <w:i/>
              </w:rPr>
            </w:pPr>
            <w:r w:rsidRPr="00C11D85">
              <w:rPr>
                <w:i/>
              </w:rPr>
              <w:t>not specified</w:t>
            </w:r>
          </w:p>
        </w:tc>
        <w:tc>
          <w:tcPr>
            <w:tcW w:w="1258" w:type="dxa"/>
            <w:shd w:val="clear" w:color="auto" w:fill="auto"/>
          </w:tcPr>
          <w:p w14:paraId="4BCF9D59" w14:textId="77777777" w:rsidR="001F137E" w:rsidRPr="00C11D85" w:rsidRDefault="001F137E" w:rsidP="003B2A9E">
            <w:pPr>
              <w:pStyle w:val="TABLE-cell"/>
              <w:rPr>
                <w:i/>
              </w:rPr>
            </w:pPr>
            <w:r w:rsidRPr="00C11D85">
              <w:rPr>
                <w:i/>
              </w:rPr>
              <w:t>not specified</w:t>
            </w:r>
          </w:p>
        </w:tc>
        <w:tc>
          <w:tcPr>
            <w:tcW w:w="5661" w:type="dxa"/>
            <w:shd w:val="clear" w:color="auto" w:fill="auto"/>
          </w:tcPr>
          <w:p w14:paraId="76D436EC"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Personnel Classes</w:t>
            </w:r>
            <w:r w:rsidRPr="00C11D85">
              <w:t xml:space="preserve">, all properties and their attributes, and the list of </w:t>
            </w:r>
            <w:r w:rsidRPr="00C11D85">
              <w:rPr>
                <w:i/>
              </w:rPr>
              <w:t xml:space="preserve">Person IDs </w:t>
            </w:r>
            <w:r w:rsidRPr="00C11D85">
              <w:t xml:space="preserve">of the </w:t>
            </w:r>
            <w:r w:rsidRPr="00C11D85">
              <w:rPr>
                <w:i/>
              </w:rPr>
              <w:t>Personnel Classes</w:t>
            </w:r>
            <w:r w:rsidRPr="00C11D85">
              <w:t>.</w:t>
            </w:r>
          </w:p>
          <w:p w14:paraId="464BE289" w14:textId="77777777" w:rsidR="001F137E" w:rsidRPr="00C11D85" w:rsidRDefault="001F137E" w:rsidP="003B2A9E">
            <w:pPr>
              <w:pStyle w:val="TABLE-cell"/>
            </w:pPr>
            <w:r w:rsidRPr="00C11D85">
              <w:t xml:space="preserve">PROCESS: Shall define a request that the receiver is to add </w:t>
            </w:r>
            <w:r w:rsidRPr="00C11D85">
              <w:rPr>
                <w:i/>
              </w:rPr>
              <w:t>Personnel Classes</w:t>
            </w:r>
            <w:r w:rsidRPr="00C11D85">
              <w:t xml:space="preserve">. The IDs define suggested IDs for the </w:t>
            </w:r>
            <w:r w:rsidRPr="00C11D85">
              <w:rPr>
                <w:i/>
              </w:rPr>
              <w:t>Personnel Classes</w:t>
            </w:r>
            <w:r w:rsidRPr="00C11D85">
              <w:t xml:space="preserve">. The receiver adds the </w:t>
            </w:r>
            <w:r w:rsidRPr="00C11D85">
              <w:rPr>
                <w:i/>
              </w:rPr>
              <w:t>Personnel Classes</w:t>
            </w:r>
            <w:r w:rsidRPr="00C11D85">
              <w:t xml:space="preserve"> and assigns IDs.  The assigned IDs shall be returned in the ACKNOWLEDGE message.</w:t>
            </w:r>
          </w:p>
          <w:p w14:paraId="683E83B3" w14:textId="77777777" w:rsidR="001F137E" w:rsidRPr="00C11D85" w:rsidRDefault="001F137E" w:rsidP="003B2A9E">
            <w:pPr>
              <w:pStyle w:val="TABLE-cell"/>
            </w:pPr>
            <w:r w:rsidRPr="00C11D85">
              <w:t xml:space="preserve">CHANGE: The specified attributes of the specified </w:t>
            </w:r>
            <w:r w:rsidRPr="00C11D85">
              <w:rPr>
                <w:i/>
              </w:rPr>
              <w:t xml:space="preserve">Personnel Classes </w:t>
            </w:r>
            <w:r w:rsidRPr="00C11D85">
              <w:t xml:space="preserve">shall be changed. </w:t>
            </w:r>
          </w:p>
          <w:p w14:paraId="414F5360" w14:textId="77777777" w:rsidR="001F137E" w:rsidRPr="00C11D85" w:rsidRDefault="001F137E" w:rsidP="003B2A9E">
            <w:pPr>
              <w:pStyle w:val="TABLE-cell"/>
            </w:pPr>
            <w:r w:rsidRPr="00C11D85">
              <w:t xml:space="preserve">CANCEL: Shall define a request that the receiver is to cancel the specified </w:t>
            </w:r>
            <w:r w:rsidRPr="00C11D85">
              <w:rPr>
                <w:i/>
              </w:rPr>
              <w:t>Personnel Classes</w:t>
            </w:r>
            <w:r w:rsidRPr="00C11D85">
              <w:t xml:space="preserve">. </w:t>
            </w:r>
          </w:p>
          <w:p w14:paraId="1B3E728D" w14:textId="77777777" w:rsidR="001F137E" w:rsidRPr="00C11D85" w:rsidRDefault="001F137E" w:rsidP="003B2A9E">
            <w:pPr>
              <w:pStyle w:val="TABLE-cell"/>
            </w:pPr>
            <w:r w:rsidRPr="00C11D85">
              <w:t xml:space="preserve">SYNC ADD: Shall define a request that the receiver is to add the specified </w:t>
            </w:r>
            <w:r w:rsidRPr="00C11D85">
              <w:rPr>
                <w:i/>
              </w:rPr>
              <w:t>Personnel Classes</w:t>
            </w:r>
            <w:r w:rsidRPr="00C11D85">
              <w:t>.</w:t>
            </w:r>
          </w:p>
          <w:p w14:paraId="45BD5B8C" w14:textId="77777777" w:rsidR="001F137E" w:rsidRPr="00C11D85" w:rsidRDefault="001F137E" w:rsidP="003B2A9E">
            <w:pPr>
              <w:pStyle w:val="TABLE-cell"/>
            </w:pPr>
            <w:r w:rsidRPr="00C11D85">
              <w:t xml:space="preserve">SYNC CHANGE: The specified attributes of the specified </w:t>
            </w:r>
            <w:r w:rsidRPr="00C11D85">
              <w:rPr>
                <w:i/>
              </w:rPr>
              <w:t xml:space="preserve">Personnel Classes </w:t>
            </w:r>
            <w:r w:rsidRPr="00C11D85">
              <w:t>shall be changed.</w:t>
            </w:r>
          </w:p>
          <w:p w14:paraId="31C6599A" w14:textId="77777777" w:rsidR="0059222C" w:rsidRDefault="001F137E" w:rsidP="0059222C">
            <w:pPr>
              <w:pStyle w:val="TABLE-cell"/>
              <w:rPr>
                <w:ins w:id="1395" w:author="Dennis Brandl" w:date="2018-03-03T06:29:00Z"/>
              </w:rPr>
            </w:pPr>
            <w:r w:rsidRPr="00C11D85">
              <w:t xml:space="preserve">SYNC DELETE: Shall define a request that the receiver is to delete the specified </w:t>
            </w:r>
            <w:r w:rsidRPr="00C11D85">
              <w:rPr>
                <w:i/>
              </w:rPr>
              <w:t>Personnel Classes</w:t>
            </w:r>
            <w:r w:rsidRPr="00C11D85">
              <w:t xml:space="preserve">. </w:t>
            </w:r>
          </w:p>
          <w:p w14:paraId="0C6DD8EA" w14:textId="21682C62" w:rsidR="001F137E" w:rsidRPr="00C11D85" w:rsidRDefault="0059222C" w:rsidP="0059222C">
            <w:pPr>
              <w:pStyle w:val="TABLE-cell"/>
            </w:pPr>
            <w:ins w:id="1396" w:author="Dennis Brandl" w:date="2018-03-03T06:29:00Z">
              <w:r>
                <w:t xml:space="preserve">NOTIFY: Shall define the creation of a new </w:t>
              </w:r>
              <w:r w:rsidRPr="0059222C">
                <w:rPr>
                  <w:i/>
                </w:rPr>
                <w:t>Personnel Class</w:t>
              </w:r>
              <w:r>
                <w:t>.</w:t>
              </w:r>
            </w:ins>
          </w:p>
        </w:tc>
      </w:tr>
      <w:tr w:rsidR="00C11D85" w:rsidRPr="00C11D85" w14:paraId="57280E99" w14:textId="77777777" w:rsidTr="00C11D85">
        <w:tc>
          <w:tcPr>
            <w:tcW w:w="1183" w:type="dxa"/>
            <w:shd w:val="clear" w:color="auto" w:fill="auto"/>
          </w:tcPr>
          <w:p w14:paraId="1328EB2A" w14:textId="77777777" w:rsidR="001F137E" w:rsidRPr="00C11D85" w:rsidRDefault="001F137E" w:rsidP="003B2A9E">
            <w:pPr>
              <w:pStyle w:val="TABLE-cell"/>
            </w:pPr>
            <w:r w:rsidRPr="00C11D85">
              <w:t>IDs specified</w:t>
            </w:r>
          </w:p>
        </w:tc>
        <w:tc>
          <w:tcPr>
            <w:tcW w:w="1258" w:type="dxa"/>
            <w:shd w:val="clear" w:color="auto" w:fill="auto"/>
          </w:tcPr>
          <w:p w14:paraId="23D268FA" w14:textId="77777777" w:rsidR="001F137E" w:rsidRPr="00C11D85" w:rsidRDefault="001F137E" w:rsidP="003B2A9E">
            <w:pPr>
              <w:pStyle w:val="TABLE-cell"/>
            </w:pPr>
            <w:r w:rsidRPr="00C11D85">
              <w:t>IDs specified</w:t>
            </w:r>
          </w:p>
        </w:tc>
        <w:tc>
          <w:tcPr>
            <w:tcW w:w="1258" w:type="dxa"/>
            <w:shd w:val="clear" w:color="auto" w:fill="auto"/>
          </w:tcPr>
          <w:p w14:paraId="5A11F392" w14:textId="77777777" w:rsidR="001F137E" w:rsidRPr="00C11D85" w:rsidRDefault="001F137E" w:rsidP="003B2A9E">
            <w:pPr>
              <w:pStyle w:val="TABLE-cell"/>
              <w:rPr>
                <w:i/>
              </w:rPr>
            </w:pPr>
            <w:r w:rsidRPr="00C11D85">
              <w:rPr>
                <w:i/>
              </w:rPr>
              <w:t>not specified</w:t>
            </w:r>
          </w:p>
        </w:tc>
        <w:tc>
          <w:tcPr>
            <w:tcW w:w="5661" w:type="dxa"/>
            <w:shd w:val="clear" w:color="auto" w:fill="auto"/>
          </w:tcPr>
          <w:p w14:paraId="7DB9FD14"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Personnel Classes</w:t>
            </w:r>
            <w:r w:rsidRPr="00C11D85">
              <w:t xml:space="preserve">, all of the specified </w:t>
            </w:r>
            <w:r w:rsidRPr="00C11D85">
              <w:rPr>
                <w:i/>
              </w:rPr>
              <w:t>Personnel Class</w:t>
            </w:r>
            <w:r w:rsidRPr="00C11D85">
              <w:t xml:space="preserve"> properties, and the list of </w:t>
            </w:r>
            <w:r w:rsidRPr="00C11D85">
              <w:rPr>
                <w:i/>
              </w:rPr>
              <w:t xml:space="preserve">Person IDs </w:t>
            </w:r>
            <w:r w:rsidRPr="00C11D85">
              <w:t xml:space="preserve">of the </w:t>
            </w:r>
            <w:r w:rsidRPr="00C11D85">
              <w:rPr>
                <w:i/>
              </w:rPr>
              <w:t>Personnel Classes</w:t>
            </w:r>
            <w:r w:rsidRPr="00C11D85">
              <w:t>.</w:t>
            </w:r>
          </w:p>
          <w:p w14:paraId="632EEEAF" w14:textId="77777777" w:rsidR="001F137E" w:rsidRPr="00C11D85" w:rsidRDefault="001F137E" w:rsidP="003B2A9E">
            <w:pPr>
              <w:pStyle w:val="TABLE-cell"/>
            </w:pPr>
            <w:r w:rsidRPr="00C11D85">
              <w:t xml:space="preserve">PROCESS: Shall define a request that the receiver is to add </w:t>
            </w:r>
            <w:r w:rsidRPr="00C11D85">
              <w:rPr>
                <w:i/>
              </w:rPr>
              <w:t>Personnel Classes</w:t>
            </w:r>
            <w:r w:rsidRPr="00C11D85">
              <w:t xml:space="preserve">. The ID defines suggested IDs for the </w:t>
            </w:r>
            <w:r w:rsidRPr="00C11D85">
              <w:rPr>
                <w:i/>
              </w:rPr>
              <w:t>Personnel Classes</w:t>
            </w:r>
            <w:r w:rsidRPr="00C11D85">
              <w:t xml:space="preserve"> and list of properties. The receiver adds the </w:t>
            </w:r>
            <w:r w:rsidRPr="00C11D85">
              <w:rPr>
                <w:i/>
              </w:rPr>
              <w:t>Personnel Classes</w:t>
            </w:r>
            <w:r w:rsidRPr="00C11D85">
              <w:t xml:space="preserve"> and properties and assigns IDs.  The assigned IDs shall be returned in the ACKNOWLEDGE message.</w:t>
            </w:r>
          </w:p>
          <w:p w14:paraId="1A87AAAF" w14:textId="77777777" w:rsidR="001F137E" w:rsidRPr="00C11D85" w:rsidRDefault="001F137E" w:rsidP="003B2A9E">
            <w:pPr>
              <w:pStyle w:val="TABLE-cell"/>
            </w:pPr>
            <w:r w:rsidRPr="00C11D85">
              <w:t xml:space="preserve">CHANGE: Error (no property values are specified). </w:t>
            </w:r>
          </w:p>
          <w:p w14:paraId="61ABBFC2" w14:textId="77777777" w:rsidR="001F137E" w:rsidRPr="00C11D85" w:rsidRDefault="001F137E" w:rsidP="003B2A9E">
            <w:pPr>
              <w:pStyle w:val="TABLE-cell"/>
            </w:pPr>
            <w:r w:rsidRPr="00C11D85">
              <w:t xml:space="preserve">CANCEL: Shall define a request that the receiver is to cancel the specified properties for the specified </w:t>
            </w:r>
            <w:r w:rsidRPr="00C11D85">
              <w:rPr>
                <w:i/>
              </w:rPr>
              <w:t>Personnel Classes</w:t>
            </w:r>
            <w:r w:rsidRPr="00C11D85">
              <w:t xml:space="preserve">. </w:t>
            </w:r>
          </w:p>
          <w:p w14:paraId="14E85A8F" w14:textId="77777777" w:rsidR="001F137E" w:rsidRPr="00C11D85" w:rsidRDefault="001F137E" w:rsidP="003B2A9E">
            <w:pPr>
              <w:pStyle w:val="TABLE-cell"/>
            </w:pPr>
            <w:r w:rsidRPr="00C11D85">
              <w:t xml:space="preserve">SYNC ADD: Shall define a request that the receiver is to add the </w:t>
            </w:r>
            <w:r w:rsidRPr="00C11D85">
              <w:rPr>
                <w:i/>
              </w:rPr>
              <w:t>Personnel Classes</w:t>
            </w:r>
            <w:r w:rsidRPr="00C11D85">
              <w:t xml:space="preserve"> and list of </w:t>
            </w:r>
            <w:r w:rsidRPr="00C11D85">
              <w:rPr>
                <w:i/>
              </w:rPr>
              <w:t>Personnel Class</w:t>
            </w:r>
            <w:r w:rsidRPr="00C11D85">
              <w:t xml:space="preserve"> </w:t>
            </w:r>
            <w:r w:rsidRPr="00C11D85">
              <w:rPr>
                <w:i/>
              </w:rPr>
              <w:t>Properties</w:t>
            </w:r>
            <w:r w:rsidRPr="00C11D85">
              <w:t xml:space="preserve">. </w:t>
            </w:r>
          </w:p>
          <w:p w14:paraId="30E6D4B3" w14:textId="77777777" w:rsidR="001F137E" w:rsidRPr="00C11D85" w:rsidRDefault="001F137E" w:rsidP="003B2A9E">
            <w:pPr>
              <w:pStyle w:val="TABLE-cell"/>
            </w:pPr>
            <w:r w:rsidRPr="00C11D85">
              <w:t>SYNC CHANGE: Error (no property values are specified).</w:t>
            </w:r>
          </w:p>
          <w:p w14:paraId="212BBB35" w14:textId="77777777" w:rsidR="0059222C" w:rsidRDefault="001F137E" w:rsidP="0059222C">
            <w:pPr>
              <w:pStyle w:val="TABLE-cell"/>
              <w:rPr>
                <w:ins w:id="1397" w:author="Dennis Brandl" w:date="2018-03-03T06:29:00Z"/>
              </w:rPr>
            </w:pPr>
            <w:r w:rsidRPr="00C11D85">
              <w:t xml:space="preserve">SYNC DELETE: Shall define a request that the receiver is to delete the specified list of </w:t>
            </w:r>
            <w:r w:rsidRPr="00C11D85">
              <w:rPr>
                <w:i/>
              </w:rPr>
              <w:t>Personnel Class</w:t>
            </w:r>
            <w:r w:rsidRPr="00C11D85">
              <w:t xml:space="preserve"> properties.</w:t>
            </w:r>
            <w:ins w:id="1398" w:author="Dennis Brandl" w:date="2018-03-03T06:27:00Z">
              <w:r w:rsidR="0059222C">
                <w:t xml:space="preserve"> </w:t>
              </w:r>
            </w:ins>
          </w:p>
          <w:p w14:paraId="227AAC13" w14:textId="25B992FB" w:rsidR="001F137E" w:rsidRPr="00C11D85" w:rsidRDefault="0059222C" w:rsidP="0059222C">
            <w:pPr>
              <w:pStyle w:val="TABLE-cell"/>
            </w:pPr>
            <w:ins w:id="1399" w:author="Dennis Brandl" w:date="2018-03-03T06:29:00Z">
              <w:r>
                <w:t xml:space="preserve">NOTIFY: Shall define the creation of a new </w:t>
              </w:r>
              <w:r w:rsidRPr="0059222C">
                <w:rPr>
                  <w:i/>
                </w:rPr>
                <w:t>Personnel Class</w:t>
              </w:r>
              <w:r>
                <w:t>.</w:t>
              </w:r>
            </w:ins>
          </w:p>
        </w:tc>
      </w:tr>
      <w:tr w:rsidR="00C11D85" w:rsidRPr="00C11D85" w14:paraId="25A549B5" w14:textId="77777777" w:rsidTr="00C11D85">
        <w:tc>
          <w:tcPr>
            <w:tcW w:w="1183" w:type="dxa"/>
            <w:shd w:val="clear" w:color="auto" w:fill="auto"/>
          </w:tcPr>
          <w:p w14:paraId="36C4D82D" w14:textId="77777777" w:rsidR="001F137E" w:rsidRPr="00C11D85" w:rsidRDefault="001F137E" w:rsidP="003B2A9E">
            <w:pPr>
              <w:pStyle w:val="TABLE-cell"/>
            </w:pPr>
            <w:r w:rsidRPr="00C11D85">
              <w:t>IDs specified</w:t>
            </w:r>
          </w:p>
        </w:tc>
        <w:tc>
          <w:tcPr>
            <w:tcW w:w="1258" w:type="dxa"/>
            <w:shd w:val="clear" w:color="auto" w:fill="auto"/>
          </w:tcPr>
          <w:p w14:paraId="38A612F6" w14:textId="77777777" w:rsidR="001F137E" w:rsidRPr="00C11D85" w:rsidRDefault="001F137E" w:rsidP="003B2A9E">
            <w:pPr>
              <w:pStyle w:val="TABLE-cell"/>
            </w:pPr>
            <w:r w:rsidRPr="00C11D85">
              <w:t>IDs specified</w:t>
            </w:r>
          </w:p>
        </w:tc>
        <w:tc>
          <w:tcPr>
            <w:tcW w:w="1258" w:type="dxa"/>
            <w:shd w:val="clear" w:color="auto" w:fill="auto"/>
          </w:tcPr>
          <w:p w14:paraId="56322E53" w14:textId="77777777" w:rsidR="001F137E" w:rsidRPr="00C11D85" w:rsidRDefault="001F137E" w:rsidP="003B2A9E">
            <w:pPr>
              <w:pStyle w:val="TABLE-cell"/>
            </w:pPr>
            <w:r w:rsidRPr="00C11D85">
              <w:t>Property Value Specified</w:t>
            </w:r>
          </w:p>
        </w:tc>
        <w:tc>
          <w:tcPr>
            <w:tcW w:w="5661" w:type="dxa"/>
            <w:shd w:val="clear" w:color="auto" w:fill="auto"/>
          </w:tcPr>
          <w:p w14:paraId="5E280084"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Personnel Classes</w:t>
            </w:r>
            <w:r w:rsidRPr="00C11D85">
              <w:t xml:space="preserve"> where the </w:t>
            </w:r>
            <w:r w:rsidRPr="00C11D85">
              <w:rPr>
                <w:i/>
              </w:rPr>
              <w:t xml:space="preserve">Personnel Class Property </w:t>
            </w:r>
            <w:r w:rsidRPr="00C11D85">
              <w:t xml:space="preserve">value matches the specified property value, all of the specified </w:t>
            </w:r>
            <w:r w:rsidRPr="00C11D85">
              <w:rPr>
                <w:i/>
              </w:rPr>
              <w:t>Personnel Class</w:t>
            </w:r>
            <w:r w:rsidRPr="00C11D85">
              <w:t xml:space="preserve"> </w:t>
            </w:r>
            <w:r w:rsidRPr="00C11D85">
              <w:rPr>
                <w:i/>
              </w:rPr>
              <w:t>properties</w:t>
            </w:r>
            <w:r w:rsidRPr="00C11D85">
              <w:t xml:space="preserve">, and the list of </w:t>
            </w:r>
            <w:r w:rsidRPr="00C11D85">
              <w:rPr>
                <w:i/>
              </w:rPr>
              <w:t>Person IDs</w:t>
            </w:r>
            <w:r w:rsidRPr="00C11D85">
              <w:t>.</w:t>
            </w:r>
          </w:p>
          <w:p w14:paraId="3FA8A40A" w14:textId="77777777" w:rsidR="001F137E" w:rsidRPr="00C11D85" w:rsidRDefault="001F137E" w:rsidP="003B2A9E">
            <w:pPr>
              <w:pStyle w:val="TABLE-cell"/>
            </w:pPr>
            <w:r w:rsidRPr="00C11D85">
              <w:t xml:space="preserve">PROCESS: Shall define a request that the receiver is to add </w:t>
            </w:r>
            <w:r w:rsidRPr="00C11D85">
              <w:rPr>
                <w:i/>
              </w:rPr>
              <w:t>Personnel Classes</w:t>
            </w:r>
            <w:r w:rsidRPr="00C11D85">
              <w:t xml:space="preserve">. The IDs define suggested IDs for the </w:t>
            </w:r>
            <w:r w:rsidRPr="00C11D85">
              <w:rPr>
                <w:i/>
              </w:rPr>
              <w:t>Personnel Classes</w:t>
            </w:r>
            <w:r w:rsidRPr="00C11D85">
              <w:t xml:space="preserve"> and properties, and values for the properties. The receiver adds the </w:t>
            </w:r>
            <w:r w:rsidRPr="00C11D85">
              <w:rPr>
                <w:i/>
              </w:rPr>
              <w:t>Personnel Classes</w:t>
            </w:r>
            <w:r w:rsidRPr="00C11D85">
              <w:t xml:space="preserve"> and properties and assigns IDs.  The assigned IDs shall be returned in the ACKNOWLEDGE message. </w:t>
            </w:r>
          </w:p>
          <w:p w14:paraId="43A9F68A" w14:textId="77777777" w:rsidR="001F137E" w:rsidRPr="00C11D85" w:rsidRDefault="001F137E" w:rsidP="003B2A9E">
            <w:pPr>
              <w:pStyle w:val="TABLE-cell"/>
            </w:pPr>
            <w:r w:rsidRPr="00C11D85">
              <w:t xml:space="preserve">CHANGE: Shall define a request that the receiver is to change the values of the specified properties for the specified </w:t>
            </w:r>
            <w:r w:rsidRPr="00C11D85">
              <w:rPr>
                <w:i/>
              </w:rPr>
              <w:t>Personnel Classes</w:t>
            </w:r>
            <w:r w:rsidRPr="00C11D85">
              <w:t xml:space="preserve"> to the property values specified. A RESPOND message may </w:t>
            </w:r>
            <w:r w:rsidRPr="00C11D85">
              <w:lastRenderedPageBreak/>
              <w:t>be used to communicate agreement, disagreement, or changes made to the CHANGE message data.</w:t>
            </w:r>
          </w:p>
          <w:p w14:paraId="6A63DCFA" w14:textId="77777777" w:rsidR="001F137E" w:rsidRPr="00C11D85" w:rsidRDefault="001F137E" w:rsidP="003B2A9E">
            <w:pPr>
              <w:pStyle w:val="TABLE-cell"/>
            </w:pPr>
            <w:r w:rsidRPr="00C11D85">
              <w:t xml:space="preserve">CANCEL: Shall define a request that the receiver is to cancel the specified properties of the </w:t>
            </w:r>
            <w:r w:rsidRPr="00C11D85">
              <w:rPr>
                <w:i/>
              </w:rPr>
              <w:t>Personnel Classes</w:t>
            </w:r>
            <w:r w:rsidRPr="00C11D85">
              <w:t xml:space="preserve"> that have the specified property value. </w:t>
            </w:r>
          </w:p>
          <w:p w14:paraId="142162A7" w14:textId="77777777" w:rsidR="001F137E" w:rsidRPr="00C11D85" w:rsidRDefault="001F137E" w:rsidP="003B2A9E">
            <w:pPr>
              <w:pStyle w:val="TABLE-cell"/>
            </w:pPr>
            <w:r w:rsidRPr="00C11D85">
              <w:t xml:space="preserve">SYNC ADD: Shall define a request that the receiver is to add the specified </w:t>
            </w:r>
            <w:r w:rsidRPr="00C11D85">
              <w:rPr>
                <w:i/>
              </w:rPr>
              <w:t>Personnel Classes</w:t>
            </w:r>
            <w:r w:rsidRPr="00C11D85">
              <w:t xml:space="preserve">, list of properties and property values. </w:t>
            </w:r>
          </w:p>
          <w:p w14:paraId="5FD24F7F" w14:textId="77777777" w:rsidR="001F137E" w:rsidRPr="00C11D85" w:rsidRDefault="001F137E" w:rsidP="003B2A9E">
            <w:pPr>
              <w:pStyle w:val="TABLE-cell"/>
            </w:pPr>
            <w:r w:rsidRPr="00C11D85">
              <w:t xml:space="preserve">SYNC CHANGE: Shall define a request that the receiver is to change the values of the specified list of properties for the specified </w:t>
            </w:r>
            <w:r w:rsidRPr="00C11D85">
              <w:rPr>
                <w:i/>
              </w:rPr>
              <w:t>Personnel Classes</w:t>
            </w:r>
            <w:r w:rsidRPr="00C11D85">
              <w:t xml:space="preserve"> to the specified values.</w:t>
            </w:r>
          </w:p>
          <w:p w14:paraId="17FA4B8F" w14:textId="1BBFAB14" w:rsidR="0059222C" w:rsidRDefault="001F137E" w:rsidP="0059222C">
            <w:pPr>
              <w:pStyle w:val="TABLE-cell"/>
              <w:rPr>
                <w:ins w:id="1400" w:author="Dennis Brandl" w:date="2018-03-03T06:27:00Z"/>
              </w:rPr>
            </w:pPr>
            <w:r w:rsidRPr="00C11D85">
              <w:t xml:space="preserve">SYNC DELETE: Shall define a request that the receiver is to delete the specified list of </w:t>
            </w:r>
            <w:r w:rsidRPr="00C11D85">
              <w:rPr>
                <w:i/>
              </w:rPr>
              <w:t xml:space="preserve">Personnel Class Properties </w:t>
            </w:r>
            <w:r w:rsidRPr="00C11D85">
              <w:t xml:space="preserve">of the specified </w:t>
            </w:r>
            <w:r w:rsidRPr="00C11D85">
              <w:rPr>
                <w:i/>
              </w:rPr>
              <w:t xml:space="preserve">Personnel Classes </w:t>
            </w:r>
            <w:r w:rsidRPr="00C11D85">
              <w:t>that have the specified property values.</w:t>
            </w:r>
            <w:ins w:id="1401" w:author="Dennis Brandl" w:date="2018-03-03T06:27:00Z">
              <w:r w:rsidR="0059222C">
                <w:t xml:space="preserve"> </w:t>
              </w:r>
            </w:ins>
          </w:p>
          <w:p w14:paraId="2240A922" w14:textId="6B4368D8" w:rsidR="001F137E" w:rsidRPr="00C11D85" w:rsidRDefault="0059222C" w:rsidP="0059222C">
            <w:pPr>
              <w:pStyle w:val="TABLE-cell"/>
            </w:pPr>
            <w:ins w:id="1402" w:author="Dennis Brandl" w:date="2018-03-03T06:27:00Z">
              <w:r>
                <w:t xml:space="preserve">NOTIFY: Shall define the creation of a new </w:t>
              </w:r>
            </w:ins>
            <w:ins w:id="1403" w:author="Dennis Brandl" w:date="2018-03-03T06:28:00Z">
              <w:r w:rsidRPr="0059222C">
                <w:rPr>
                  <w:i/>
                </w:rPr>
                <w:t>P</w:t>
              </w:r>
            </w:ins>
            <w:ins w:id="1404" w:author="Dennis Brandl" w:date="2018-03-03T06:27:00Z">
              <w:r w:rsidRPr="0059222C">
                <w:rPr>
                  <w:i/>
                </w:rPr>
                <w:t xml:space="preserve">ersonnel </w:t>
              </w:r>
            </w:ins>
            <w:ins w:id="1405" w:author="Dennis Brandl" w:date="2018-03-03T06:28:00Z">
              <w:r w:rsidRPr="0059222C">
                <w:rPr>
                  <w:i/>
                </w:rPr>
                <w:t>C</w:t>
              </w:r>
            </w:ins>
            <w:ins w:id="1406" w:author="Dennis Brandl" w:date="2018-03-03T06:27:00Z">
              <w:r w:rsidRPr="0059222C">
                <w:rPr>
                  <w:i/>
                </w:rPr>
                <w:t>lass</w:t>
              </w:r>
              <w:r>
                <w:t>.</w:t>
              </w:r>
            </w:ins>
          </w:p>
        </w:tc>
      </w:tr>
      <w:tr w:rsidR="00C11D85" w:rsidRPr="00C11D85" w14:paraId="08981B74" w14:textId="77777777" w:rsidTr="00C11D85">
        <w:tc>
          <w:tcPr>
            <w:tcW w:w="1183" w:type="dxa"/>
            <w:shd w:val="clear" w:color="auto" w:fill="auto"/>
          </w:tcPr>
          <w:p w14:paraId="51095BC0" w14:textId="77777777" w:rsidR="001F137E" w:rsidRPr="00C11D85" w:rsidRDefault="001F137E" w:rsidP="003B2A9E">
            <w:pPr>
              <w:pStyle w:val="TABLE-cell"/>
            </w:pPr>
            <w:r w:rsidRPr="00C11D85">
              <w:lastRenderedPageBreak/>
              <w:t>Wildcard specified</w:t>
            </w:r>
          </w:p>
        </w:tc>
        <w:tc>
          <w:tcPr>
            <w:tcW w:w="1258" w:type="dxa"/>
            <w:shd w:val="clear" w:color="auto" w:fill="auto"/>
          </w:tcPr>
          <w:p w14:paraId="6F11BB06" w14:textId="77777777" w:rsidR="001F137E" w:rsidRPr="00C11D85" w:rsidRDefault="001F137E" w:rsidP="003B2A9E">
            <w:pPr>
              <w:pStyle w:val="TABLE-cell"/>
              <w:rPr>
                <w:i/>
              </w:rPr>
            </w:pPr>
            <w:r w:rsidRPr="00C11D85">
              <w:rPr>
                <w:i/>
              </w:rPr>
              <w:t>not specified</w:t>
            </w:r>
          </w:p>
        </w:tc>
        <w:tc>
          <w:tcPr>
            <w:tcW w:w="1258" w:type="dxa"/>
            <w:shd w:val="clear" w:color="auto" w:fill="auto"/>
          </w:tcPr>
          <w:p w14:paraId="1640D310" w14:textId="77777777" w:rsidR="001F137E" w:rsidRPr="00C11D85" w:rsidRDefault="001F137E" w:rsidP="003B2A9E">
            <w:pPr>
              <w:pStyle w:val="TABLE-cell"/>
              <w:rPr>
                <w:i/>
              </w:rPr>
            </w:pPr>
            <w:r w:rsidRPr="00C11D85">
              <w:rPr>
                <w:i/>
              </w:rPr>
              <w:t>not specified</w:t>
            </w:r>
          </w:p>
        </w:tc>
        <w:tc>
          <w:tcPr>
            <w:tcW w:w="5661" w:type="dxa"/>
            <w:shd w:val="clear" w:color="auto" w:fill="auto"/>
          </w:tcPr>
          <w:p w14:paraId="4FEDC648" w14:textId="77777777" w:rsidR="001F137E" w:rsidRPr="00C11D85" w:rsidRDefault="001F137E" w:rsidP="003B2A9E">
            <w:pPr>
              <w:pStyle w:val="TABLE-cell"/>
            </w:pPr>
            <w:r w:rsidRPr="00C11D85">
              <w:t xml:space="preserve">GET: Shall define a request that the receiver is to return, in a SHOW message, all attributes and properties about the </w:t>
            </w:r>
            <w:r w:rsidRPr="00C11D85">
              <w:rPr>
                <w:i/>
              </w:rPr>
              <w:t>Personnel Classes</w:t>
            </w:r>
            <w:r w:rsidRPr="00C11D85">
              <w:t xml:space="preserve"> that match the wildcard and the list of </w:t>
            </w:r>
            <w:r w:rsidRPr="00C11D85">
              <w:rPr>
                <w:i/>
              </w:rPr>
              <w:t xml:space="preserve">Person IDs </w:t>
            </w:r>
            <w:r w:rsidRPr="00C11D85">
              <w:t xml:space="preserve">of each </w:t>
            </w:r>
            <w:r w:rsidRPr="00C11D85">
              <w:rPr>
                <w:i/>
              </w:rPr>
              <w:t>Personnel Class</w:t>
            </w:r>
            <w:r w:rsidRPr="00C11D85">
              <w:t>.</w:t>
            </w:r>
          </w:p>
          <w:p w14:paraId="6FDC9E35" w14:textId="77777777" w:rsidR="001F137E" w:rsidRPr="00C11D85" w:rsidRDefault="001F137E" w:rsidP="003B2A9E">
            <w:pPr>
              <w:pStyle w:val="TABLE-cell"/>
            </w:pPr>
            <w:r w:rsidRPr="00C11D85">
              <w:t>Example 1</w:t>
            </w:r>
            <w:r w:rsidRPr="00C11D85">
              <w:tab/>
              <w:t xml:space="preserve">To return all </w:t>
            </w:r>
            <w:r w:rsidRPr="00C11D85">
              <w:rPr>
                <w:i/>
              </w:rPr>
              <w:t>Personnel Classes</w:t>
            </w:r>
            <w:r w:rsidRPr="00C11D85">
              <w:t>, specify a “*” as the wildcard.</w:t>
            </w:r>
          </w:p>
          <w:p w14:paraId="7DAE403A" w14:textId="77777777" w:rsidR="001F137E" w:rsidRPr="00C11D85" w:rsidRDefault="001F137E" w:rsidP="003B2A9E">
            <w:pPr>
              <w:pStyle w:val="TABLE-cell"/>
            </w:pPr>
            <w:r w:rsidRPr="00C11D85">
              <w:t>PROCESS: Error.</w:t>
            </w:r>
          </w:p>
          <w:p w14:paraId="20E2DD58" w14:textId="77777777" w:rsidR="001F137E" w:rsidRPr="00C11D85" w:rsidRDefault="001F137E" w:rsidP="003B2A9E">
            <w:pPr>
              <w:pStyle w:val="TABLE-cell"/>
            </w:pPr>
            <w:r w:rsidRPr="00C11D85">
              <w:t xml:space="preserve">CHANGE: Error (no property values are specified). </w:t>
            </w:r>
          </w:p>
          <w:p w14:paraId="3A523E94" w14:textId="77777777" w:rsidR="001F137E" w:rsidRPr="00C11D85" w:rsidRDefault="001F137E" w:rsidP="003B2A9E">
            <w:pPr>
              <w:pStyle w:val="TABLE-cell"/>
            </w:pPr>
            <w:r w:rsidRPr="00C11D85">
              <w:t xml:space="preserve">CANCEL: Shall define a request that the receiver is to cancel all </w:t>
            </w:r>
            <w:r w:rsidRPr="00C11D85">
              <w:rPr>
                <w:i/>
              </w:rPr>
              <w:t>Personnel Classes</w:t>
            </w:r>
            <w:r w:rsidRPr="00C11D85">
              <w:t xml:space="preserve"> matching the wildcard. </w:t>
            </w:r>
          </w:p>
          <w:p w14:paraId="003783CB" w14:textId="77777777" w:rsidR="001F137E" w:rsidRPr="00C11D85" w:rsidRDefault="001F137E" w:rsidP="003B2A9E">
            <w:pPr>
              <w:pStyle w:val="TABLE-cell"/>
            </w:pPr>
            <w:r w:rsidRPr="00C11D85">
              <w:t>SYNC ADD: Error.</w:t>
            </w:r>
          </w:p>
          <w:p w14:paraId="6CC7B5EB" w14:textId="77777777" w:rsidR="001F137E" w:rsidRPr="00C11D85" w:rsidRDefault="001F137E" w:rsidP="003B2A9E">
            <w:pPr>
              <w:pStyle w:val="TABLE-cell"/>
            </w:pPr>
            <w:r w:rsidRPr="00C11D85">
              <w:t>SYNC CHANGE: Error (no property values are specified).</w:t>
            </w:r>
          </w:p>
          <w:p w14:paraId="2312E79F" w14:textId="77777777" w:rsidR="001F137E" w:rsidRDefault="001F137E" w:rsidP="003B2A9E">
            <w:pPr>
              <w:pStyle w:val="TABLE-cell"/>
              <w:rPr>
                <w:ins w:id="1407" w:author="Dennis Brandl" w:date="2018-03-03T06:27:00Z"/>
              </w:rPr>
            </w:pPr>
            <w:r w:rsidRPr="00C11D85">
              <w:t xml:space="preserve">SYNC DELETE: Shall define a request that the receiver is to delete all </w:t>
            </w:r>
            <w:r w:rsidRPr="00C11D85">
              <w:rPr>
                <w:i/>
              </w:rPr>
              <w:t>Personnel Classes</w:t>
            </w:r>
            <w:r w:rsidRPr="00C11D85">
              <w:t xml:space="preserve"> matching the wildcard.</w:t>
            </w:r>
          </w:p>
          <w:p w14:paraId="449AFAE6" w14:textId="274C91EF" w:rsidR="0059222C" w:rsidRPr="00C11D85" w:rsidRDefault="0059222C" w:rsidP="003B2A9E">
            <w:pPr>
              <w:pStyle w:val="TABLE-cell"/>
            </w:pPr>
            <w:ins w:id="1408" w:author="Dennis Brandl" w:date="2018-03-03T06:27:00Z">
              <w:r>
                <w:t>NOTIFY: Error.</w:t>
              </w:r>
            </w:ins>
          </w:p>
        </w:tc>
      </w:tr>
      <w:tr w:rsidR="00C11D85" w:rsidRPr="00C11D85" w14:paraId="06919308" w14:textId="77777777" w:rsidTr="00C11D85">
        <w:tc>
          <w:tcPr>
            <w:tcW w:w="1183" w:type="dxa"/>
            <w:shd w:val="clear" w:color="auto" w:fill="auto"/>
          </w:tcPr>
          <w:p w14:paraId="4E61F912" w14:textId="77777777" w:rsidR="001F137E" w:rsidRPr="00C11D85" w:rsidRDefault="001F137E" w:rsidP="003B2A9E">
            <w:pPr>
              <w:pStyle w:val="TABLE-cell"/>
            </w:pPr>
            <w:r w:rsidRPr="00C11D85">
              <w:t>Wildcard specified</w:t>
            </w:r>
          </w:p>
        </w:tc>
        <w:tc>
          <w:tcPr>
            <w:tcW w:w="1258" w:type="dxa"/>
            <w:shd w:val="clear" w:color="auto" w:fill="auto"/>
          </w:tcPr>
          <w:p w14:paraId="1F9D0FC4" w14:textId="77777777" w:rsidR="001F137E" w:rsidRPr="00C11D85" w:rsidRDefault="001F137E" w:rsidP="003B2A9E">
            <w:pPr>
              <w:pStyle w:val="TABLE-cell"/>
            </w:pPr>
            <w:r w:rsidRPr="00C11D85">
              <w:t>Wildcard specified</w:t>
            </w:r>
          </w:p>
        </w:tc>
        <w:tc>
          <w:tcPr>
            <w:tcW w:w="1258" w:type="dxa"/>
            <w:shd w:val="clear" w:color="auto" w:fill="auto"/>
          </w:tcPr>
          <w:p w14:paraId="67729F14" w14:textId="77777777" w:rsidR="001F137E" w:rsidRPr="00C11D85" w:rsidRDefault="001F137E" w:rsidP="003B2A9E">
            <w:pPr>
              <w:pStyle w:val="TABLE-cell"/>
              <w:rPr>
                <w:i/>
              </w:rPr>
            </w:pPr>
            <w:r w:rsidRPr="00C11D85">
              <w:rPr>
                <w:i/>
              </w:rPr>
              <w:t>not specified</w:t>
            </w:r>
          </w:p>
        </w:tc>
        <w:tc>
          <w:tcPr>
            <w:tcW w:w="5661" w:type="dxa"/>
            <w:shd w:val="clear" w:color="auto" w:fill="auto"/>
          </w:tcPr>
          <w:p w14:paraId="334DAA0B" w14:textId="77777777" w:rsidR="001F137E" w:rsidRPr="00C11D85" w:rsidRDefault="001F137E" w:rsidP="003B2A9E">
            <w:pPr>
              <w:pStyle w:val="TABLE-cell"/>
            </w:pPr>
            <w:r w:rsidRPr="00C11D85">
              <w:t xml:space="preserve">GET: Shall define a request that the receiver is to return, in a SHOW message, all attributes of the </w:t>
            </w:r>
            <w:r w:rsidRPr="00C11D85">
              <w:rPr>
                <w:i/>
              </w:rPr>
              <w:t>Personnel Classes</w:t>
            </w:r>
            <w:r w:rsidRPr="00C11D85">
              <w:t xml:space="preserve"> that match the wildcard, and for each class return all </w:t>
            </w:r>
            <w:r w:rsidRPr="00C11D85">
              <w:rPr>
                <w:i/>
              </w:rPr>
              <w:t>Personnel Class Properties</w:t>
            </w:r>
            <w:r w:rsidRPr="00C11D85">
              <w:t xml:space="preserve"> that match the property wildcards, and the list of </w:t>
            </w:r>
            <w:r w:rsidRPr="00C11D85">
              <w:rPr>
                <w:i/>
              </w:rPr>
              <w:t xml:space="preserve">Person IDs </w:t>
            </w:r>
            <w:r w:rsidRPr="00C11D85">
              <w:t>of to the class.</w:t>
            </w:r>
          </w:p>
          <w:p w14:paraId="4581316D" w14:textId="77777777" w:rsidR="001F137E" w:rsidRPr="00C11D85" w:rsidRDefault="001F137E" w:rsidP="003B2A9E">
            <w:pPr>
              <w:pStyle w:val="TABLE-cell"/>
            </w:pPr>
            <w:r w:rsidRPr="00C11D85">
              <w:t>Example 2</w:t>
            </w:r>
            <w:r w:rsidRPr="00C11D85">
              <w:tab/>
              <w:t>To return a single property, specify the single Personnel</w:t>
            </w:r>
            <w:r w:rsidRPr="00C11D85">
              <w:rPr>
                <w:i/>
              </w:rPr>
              <w:t xml:space="preserve"> Class</w:t>
            </w:r>
            <w:r w:rsidRPr="00C11D85">
              <w:t xml:space="preserve"> </w:t>
            </w:r>
            <w:r w:rsidRPr="00C11D85">
              <w:rPr>
                <w:i/>
              </w:rPr>
              <w:t>Property</w:t>
            </w:r>
            <w:r w:rsidRPr="00C11D85">
              <w:t xml:space="preserve"> </w:t>
            </w:r>
            <w:r w:rsidRPr="00C11D85">
              <w:rPr>
                <w:i/>
              </w:rPr>
              <w:t>ID</w:t>
            </w:r>
            <w:r w:rsidRPr="00C11D85">
              <w:t xml:space="preserve"> in the property wildcard.</w:t>
            </w:r>
          </w:p>
          <w:p w14:paraId="0851FCBD" w14:textId="77777777" w:rsidR="001F137E" w:rsidRPr="00C11D85" w:rsidRDefault="001F137E" w:rsidP="003B2A9E">
            <w:pPr>
              <w:pStyle w:val="TABLE-cell"/>
            </w:pPr>
            <w:r w:rsidRPr="00C11D85">
              <w:t>Example 3</w:t>
            </w:r>
            <w:r w:rsidRPr="00C11D85">
              <w:tab/>
              <w:t xml:space="preserve">To return all </w:t>
            </w:r>
            <w:r w:rsidRPr="00C11D85">
              <w:rPr>
                <w:i/>
              </w:rPr>
              <w:t>Personnel Class</w:t>
            </w:r>
            <w:r w:rsidRPr="00C11D85">
              <w:t xml:space="preserve"> properties, specify a “*” as the property wildcard.</w:t>
            </w:r>
          </w:p>
          <w:p w14:paraId="4C59A5D7" w14:textId="77777777" w:rsidR="001F137E" w:rsidRPr="00C11D85" w:rsidRDefault="001F137E" w:rsidP="003B2A9E">
            <w:pPr>
              <w:pStyle w:val="TABLE-cell"/>
            </w:pPr>
            <w:r w:rsidRPr="00C11D85">
              <w:t>Example 4</w:t>
            </w:r>
            <w:r w:rsidRPr="00C11D85">
              <w:tab/>
              <w:t xml:space="preserve">To return a single </w:t>
            </w:r>
            <w:r w:rsidRPr="00C11D85">
              <w:rPr>
                <w:i/>
              </w:rPr>
              <w:t>Personnel Class</w:t>
            </w:r>
            <w:r w:rsidRPr="00C11D85">
              <w:t xml:space="preserve">, specify the </w:t>
            </w:r>
            <w:r w:rsidRPr="00C11D85">
              <w:rPr>
                <w:i/>
              </w:rPr>
              <w:t>Personnel Class</w:t>
            </w:r>
            <w:r w:rsidRPr="00C11D85">
              <w:t xml:space="preserve"> ID in the wildcard.</w:t>
            </w:r>
          </w:p>
          <w:p w14:paraId="263C1860" w14:textId="77777777" w:rsidR="001F137E" w:rsidRPr="00C11D85" w:rsidRDefault="001F137E" w:rsidP="003B2A9E">
            <w:pPr>
              <w:pStyle w:val="TABLE-cell"/>
            </w:pPr>
            <w:r w:rsidRPr="00C11D85">
              <w:t>Example 5</w:t>
            </w:r>
            <w:r w:rsidRPr="00C11D85">
              <w:tab/>
              <w:t xml:space="preserve">To return all </w:t>
            </w:r>
            <w:r w:rsidRPr="00C11D85">
              <w:rPr>
                <w:i/>
              </w:rPr>
              <w:t>Personnel Classes</w:t>
            </w:r>
            <w:r w:rsidRPr="00C11D85">
              <w:t>, specify a “*” as the wildcard.</w:t>
            </w:r>
          </w:p>
          <w:p w14:paraId="6A7FEA99" w14:textId="77777777" w:rsidR="001F137E" w:rsidRPr="00C11D85" w:rsidRDefault="001F137E" w:rsidP="003B2A9E">
            <w:pPr>
              <w:pStyle w:val="TABLE-cell"/>
            </w:pPr>
            <w:r w:rsidRPr="00C11D85">
              <w:t>PROCESS: Error.</w:t>
            </w:r>
          </w:p>
          <w:p w14:paraId="4857D39C" w14:textId="77777777" w:rsidR="001F137E" w:rsidRPr="00C11D85" w:rsidRDefault="001F137E" w:rsidP="003B2A9E">
            <w:pPr>
              <w:pStyle w:val="TABLE-cell"/>
            </w:pPr>
            <w:r w:rsidRPr="00C11D85">
              <w:t xml:space="preserve">CHANGE: Error (no property values are specified). </w:t>
            </w:r>
          </w:p>
          <w:p w14:paraId="6C5DF451" w14:textId="77777777" w:rsidR="001F137E" w:rsidRPr="00C11D85" w:rsidRDefault="001F137E" w:rsidP="003B2A9E">
            <w:pPr>
              <w:pStyle w:val="TABLE-cell"/>
            </w:pPr>
            <w:r w:rsidRPr="00C11D85">
              <w:t xml:space="preserve">CANCEL: Shall define a request that the receiver is to cancel all properties matching the property wildcard of all </w:t>
            </w:r>
            <w:r w:rsidRPr="00C11D85">
              <w:rPr>
                <w:i/>
              </w:rPr>
              <w:t>Personnel Classes</w:t>
            </w:r>
            <w:r w:rsidRPr="00C11D85">
              <w:t xml:space="preserve"> that match the wildcard. </w:t>
            </w:r>
          </w:p>
          <w:p w14:paraId="6B72AFCC" w14:textId="77777777" w:rsidR="001F137E" w:rsidRPr="00C11D85" w:rsidRDefault="001F137E" w:rsidP="003B2A9E">
            <w:pPr>
              <w:pStyle w:val="TABLE-cell"/>
            </w:pPr>
            <w:r w:rsidRPr="00C11D85">
              <w:t>SYNC ADD: Error.</w:t>
            </w:r>
          </w:p>
          <w:p w14:paraId="29CF265D" w14:textId="77777777" w:rsidR="001F137E" w:rsidRPr="00C11D85" w:rsidRDefault="001F137E" w:rsidP="003B2A9E">
            <w:pPr>
              <w:pStyle w:val="TABLE-cell"/>
            </w:pPr>
            <w:r w:rsidRPr="00C11D85">
              <w:t>SYNC CHANGE: Error (no property values are specified).</w:t>
            </w:r>
          </w:p>
          <w:p w14:paraId="3F874921" w14:textId="77777777" w:rsidR="001F137E" w:rsidRDefault="001F137E" w:rsidP="003B2A9E">
            <w:pPr>
              <w:pStyle w:val="TABLE-cell"/>
              <w:rPr>
                <w:ins w:id="1409" w:author="Dennis Brandl" w:date="2018-03-03T06:27:00Z"/>
              </w:rPr>
            </w:pPr>
            <w:r w:rsidRPr="00C11D85">
              <w:t xml:space="preserve">SYNC DELETE: Shall define a request that the receiver is to delete all properties that match the property wildcard of all </w:t>
            </w:r>
            <w:r w:rsidRPr="00C11D85">
              <w:rPr>
                <w:i/>
              </w:rPr>
              <w:t>Personnel Classes</w:t>
            </w:r>
            <w:r w:rsidRPr="00C11D85">
              <w:t xml:space="preserve"> that match the wildcard. </w:t>
            </w:r>
          </w:p>
          <w:p w14:paraId="0AFF7E01" w14:textId="440D3F85" w:rsidR="0059222C" w:rsidRPr="00C11D85" w:rsidRDefault="0059222C" w:rsidP="003B2A9E">
            <w:pPr>
              <w:pStyle w:val="TABLE-cell"/>
            </w:pPr>
            <w:ins w:id="1410" w:author="Dennis Brandl" w:date="2018-03-03T06:27:00Z">
              <w:r>
                <w:t>NOTIFY: Error.</w:t>
              </w:r>
            </w:ins>
          </w:p>
        </w:tc>
      </w:tr>
    </w:tbl>
    <w:p w14:paraId="19C242E5" w14:textId="77777777" w:rsidR="001F137E" w:rsidRPr="000615A5" w:rsidRDefault="001F137E" w:rsidP="009A3909">
      <w:pPr>
        <w:pStyle w:val="NOTE"/>
      </w:pPr>
    </w:p>
    <w:p w14:paraId="4C8D0C61" w14:textId="77777777" w:rsidR="001F137E" w:rsidRPr="000615A5" w:rsidRDefault="001F137E" w:rsidP="009A3909">
      <w:pPr>
        <w:pStyle w:val="Heading3"/>
      </w:pPr>
      <w:bookmarkStart w:id="1411" w:name="_Toc507944855"/>
      <w:r w:rsidRPr="000615A5">
        <w:t>Person verbs</w:t>
      </w:r>
      <w:bookmarkEnd w:id="1411"/>
    </w:p>
    <w:p w14:paraId="5A20C020" w14:textId="3AD79AB1" w:rsidR="001F137E" w:rsidRPr="000615A5" w:rsidRDefault="00672F56" w:rsidP="003B2A9E">
      <w:pPr>
        <w:pStyle w:val="PARAGRAPH"/>
      </w:pPr>
      <w:r>
        <w:t>All verbs</w:t>
      </w:r>
      <w:r w:rsidR="009A3909">
        <w:t xml:space="preserve"> </w:t>
      </w:r>
      <w:r>
        <w:t>shall be valid</w:t>
      </w:r>
      <w:r w:rsidR="001F137E" w:rsidRPr="000615A5">
        <w:t xml:space="preserve"> for a </w:t>
      </w:r>
      <w:r w:rsidR="001F137E" w:rsidRPr="00C11D85">
        <w:rPr>
          <w:i/>
        </w:rPr>
        <w:t>person</w:t>
      </w:r>
      <w:r w:rsidR="001F137E" w:rsidRPr="000615A5">
        <w:t xml:space="preserve"> noun.   </w:t>
      </w:r>
    </w:p>
    <w:p w14:paraId="35777221" w14:textId="48A94900" w:rsidR="001F137E" w:rsidRPr="000615A5" w:rsidRDefault="003932B6" w:rsidP="001F137E">
      <w:pPr>
        <w:pStyle w:val="NOTE"/>
        <w:ind w:left="624" w:hanging="624"/>
      </w:pPr>
      <w:r>
        <w:t>NOTE</w:t>
      </w:r>
      <w:r w:rsidR="001F137E" w:rsidRPr="000615A5">
        <w:tab/>
        <w:t xml:space="preserve">This contains information about </w:t>
      </w:r>
      <w:r w:rsidR="001F137E" w:rsidRPr="00C11D85">
        <w:rPr>
          <w:i/>
        </w:rPr>
        <w:t>persons</w:t>
      </w:r>
      <w:r w:rsidR="001F137E" w:rsidRPr="000615A5">
        <w:t xml:space="preserve"> and their </w:t>
      </w:r>
      <w:r w:rsidR="001F137E" w:rsidRPr="00C11D85">
        <w:rPr>
          <w:i/>
        </w:rPr>
        <w:t>person properties</w:t>
      </w:r>
      <w:r w:rsidR="001F137E" w:rsidRPr="000615A5">
        <w:t xml:space="preserve">.  The returned information does not contain the </w:t>
      </w:r>
      <w:r w:rsidR="001F137E" w:rsidRPr="00C11D85">
        <w:rPr>
          <w:i/>
        </w:rPr>
        <w:t>personnel class</w:t>
      </w:r>
      <w:r w:rsidR="001F137E" w:rsidRPr="000615A5">
        <w:t xml:space="preserve"> objects associated with the person, but does contain the IDs of the </w:t>
      </w:r>
      <w:r w:rsidR="001F137E" w:rsidRPr="00C11D85">
        <w:rPr>
          <w:i/>
        </w:rPr>
        <w:t>personnel classes</w:t>
      </w:r>
      <w:r w:rsidR="001F137E" w:rsidRPr="000615A5">
        <w:t xml:space="preserve"> the person belongs to. </w:t>
      </w:r>
    </w:p>
    <w:p w14:paraId="4262220C" w14:textId="77777777" w:rsidR="001F137E" w:rsidRPr="000615A5" w:rsidRDefault="001F137E" w:rsidP="009A3909">
      <w:pPr>
        <w:pStyle w:val="Heading3"/>
      </w:pPr>
      <w:bookmarkStart w:id="1412" w:name="_Toc507944856"/>
      <w:r w:rsidRPr="000615A5">
        <w:lastRenderedPageBreak/>
        <w:t>Person verb actions</w:t>
      </w:r>
      <w:bookmarkEnd w:id="1412"/>
    </w:p>
    <w:p w14:paraId="49C0F9D4" w14:textId="5790FED7" w:rsidR="001F137E" w:rsidRPr="000615A5" w:rsidRDefault="001F137E" w:rsidP="003B2A9E">
      <w:pPr>
        <w:pStyle w:val="PARAGRAPH"/>
      </w:pPr>
      <w:r w:rsidRPr="000615A5">
        <w:t xml:space="preserve">The actions performed on a </w:t>
      </w:r>
      <w:r w:rsidRPr="00C11D85">
        <w:rPr>
          <w:i/>
        </w:rPr>
        <w:t>person</w:t>
      </w:r>
      <w:r w:rsidRPr="000615A5">
        <w:t xml:space="preserve"> </w:t>
      </w:r>
      <w:r w:rsidR="00751BC9">
        <w:t>noun are defined in</w:t>
      </w:r>
      <w:r w:rsidRPr="000615A5">
        <w:t xml:space="preserve"> </w:t>
      </w:r>
      <w:r w:rsidRPr="000615A5">
        <w:fldChar w:fldCharType="begin"/>
      </w:r>
      <w:r w:rsidRPr="000615A5">
        <w:instrText xml:space="preserve"> REF _Ref106948742 </w:instrText>
      </w:r>
      <w:r w:rsidRPr="000615A5">
        <w:fldChar w:fldCharType="separate"/>
      </w:r>
      <w:r w:rsidR="00036893" w:rsidRPr="000615A5">
        <w:t xml:space="preserve">Table </w:t>
      </w:r>
      <w:r w:rsidR="00036893">
        <w:rPr>
          <w:noProof/>
        </w:rPr>
        <w:t>9</w:t>
      </w:r>
      <w:r w:rsidRPr="000615A5">
        <w:fldChar w:fldCharType="end"/>
      </w:r>
      <w:r w:rsidRPr="000615A5">
        <w:t>.</w:t>
      </w:r>
    </w:p>
    <w:p w14:paraId="0B3D2132" w14:textId="708D6355" w:rsidR="001F137E" w:rsidRPr="000615A5" w:rsidRDefault="001F137E" w:rsidP="00BF396C">
      <w:pPr>
        <w:pStyle w:val="TABLE-title"/>
      </w:pPr>
      <w:bookmarkStart w:id="1413" w:name="_Ref106948742"/>
      <w:bookmarkStart w:id="1414" w:name="_Toc61597313"/>
      <w:bookmarkStart w:id="1415" w:name="_Toc66633540"/>
      <w:bookmarkStart w:id="1416" w:name="_Toc93913230"/>
      <w:bookmarkStart w:id="1417" w:name="_Toc94085652"/>
      <w:bookmarkStart w:id="1418" w:name="_Toc99938134"/>
      <w:bookmarkStart w:id="1419" w:name="_Toc104708473"/>
      <w:bookmarkStart w:id="1420" w:name="_Toc111971577"/>
      <w:bookmarkStart w:id="1421" w:name="_Toc111991830"/>
      <w:bookmarkStart w:id="1422" w:name="_Toc112730157"/>
      <w:bookmarkStart w:id="1423" w:name="_Toc120010353"/>
      <w:bookmarkStart w:id="1424" w:name="_Toc130399768"/>
      <w:bookmarkStart w:id="1425" w:name="_Toc131732199"/>
      <w:bookmarkStart w:id="1426" w:name="_Toc134537668"/>
      <w:bookmarkStart w:id="1427" w:name="_Toc483857362"/>
      <w:r w:rsidRPr="000615A5">
        <w:t xml:space="preserve">Table </w:t>
      </w:r>
      <w:r w:rsidRPr="000615A5">
        <w:fldChar w:fldCharType="begin"/>
      </w:r>
      <w:r w:rsidRPr="000615A5">
        <w:instrText xml:space="preserve"> SEQ Table \* ARABIC </w:instrText>
      </w:r>
      <w:r w:rsidRPr="000615A5">
        <w:fldChar w:fldCharType="separate"/>
      </w:r>
      <w:r w:rsidR="00036893">
        <w:rPr>
          <w:noProof/>
        </w:rPr>
        <w:t>9</w:t>
      </w:r>
      <w:r w:rsidRPr="000615A5">
        <w:fldChar w:fldCharType="end"/>
      </w:r>
      <w:bookmarkEnd w:id="1413"/>
      <w:r w:rsidRPr="000615A5">
        <w:t xml:space="preserve"> </w:t>
      </w:r>
      <w:r w:rsidR="00270E45">
        <w:t>–</w:t>
      </w:r>
      <w:r w:rsidRPr="000615A5">
        <w:t xml:space="preserve"> Person</w:t>
      </w:r>
      <w:r w:rsidR="00270E45">
        <w:t xml:space="preserve"> </w:t>
      </w:r>
      <w:r w:rsidRPr="000615A5">
        <w:t xml:space="preserve">verb </w:t>
      </w:r>
      <w:bookmarkEnd w:id="1414"/>
      <w:bookmarkEnd w:id="1415"/>
      <w:bookmarkEnd w:id="1416"/>
      <w:bookmarkEnd w:id="1417"/>
      <w:bookmarkEnd w:id="1418"/>
      <w:bookmarkEnd w:id="1419"/>
      <w:bookmarkEnd w:id="1420"/>
      <w:r w:rsidRPr="000615A5">
        <w:t>actions</w:t>
      </w:r>
      <w:bookmarkEnd w:id="1421"/>
      <w:bookmarkEnd w:id="1422"/>
      <w:bookmarkEnd w:id="1423"/>
      <w:bookmarkEnd w:id="1424"/>
      <w:bookmarkEnd w:id="1425"/>
      <w:bookmarkEnd w:id="1426"/>
      <w:bookmarkEnd w:id="14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5"/>
        <w:gridCol w:w="1227"/>
        <w:gridCol w:w="1228"/>
        <w:gridCol w:w="5432"/>
      </w:tblGrid>
      <w:tr w:rsidR="00C11D85" w:rsidRPr="00C11D85" w14:paraId="1070B01A" w14:textId="77777777" w:rsidTr="00C11D85">
        <w:trPr>
          <w:tblHeader/>
        </w:trPr>
        <w:tc>
          <w:tcPr>
            <w:tcW w:w="1080" w:type="dxa"/>
            <w:shd w:val="clear" w:color="auto" w:fill="auto"/>
            <w:vAlign w:val="center"/>
          </w:tcPr>
          <w:p w14:paraId="432F3336" w14:textId="77777777" w:rsidR="001F137E" w:rsidRPr="00C11D85" w:rsidRDefault="001F137E" w:rsidP="003B2A9E">
            <w:pPr>
              <w:pStyle w:val="TABLE-col-heading"/>
            </w:pPr>
            <w:r w:rsidRPr="00C11D85">
              <w:t xml:space="preserve">Value of Person </w:t>
            </w:r>
            <w:r w:rsidRPr="00C11D85">
              <w:br/>
              <w:t>ID</w:t>
            </w:r>
          </w:p>
        </w:tc>
        <w:tc>
          <w:tcPr>
            <w:tcW w:w="1260" w:type="dxa"/>
            <w:shd w:val="clear" w:color="auto" w:fill="auto"/>
            <w:vAlign w:val="center"/>
          </w:tcPr>
          <w:p w14:paraId="04CC735D" w14:textId="77777777" w:rsidR="001F137E" w:rsidRPr="00C11D85" w:rsidRDefault="001F137E" w:rsidP="003B2A9E">
            <w:pPr>
              <w:pStyle w:val="TABLE-col-heading"/>
            </w:pPr>
            <w:r w:rsidRPr="00C11D85">
              <w:t>Value of Person Property ID</w:t>
            </w:r>
          </w:p>
        </w:tc>
        <w:tc>
          <w:tcPr>
            <w:tcW w:w="1260" w:type="dxa"/>
            <w:shd w:val="clear" w:color="auto" w:fill="auto"/>
          </w:tcPr>
          <w:p w14:paraId="32727AF9" w14:textId="77777777" w:rsidR="001F137E" w:rsidRPr="00C11D85" w:rsidRDefault="001F137E" w:rsidP="003B2A9E">
            <w:pPr>
              <w:pStyle w:val="TABLE-col-heading"/>
            </w:pPr>
            <w:r w:rsidRPr="00C11D85">
              <w:t>Person Property Value</w:t>
            </w:r>
          </w:p>
        </w:tc>
        <w:tc>
          <w:tcPr>
            <w:tcW w:w="5868" w:type="dxa"/>
            <w:shd w:val="clear" w:color="auto" w:fill="auto"/>
            <w:vAlign w:val="center"/>
          </w:tcPr>
          <w:p w14:paraId="6CE4612B" w14:textId="43DE2441" w:rsidR="001F137E" w:rsidRPr="00C11D85" w:rsidRDefault="00751BC9" w:rsidP="003B2A9E">
            <w:pPr>
              <w:pStyle w:val="TABLE-col-heading"/>
            </w:pPr>
            <w:r>
              <w:t>Verb action on noun</w:t>
            </w:r>
          </w:p>
        </w:tc>
      </w:tr>
      <w:tr w:rsidR="00C11D85" w:rsidRPr="00C11D85" w14:paraId="00898773" w14:textId="77777777" w:rsidTr="00C11D85">
        <w:tc>
          <w:tcPr>
            <w:tcW w:w="1080" w:type="dxa"/>
            <w:shd w:val="clear" w:color="auto" w:fill="auto"/>
          </w:tcPr>
          <w:p w14:paraId="4E208420" w14:textId="77777777" w:rsidR="001F137E" w:rsidRPr="00C11D85" w:rsidRDefault="001F137E" w:rsidP="003B2A9E">
            <w:pPr>
              <w:pStyle w:val="TABLE-cell"/>
            </w:pPr>
            <w:r w:rsidRPr="00C11D85">
              <w:t>IDs  specified</w:t>
            </w:r>
          </w:p>
        </w:tc>
        <w:tc>
          <w:tcPr>
            <w:tcW w:w="1260" w:type="dxa"/>
            <w:shd w:val="clear" w:color="auto" w:fill="auto"/>
          </w:tcPr>
          <w:p w14:paraId="50799FAF" w14:textId="77777777" w:rsidR="001F137E" w:rsidRPr="00C11D85" w:rsidRDefault="001F137E" w:rsidP="003B2A9E">
            <w:pPr>
              <w:pStyle w:val="TABLE-cell"/>
              <w:rPr>
                <w:i/>
              </w:rPr>
            </w:pPr>
            <w:r w:rsidRPr="00C11D85">
              <w:rPr>
                <w:i/>
              </w:rPr>
              <w:t>not specified</w:t>
            </w:r>
          </w:p>
        </w:tc>
        <w:tc>
          <w:tcPr>
            <w:tcW w:w="1260" w:type="dxa"/>
            <w:shd w:val="clear" w:color="auto" w:fill="auto"/>
          </w:tcPr>
          <w:p w14:paraId="64EFD12B" w14:textId="77777777" w:rsidR="001F137E" w:rsidRPr="00C11D85" w:rsidRDefault="001F137E" w:rsidP="003B2A9E">
            <w:pPr>
              <w:pStyle w:val="TABLE-cell"/>
              <w:rPr>
                <w:i/>
              </w:rPr>
            </w:pPr>
            <w:r w:rsidRPr="00C11D85">
              <w:rPr>
                <w:i/>
              </w:rPr>
              <w:t>not specified</w:t>
            </w:r>
          </w:p>
        </w:tc>
        <w:tc>
          <w:tcPr>
            <w:tcW w:w="5868" w:type="dxa"/>
            <w:shd w:val="clear" w:color="auto" w:fill="auto"/>
          </w:tcPr>
          <w:p w14:paraId="5F383B3B"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Persons</w:t>
            </w:r>
            <w:r w:rsidRPr="00C11D85">
              <w:t xml:space="preserve">, all properties and their attributes, and the list of </w:t>
            </w:r>
            <w:r w:rsidRPr="00C11D85">
              <w:rPr>
                <w:i/>
              </w:rPr>
              <w:t>Personnel Class IDs</w:t>
            </w:r>
            <w:r w:rsidRPr="00C11D85">
              <w:t xml:space="preserve"> of the </w:t>
            </w:r>
            <w:r w:rsidRPr="00C11D85">
              <w:rPr>
                <w:i/>
              </w:rPr>
              <w:t>Persons</w:t>
            </w:r>
            <w:r w:rsidRPr="00C11D85">
              <w:t>.</w:t>
            </w:r>
          </w:p>
          <w:p w14:paraId="0B4533C2" w14:textId="77777777" w:rsidR="001F137E" w:rsidRPr="00C11D85" w:rsidRDefault="001F137E" w:rsidP="003B2A9E">
            <w:pPr>
              <w:pStyle w:val="TABLE-cell"/>
            </w:pPr>
            <w:r w:rsidRPr="00C11D85">
              <w:t xml:space="preserve">PROCESS: Shall define a request that the receiver is to add </w:t>
            </w:r>
            <w:r w:rsidRPr="00C11D85">
              <w:rPr>
                <w:i/>
              </w:rPr>
              <w:t>Persons</w:t>
            </w:r>
            <w:r w:rsidRPr="00C11D85">
              <w:t xml:space="preserve">. The message defines suggested IDs for the </w:t>
            </w:r>
            <w:r w:rsidRPr="00C11D85">
              <w:rPr>
                <w:i/>
              </w:rPr>
              <w:t>Persons</w:t>
            </w:r>
            <w:r w:rsidRPr="00C11D85">
              <w:t xml:space="preserve">. The receiver adds the </w:t>
            </w:r>
            <w:r w:rsidRPr="00C11D85">
              <w:rPr>
                <w:i/>
              </w:rPr>
              <w:t>Persons</w:t>
            </w:r>
            <w:r w:rsidRPr="00C11D85">
              <w:t xml:space="preserve"> and assigns IDs.  The assigned IDs shall be returned in the ACKNOWLEDGE message.</w:t>
            </w:r>
          </w:p>
          <w:p w14:paraId="78DF4D79" w14:textId="77777777" w:rsidR="001F137E" w:rsidRPr="00C11D85" w:rsidRDefault="001F137E" w:rsidP="003B2A9E">
            <w:pPr>
              <w:pStyle w:val="TABLE-cell"/>
            </w:pPr>
            <w:r w:rsidRPr="00C11D85">
              <w:t xml:space="preserve">CHANGE: The specified attributes of the specified </w:t>
            </w:r>
            <w:r w:rsidRPr="00C11D85">
              <w:rPr>
                <w:i/>
              </w:rPr>
              <w:t xml:space="preserve">Persons </w:t>
            </w:r>
            <w:r w:rsidRPr="00C11D85">
              <w:t xml:space="preserve">shall be changed. </w:t>
            </w:r>
          </w:p>
          <w:p w14:paraId="29AC1D69" w14:textId="77777777" w:rsidR="001F137E" w:rsidRPr="00C11D85" w:rsidRDefault="001F137E" w:rsidP="003B2A9E">
            <w:pPr>
              <w:pStyle w:val="TABLE-cell"/>
            </w:pPr>
            <w:r w:rsidRPr="00C11D85">
              <w:t xml:space="preserve">CANCEL: Shall define a request that the receiver is to cancel the specified </w:t>
            </w:r>
            <w:r w:rsidRPr="00C11D85">
              <w:rPr>
                <w:i/>
              </w:rPr>
              <w:t>Persons</w:t>
            </w:r>
            <w:r w:rsidRPr="00C11D85">
              <w:t xml:space="preserve">. </w:t>
            </w:r>
          </w:p>
          <w:p w14:paraId="4AF101C3" w14:textId="77777777" w:rsidR="001F137E" w:rsidRPr="00C11D85" w:rsidRDefault="001F137E" w:rsidP="003B2A9E">
            <w:pPr>
              <w:pStyle w:val="TABLE-cell"/>
            </w:pPr>
            <w:r w:rsidRPr="00C11D85">
              <w:t xml:space="preserve">SYNC ADD: Shall define a request that the receiver is to add the specified </w:t>
            </w:r>
            <w:r w:rsidRPr="00C11D85">
              <w:rPr>
                <w:i/>
              </w:rPr>
              <w:t>Persons</w:t>
            </w:r>
            <w:r w:rsidRPr="00C11D85">
              <w:t>.</w:t>
            </w:r>
          </w:p>
          <w:p w14:paraId="1ADD6DA9" w14:textId="77777777" w:rsidR="001F137E" w:rsidRPr="00C11D85" w:rsidRDefault="001F137E" w:rsidP="003B2A9E">
            <w:pPr>
              <w:pStyle w:val="TABLE-cell"/>
            </w:pPr>
            <w:r w:rsidRPr="00C11D85">
              <w:t xml:space="preserve">SYNC CHANGE: The specified attributes of the specified </w:t>
            </w:r>
            <w:r w:rsidRPr="00C11D85">
              <w:rPr>
                <w:i/>
              </w:rPr>
              <w:t xml:space="preserve">Persons </w:t>
            </w:r>
            <w:r w:rsidRPr="00C11D85">
              <w:t>shall be changed.</w:t>
            </w:r>
          </w:p>
          <w:p w14:paraId="4B4AA490" w14:textId="77777777" w:rsidR="0059222C" w:rsidRDefault="001F137E" w:rsidP="0059222C">
            <w:pPr>
              <w:pStyle w:val="TABLE-cell"/>
              <w:rPr>
                <w:ins w:id="1428" w:author="Dennis Brandl" w:date="2018-03-03T06:28:00Z"/>
              </w:rPr>
            </w:pPr>
            <w:r w:rsidRPr="00C11D85">
              <w:t xml:space="preserve">SYNC DELETE: Shall define a request that the receiver is to delete the specified </w:t>
            </w:r>
            <w:r w:rsidRPr="00C11D85">
              <w:rPr>
                <w:i/>
              </w:rPr>
              <w:t>Persons</w:t>
            </w:r>
            <w:r w:rsidRPr="00C11D85">
              <w:t xml:space="preserve">. </w:t>
            </w:r>
          </w:p>
          <w:p w14:paraId="3BC49B60" w14:textId="0136C959" w:rsidR="001F137E" w:rsidRPr="00C11D85" w:rsidRDefault="0059222C" w:rsidP="0059222C">
            <w:pPr>
              <w:pStyle w:val="TABLE-cell"/>
            </w:pPr>
            <w:ins w:id="1429" w:author="Dennis Brandl" w:date="2018-03-03T06:28:00Z">
              <w:r>
                <w:t xml:space="preserve">NOTIFY: Shall define the creation of a new </w:t>
              </w:r>
              <w:r w:rsidRPr="0059222C">
                <w:rPr>
                  <w:i/>
                </w:rPr>
                <w:t>Person</w:t>
              </w:r>
              <w:r>
                <w:t>.</w:t>
              </w:r>
            </w:ins>
          </w:p>
        </w:tc>
      </w:tr>
      <w:tr w:rsidR="00C11D85" w:rsidRPr="00C11D85" w14:paraId="216D25C9" w14:textId="77777777" w:rsidTr="00C11D85">
        <w:tc>
          <w:tcPr>
            <w:tcW w:w="1080" w:type="dxa"/>
            <w:shd w:val="clear" w:color="auto" w:fill="auto"/>
          </w:tcPr>
          <w:p w14:paraId="371DE486" w14:textId="77777777" w:rsidR="001F137E" w:rsidRPr="00C11D85" w:rsidRDefault="001F137E" w:rsidP="003B2A9E">
            <w:pPr>
              <w:pStyle w:val="TABLE-cell"/>
            </w:pPr>
            <w:r w:rsidRPr="00C11D85">
              <w:t>IDs  specified</w:t>
            </w:r>
          </w:p>
        </w:tc>
        <w:tc>
          <w:tcPr>
            <w:tcW w:w="1260" w:type="dxa"/>
            <w:shd w:val="clear" w:color="auto" w:fill="auto"/>
          </w:tcPr>
          <w:p w14:paraId="10D4C6CB" w14:textId="77777777" w:rsidR="001F137E" w:rsidRPr="00C11D85" w:rsidRDefault="001F137E" w:rsidP="003B2A9E">
            <w:pPr>
              <w:pStyle w:val="TABLE-cell"/>
            </w:pPr>
            <w:r w:rsidRPr="00C11D85">
              <w:t>IDs specified</w:t>
            </w:r>
          </w:p>
        </w:tc>
        <w:tc>
          <w:tcPr>
            <w:tcW w:w="1260" w:type="dxa"/>
            <w:shd w:val="clear" w:color="auto" w:fill="auto"/>
          </w:tcPr>
          <w:p w14:paraId="4DDB1E15" w14:textId="77777777" w:rsidR="001F137E" w:rsidRPr="00C11D85" w:rsidRDefault="001F137E" w:rsidP="003B2A9E">
            <w:pPr>
              <w:pStyle w:val="TABLE-cell"/>
              <w:rPr>
                <w:i/>
              </w:rPr>
            </w:pPr>
            <w:r w:rsidRPr="00C11D85">
              <w:rPr>
                <w:i/>
              </w:rPr>
              <w:t>not specified</w:t>
            </w:r>
          </w:p>
        </w:tc>
        <w:tc>
          <w:tcPr>
            <w:tcW w:w="5868" w:type="dxa"/>
            <w:shd w:val="clear" w:color="auto" w:fill="auto"/>
          </w:tcPr>
          <w:p w14:paraId="6A1DD847"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Persons</w:t>
            </w:r>
            <w:r w:rsidRPr="00C11D85">
              <w:t xml:space="preserve">, all of the specified </w:t>
            </w:r>
            <w:r w:rsidRPr="00C11D85">
              <w:rPr>
                <w:i/>
              </w:rPr>
              <w:t>Person</w:t>
            </w:r>
            <w:r w:rsidRPr="00C11D85">
              <w:t xml:space="preserve"> properties, and the list of </w:t>
            </w:r>
            <w:r w:rsidRPr="00C11D85">
              <w:rPr>
                <w:i/>
              </w:rPr>
              <w:t>Personnel Class IDs</w:t>
            </w:r>
            <w:r w:rsidRPr="00C11D85">
              <w:t xml:space="preserve"> of the </w:t>
            </w:r>
            <w:r w:rsidRPr="00C11D85">
              <w:rPr>
                <w:i/>
              </w:rPr>
              <w:t>Persons</w:t>
            </w:r>
            <w:r w:rsidRPr="00C11D85">
              <w:t>.</w:t>
            </w:r>
          </w:p>
          <w:p w14:paraId="15FF1508" w14:textId="77777777" w:rsidR="001F137E" w:rsidRPr="00C11D85" w:rsidRDefault="001F137E" w:rsidP="003B2A9E">
            <w:pPr>
              <w:pStyle w:val="TABLE-cell"/>
            </w:pPr>
            <w:r w:rsidRPr="00C11D85">
              <w:t xml:space="preserve">PROCESS: Shall define a request that the receiver is to add </w:t>
            </w:r>
            <w:r w:rsidRPr="00C11D85">
              <w:rPr>
                <w:i/>
              </w:rPr>
              <w:t>Persons</w:t>
            </w:r>
            <w:r w:rsidRPr="00C11D85">
              <w:t xml:space="preserve">. The ID defines suggested IDs for the </w:t>
            </w:r>
            <w:r w:rsidRPr="00C11D85">
              <w:rPr>
                <w:i/>
              </w:rPr>
              <w:t>Persons</w:t>
            </w:r>
            <w:r w:rsidRPr="00C11D85">
              <w:t xml:space="preserve"> and list of properties. The receiver adds the </w:t>
            </w:r>
            <w:r w:rsidRPr="00C11D85">
              <w:rPr>
                <w:i/>
              </w:rPr>
              <w:t>Persons</w:t>
            </w:r>
            <w:r w:rsidRPr="00C11D85">
              <w:t xml:space="preserve"> and properties and assigns IDs.  The assigned IDs shall be returned in the ACKNOWLEDGE message.</w:t>
            </w:r>
          </w:p>
          <w:p w14:paraId="75D68355" w14:textId="77777777" w:rsidR="001F137E" w:rsidRPr="00C11D85" w:rsidRDefault="001F137E" w:rsidP="003B2A9E">
            <w:pPr>
              <w:pStyle w:val="TABLE-cell"/>
            </w:pPr>
            <w:r w:rsidRPr="00C11D85">
              <w:t xml:space="preserve">CHANGE: Error (no property values are specified). </w:t>
            </w:r>
          </w:p>
          <w:p w14:paraId="41795342" w14:textId="77777777" w:rsidR="001F137E" w:rsidRPr="00C11D85" w:rsidRDefault="001F137E" w:rsidP="003B2A9E">
            <w:pPr>
              <w:pStyle w:val="TABLE-cell"/>
            </w:pPr>
            <w:r w:rsidRPr="00C11D85">
              <w:t xml:space="preserve">CANCEL: Shall define a request that the receiver is to cancel the specified properties for the specified </w:t>
            </w:r>
            <w:r w:rsidRPr="00C11D85">
              <w:rPr>
                <w:i/>
              </w:rPr>
              <w:t>Persons</w:t>
            </w:r>
            <w:r w:rsidRPr="00C11D85">
              <w:t xml:space="preserve">. </w:t>
            </w:r>
          </w:p>
          <w:p w14:paraId="667BDCB9" w14:textId="77777777" w:rsidR="001F137E" w:rsidRPr="00C11D85" w:rsidRDefault="001F137E" w:rsidP="003B2A9E">
            <w:pPr>
              <w:pStyle w:val="TABLE-cell"/>
            </w:pPr>
            <w:r w:rsidRPr="00C11D85">
              <w:t xml:space="preserve">SYNC ADD: Shall define a request that the receiver is to add the </w:t>
            </w:r>
            <w:r w:rsidRPr="00C11D85">
              <w:rPr>
                <w:i/>
              </w:rPr>
              <w:t>Persons</w:t>
            </w:r>
            <w:r w:rsidRPr="00C11D85">
              <w:t xml:space="preserve"> and list of </w:t>
            </w:r>
            <w:r w:rsidRPr="00C11D85">
              <w:rPr>
                <w:i/>
              </w:rPr>
              <w:t>Person Properties</w:t>
            </w:r>
            <w:r w:rsidRPr="00C11D85">
              <w:t xml:space="preserve">. </w:t>
            </w:r>
          </w:p>
          <w:p w14:paraId="38CF8591" w14:textId="77777777" w:rsidR="001F137E" w:rsidRPr="00C11D85" w:rsidRDefault="001F137E" w:rsidP="003B2A9E">
            <w:pPr>
              <w:pStyle w:val="TABLE-cell"/>
            </w:pPr>
            <w:r w:rsidRPr="00C11D85">
              <w:t>SYNC CHANGE: Error (no property values are specified).</w:t>
            </w:r>
          </w:p>
          <w:p w14:paraId="1CB770E4" w14:textId="7C455B6C" w:rsidR="0059222C" w:rsidRDefault="001F137E" w:rsidP="0059222C">
            <w:pPr>
              <w:pStyle w:val="TABLE-cell"/>
              <w:rPr>
                <w:ins w:id="1430" w:author="Dennis Brandl" w:date="2018-03-03T06:28:00Z"/>
              </w:rPr>
            </w:pPr>
            <w:r w:rsidRPr="00C11D85">
              <w:t xml:space="preserve">SYNC DELETE: Shall define a request that the receiver is to delete the specified list of </w:t>
            </w:r>
            <w:r w:rsidRPr="00C11D85">
              <w:rPr>
                <w:i/>
              </w:rPr>
              <w:t>Person</w:t>
            </w:r>
            <w:r w:rsidRPr="00C11D85">
              <w:t xml:space="preserve"> </w:t>
            </w:r>
            <w:r w:rsidRPr="00C11D85">
              <w:rPr>
                <w:i/>
              </w:rPr>
              <w:t>Properties</w:t>
            </w:r>
            <w:r w:rsidRPr="00C11D85">
              <w:t>.</w:t>
            </w:r>
            <w:ins w:id="1431" w:author="Dennis Brandl" w:date="2018-03-03T06:28:00Z">
              <w:r w:rsidR="0059222C">
                <w:t xml:space="preserve"> </w:t>
              </w:r>
            </w:ins>
          </w:p>
          <w:p w14:paraId="0C43D5C9" w14:textId="44729EDD" w:rsidR="001F137E" w:rsidRPr="00C11D85" w:rsidRDefault="0059222C" w:rsidP="0059222C">
            <w:pPr>
              <w:pStyle w:val="TABLE-cell"/>
            </w:pPr>
            <w:ins w:id="1432" w:author="Dennis Brandl" w:date="2018-03-03T06:28:00Z">
              <w:r>
                <w:t xml:space="preserve">NOTIFY: Shall define the creation of a new </w:t>
              </w:r>
              <w:r w:rsidRPr="0059222C">
                <w:rPr>
                  <w:i/>
                </w:rPr>
                <w:t>Person</w:t>
              </w:r>
              <w:r>
                <w:t>.</w:t>
              </w:r>
            </w:ins>
          </w:p>
        </w:tc>
      </w:tr>
      <w:tr w:rsidR="00C11D85" w:rsidRPr="00C11D85" w14:paraId="5282AC3E" w14:textId="77777777" w:rsidTr="00C11D85">
        <w:tc>
          <w:tcPr>
            <w:tcW w:w="1080" w:type="dxa"/>
            <w:shd w:val="clear" w:color="auto" w:fill="auto"/>
          </w:tcPr>
          <w:p w14:paraId="734F5879" w14:textId="77777777" w:rsidR="001F137E" w:rsidRPr="00C11D85" w:rsidRDefault="001F137E" w:rsidP="003B2A9E">
            <w:pPr>
              <w:pStyle w:val="TABLE-cell"/>
            </w:pPr>
            <w:r w:rsidRPr="00C11D85">
              <w:t>IDs  specified</w:t>
            </w:r>
          </w:p>
        </w:tc>
        <w:tc>
          <w:tcPr>
            <w:tcW w:w="1260" w:type="dxa"/>
            <w:shd w:val="clear" w:color="auto" w:fill="auto"/>
          </w:tcPr>
          <w:p w14:paraId="46020C99" w14:textId="77777777" w:rsidR="001F137E" w:rsidRPr="00C11D85" w:rsidRDefault="001F137E" w:rsidP="003B2A9E">
            <w:pPr>
              <w:pStyle w:val="TABLE-cell"/>
            </w:pPr>
            <w:r w:rsidRPr="00C11D85">
              <w:t>IDs specified</w:t>
            </w:r>
          </w:p>
        </w:tc>
        <w:tc>
          <w:tcPr>
            <w:tcW w:w="1260" w:type="dxa"/>
            <w:shd w:val="clear" w:color="auto" w:fill="auto"/>
          </w:tcPr>
          <w:p w14:paraId="57AA2020" w14:textId="77777777" w:rsidR="001F137E" w:rsidRPr="00C11D85" w:rsidRDefault="001F137E" w:rsidP="003B2A9E">
            <w:pPr>
              <w:pStyle w:val="TABLE-cell"/>
            </w:pPr>
            <w:r w:rsidRPr="00C11D85">
              <w:t>Property Value Specified</w:t>
            </w:r>
          </w:p>
        </w:tc>
        <w:tc>
          <w:tcPr>
            <w:tcW w:w="5868" w:type="dxa"/>
            <w:shd w:val="clear" w:color="auto" w:fill="auto"/>
          </w:tcPr>
          <w:p w14:paraId="349F3D99"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Persons</w:t>
            </w:r>
            <w:r w:rsidRPr="00C11D85">
              <w:t xml:space="preserve"> where the </w:t>
            </w:r>
            <w:r w:rsidRPr="00C11D85">
              <w:rPr>
                <w:i/>
              </w:rPr>
              <w:t xml:space="preserve">Person Property </w:t>
            </w:r>
            <w:r w:rsidRPr="00C11D85">
              <w:t xml:space="preserve">value matches the specified property value, all of the specified </w:t>
            </w:r>
            <w:r w:rsidRPr="00C11D85">
              <w:rPr>
                <w:i/>
              </w:rPr>
              <w:t>Person</w:t>
            </w:r>
            <w:r w:rsidRPr="00C11D85">
              <w:t xml:space="preserve"> properties, and the list of </w:t>
            </w:r>
            <w:r w:rsidRPr="00C11D85">
              <w:rPr>
                <w:i/>
              </w:rPr>
              <w:t>Personnel Class IDs</w:t>
            </w:r>
            <w:r w:rsidRPr="00C11D85">
              <w:t>.</w:t>
            </w:r>
          </w:p>
          <w:p w14:paraId="5C0AE57B" w14:textId="77777777" w:rsidR="001F137E" w:rsidRPr="00C11D85" w:rsidRDefault="001F137E" w:rsidP="003B2A9E">
            <w:pPr>
              <w:pStyle w:val="TABLE-cell"/>
            </w:pPr>
            <w:r w:rsidRPr="00C11D85">
              <w:t xml:space="preserve">PROCESS: Shall define a request that the receiver is to add </w:t>
            </w:r>
            <w:r w:rsidRPr="00C11D85">
              <w:rPr>
                <w:i/>
              </w:rPr>
              <w:t>Persons</w:t>
            </w:r>
            <w:r w:rsidRPr="00C11D85">
              <w:t xml:space="preserve">. The ID defines suggested IDs for the </w:t>
            </w:r>
            <w:r w:rsidRPr="00C11D85">
              <w:rPr>
                <w:i/>
              </w:rPr>
              <w:t>Persons</w:t>
            </w:r>
            <w:r w:rsidRPr="00C11D85">
              <w:t xml:space="preserve"> and properties, and values for the properties. The receiver adds the </w:t>
            </w:r>
            <w:r w:rsidRPr="00C11D85">
              <w:rPr>
                <w:i/>
              </w:rPr>
              <w:t>Persons</w:t>
            </w:r>
            <w:r w:rsidRPr="00C11D85">
              <w:t xml:space="preserve"> and properties and assigns IDs.  The assigned IDs shall be returned in the ACKNOWLEDGE message.</w:t>
            </w:r>
          </w:p>
          <w:p w14:paraId="291283CA" w14:textId="77777777" w:rsidR="001F137E" w:rsidRPr="00C11D85" w:rsidRDefault="001F137E" w:rsidP="003B2A9E">
            <w:pPr>
              <w:pStyle w:val="TABLE-cell"/>
            </w:pPr>
            <w:r w:rsidRPr="00C11D85">
              <w:t xml:space="preserve">CHANGE: Shall define a request that the receiver is to change the values of the specified properties for the specified </w:t>
            </w:r>
            <w:r w:rsidRPr="00C11D85">
              <w:rPr>
                <w:i/>
              </w:rPr>
              <w:t>Persons</w:t>
            </w:r>
            <w:r w:rsidRPr="00C11D85">
              <w:t xml:space="preserve"> to the specified values.  A RESPOND message may be used to communicate agreement, disagreement, or changes made to the CHANGE message data.</w:t>
            </w:r>
          </w:p>
          <w:p w14:paraId="4656A9A2" w14:textId="77777777" w:rsidR="001F137E" w:rsidRPr="00C11D85" w:rsidRDefault="001F137E" w:rsidP="003B2A9E">
            <w:pPr>
              <w:pStyle w:val="TABLE-cell"/>
            </w:pPr>
            <w:r w:rsidRPr="00C11D85">
              <w:t xml:space="preserve">CANCEL: Shall define a request that the receiver is to cancel the specified properties of the </w:t>
            </w:r>
            <w:r w:rsidRPr="00C11D85">
              <w:rPr>
                <w:i/>
              </w:rPr>
              <w:t>Persons</w:t>
            </w:r>
            <w:r w:rsidRPr="00C11D85">
              <w:t xml:space="preserve"> that have the specified property value. </w:t>
            </w:r>
          </w:p>
          <w:p w14:paraId="05B6901C" w14:textId="77777777" w:rsidR="001F137E" w:rsidRPr="00C11D85" w:rsidRDefault="001F137E" w:rsidP="003B2A9E">
            <w:pPr>
              <w:pStyle w:val="TABLE-cell"/>
            </w:pPr>
            <w:r w:rsidRPr="00C11D85">
              <w:t xml:space="preserve">SYNC ADD: Shall define a request that the receiver is to add the specified </w:t>
            </w:r>
            <w:r w:rsidRPr="00C11D85">
              <w:rPr>
                <w:i/>
              </w:rPr>
              <w:t>Persons</w:t>
            </w:r>
            <w:r w:rsidRPr="00C11D85">
              <w:t xml:space="preserve">, list of properties and property values. </w:t>
            </w:r>
          </w:p>
          <w:p w14:paraId="47C336FF" w14:textId="77777777" w:rsidR="001F137E" w:rsidRPr="00C11D85" w:rsidRDefault="001F137E" w:rsidP="003B2A9E">
            <w:pPr>
              <w:pStyle w:val="TABLE-cell"/>
            </w:pPr>
            <w:r w:rsidRPr="00C11D85">
              <w:lastRenderedPageBreak/>
              <w:t xml:space="preserve">SYNC CHANGE: Shall define a request that the receiver is to change the values of the specified list of properties for the specified </w:t>
            </w:r>
            <w:r w:rsidRPr="00C11D85">
              <w:rPr>
                <w:i/>
              </w:rPr>
              <w:t>Persons</w:t>
            </w:r>
            <w:r w:rsidRPr="00C11D85">
              <w:t xml:space="preserve"> to the specified values.</w:t>
            </w:r>
          </w:p>
          <w:p w14:paraId="0BD147F5" w14:textId="12BB8AAC" w:rsidR="0059222C" w:rsidRDefault="001F137E" w:rsidP="0059222C">
            <w:pPr>
              <w:pStyle w:val="TABLE-cell"/>
              <w:rPr>
                <w:ins w:id="1433" w:author="Dennis Brandl" w:date="2018-03-03T06:28:00Z"/>
              </w:rPr>
            </w:pPr>
            <w:r w:rsidRPr="00C11D85">
              <w:t xml:space="preserve">SYNC DELETE: Shall define a request that the receiver is to delete the specified list of </w:t>
            </w:r>
            <w:r w:rsidRPr="00C11D85">
              <w:rPr>
                <w:i/>
              </w:rPr>
              <w:t xml:space="preserve">Person Properties </w:t>
            </w:r>
            <w:r w:rsidRPr="00C11D85">
              <w:t xml:space="preserve">of the specified </w:t>
            </w:r>
            <w:r w:rsidRPr="00C11D85">
              <w:rPr>
                <w:i/>
              </w:rPr>
              <w:t>Persons</w:t>
            </w:r>
            <w:r w:rsidRPr="00C11D85">
              <w:t xml:space="preserve"> that have the specified property value.</w:t>
            </w:r>
            <w:ins w:id="1434" w:author="Dennis Brandl" w:date="2018-03-03T06:28:00Z">
              <w:r w:rsidR="0059222C">
                <w:t xml:space="preserve"> </w:t>
              </w:r>
            </w:ins>
          </w:p>
          <w:p w14:paraId="2721B0A7" w14:textId="76C23015" w:rsidR="001F137E" w:rsidRPr="00C11D85" w:rsidRDefault="0059222C" w:rsidP="0059222C">
            <w:pPr>
              <w:pStyle w:val="TABLE-cell"/>
            </w:pPr>
            <w:ins w:id="1435" w:author="Dennis Brandl" w:date="2018-03-03T06:28:00Z">
              <w:r>
                <w:t xml:space="preserve">NOTIFY: Shall define the creation of a new </w:t>
              </w:r>
              <w:r w:rsidRPr="0059222C">
                <w:rPr>
                  <w:i/>
                </w:rPr>
                <w:t>Person</w:t>
              </w:r>
              <w:r>
                <w:t>.</w:t>
              </w:r>
            </w:ins>
          </w:p>
        </w:tc>
      </w:tr>
      <w:tr w:rsidR="00C11D85" w:rsidRPr="00C11D85" w14:paraId="06E4FEA6" w14:textId="77777777" w:rsidTr="00C11D85">
        <w:tc>
          <w:tcPr>
            <w:tcW w:w="1080" w:type="dxa"/>
            <w:shd w:val="clear" w:color="auto" w:fill="auto"/>
          </w:tcPr>
          <w:p w14:paraId="7A169B7D" w14:textId="77777777" w:rsidR="001F137E" w:rsidRPr="00C11D85" w:rsidRDefault="001F137E" w:rsidP="003B2A9E">
            <w:pPr>
              <w:pStyle w:val="TABLE-cell"/>
            </w:pPr>
            <w:r w:rsidRPr="00C11D85">
              <w:lastRenderedPageBreak/>
              <w:t>Wildcard specified</w:t>
            </w:r>
          </w:p>
        </w:tc>
        <w:tc>
          <w:tcPr>
            <w:tcW w:w="1260" w:type="dxa"/>
            <w:shd w:val="clear" w:color="auto" w:fill="auto"/>
          </w:tcPr>
          <w:p w14:paraId="505809DD" w14:textId="77777777" w:rsidR="001F137E" w:rsidRPr="00C11D85" w:rsidRDefault="001F137E" w:rsidP="003B2A9E">
            <w:pPr>
              <w:pStyle w:val="TABLE-cell"/>
              <w:rPr>
                <w:i/>
              </w:rPr>
            </w:pPr>
            <w:r w:rsidRPr="00C11D85">
              <w:rPr>
                <w:i/>
              </w:rPr>
              <w:t>not specified</w:t>
            </w:r>
          </w:p>
        </w:tc>
        <w:tc>
          <w:tcPr>
            <w:tcW w:w="1260" w:type="dxa"/>
            <w:shd w:val="clear" w:color="auto" w:fill="auto"/>
          </w:tcPr>
          <w:p w14:paraId="5C7F3C13" w14:textId="77777777" w:rsidR="001F137E" w:rsidRPr="00C11D85" w:rsidRDefault="001F137E" w:rsidP="003B2A9E">
            <w:pPr>
              <w:pStyle w:val="TABLE-cell"/>
              <w:rPr>
                <w:i/>
              </w:rPr>
            </w:pPr>
            <w:r w:rsidRPr="00C11D85">
              <w:rPr>
                <w:i/>
              </w:rPr>
              <w:t>not specified</w:t>
            </w:r>
          </w:p>
        </w:tc>
        <w:tc>
          <w:tcPr>
            <w:tcW w:w="5868" w:type="dxa"/>
            <w:shd w:val="clear" w:color="auto" w:fill="auto"/>
          </w:tcPr>
          <w:p w14:paraId="1830881C" w14:textId="77777777" w:rsidR="001F137E" w:rsidRPr="00C11D85" w:rsidRDefault="001F137E" w:rsidP="003B2A9E">
            <w:pPr>
              <w:pStyle w:val="TABLE-cell"/>
            </w:pPr>
            <w:r w:rsidRPr="00C11D85">
              <w:t xml:space="preserve">GET: Shall define a request that the receiver is to return, in a SHOW message, all attributes and properties about the </w:t>
            </w:r>
            <w:r w:rsidRPr="00C11D85">
              <w:rPr>
                <w:i/>
              </w:rPr>
              <w:t>Persons</w:t>
            </w:r>
            <w:r w:rsidRPr="00C11D85">
              <w:t xml:space="preserve"> that match the wildcard and the list of </w:t>
            </w:r>
            <w:r w:rsidRPr="00C11D85">
              <w:rPr>
                <w:i/>
              </w:rPr>
              <w:t>Personnel Class IDs</w:t>
            </w:r>
            <w:r w:rsidRPr="00C11D85">
              <w:t xml:space="preserve"> of each </w:t>
            </w:r>
            <w:r w:rsidRPr="00C11D85">
              <w:rPr>
                <w:i/>
              </w:rPr>
              <w:t>Person</w:t>
            </w:r>
            <w:r w:rsidRPr="00C11D85">
              <w:t>.</w:t>
            </w:r>
          </w:p>
          <w:p w14:paraId="18E26088" w14:textId="77777777" w:rsidR="001F137E" w:rsidRPr="00C11D85" w:rsidRDefault="001F137E" w:rsidP="003B2A9E">
            <w:pPr>
              <w:pStyle w:val="TABLE-cell"/>
            </w:pPr>
            <w:r w:rsidRPr="00C11D85">
              <w:t>Example 1</w:t>
            </w:r>
            <w:r w:rsidRPr="00C11D85">
              <w:tab/>
              <w:t xml:space="preserve">To return all </w:t>
            </w:r>
            <w:r w:rsidRPr="00C11D85">
              <w:rPr>
                <w:i/>
              </w:rPr>
              <w:t>Persons</w:t>
            </w:r>
            <w:r w:rsidRPr="00C11D85">
              <w:t>, specify a “*” as the wildcard.</w:t>
            </w:r>
          </w:p>
          <w:p w14:paraId="3F9E0A63" w14:textId="77777777" w:rsidR="001F137E" w:rsidRPr="00C11D85" w:rsidRDefault="001F137E" w:rsidP="003B2A9E">
            <w:pPr>
              <w:pStyle w:val="TABLE-cell"/>
            </w:pPr>
            <w:r w:rsidRPr="00C11D85">
              <w:t>PROCESS: Error.</w:t>
            </w:r>
          </w:p>
          <w:p w14:paraId="2D014EA9" w14:textId="77777777" w:rsidR="001F137E" w:rsidRPr="00C11D85" w:rsidRDefault="001F137E" w:rsidP="003B2A9E">
            <w:pPr>
              <w:pStyle w:val="TABLE-cell"/>
            </w:pPr>
            <w:r w:rsidRPr="00C11D85">
              <w:t xml:space="preserve">CHANGE: Error (no property values are specified). </w:t>
            </w:r>
          </w:p>
          <w:p w14:paraId="263362F1" w14:textId="77777777" w:rsidR="001F137E" w:rsidRPr="00C11D85" w:rsidRDefault="001F137E" w:rsidP="003B2A9E">
            <w:pPr>
              <w:pStyle w:val="TABLE-cell"/>
            </w:pPr>
            <w:r w:rsidRPr="00C11D85">
              <w:t xml:space="preserve">CANCEL: Shall define a request that the receiver is to cancel all </w:t>
            </w:r>
            <w:r w:rsidRPr="00C11D85">
              <w:rPr>
                <w:i/>
              </w:rPr>
              <w:t>Persons</w:t>
            </w:r>
            <w:r w:rsidRPr="00C11D85">
              <w:t xml:space="preserve"> matching the wildcard. </w:t>
            </w:r>
          </w:p>
          <w:p w14:paraId="1C677E36" w14:textId="77777777" w:rsidR="001F137E" w:rsidRPr="00C11D85" w:rsidRDefault="001F137E" w:rsidP="003B2A9E">
            <w:pPr>
              <w:pStyle w:val="TABLE-cell"/>
            </w:pPr>
            <w:r w:rsidRPr="00C11D85">
              <w:t>SYNC ADD: Error.</w:t>
            </w:r>
          </w:p>
          <w:p w14:paraId="49619C1B" w14:textId="77777777" w:rsidR="001F137E" w:rsidRPr="00C11D85" w:rsidRDefault="001F137E" w:rsidP="003B2A9E">
            <w:pPr>
              <w:pStyle w:val="TABLE-cell"/>
            </w:pPr>
            <w:r w:rsidRPr="00C11D85">
              <w:t>SYNC CHANGE: Error (no property values are specified).</w:t>
            </w:r>
          </w:p>
          <w:p w14:paraId="3FC39178" w14:textId="77777777" w:rsidR="001F137E" w:rsidRDefault="001F137E" w:rsidP="003B2A9E">
            <w:pPr>
              <w:pStyle w:val="TABLE-cell"/>
              <w:rPr>
                <w:ins w:id="1436" w:author="Dennis Brandl" w:date="2018-03-03T06:28:00Z"/>
              </w:rPr>
            </w:pPr>
            <w:r w:rsidRPr="00C11D85">
              <w:t xml:space="preserve">SYNC DELETE: Shall define a request that the receiver is to delete all </w:t>
            </w:r>
            <w:r w:rsidRPr="00C11D85">
              <w:rPr>
                <w:i/>
              </w:rPr>
              <w:t>Persons</w:t>
            </w:r>
            <w:r w:rsidRPr="00C11D85">
              <w:t xml:space="preserve"> matching the wildcard.</w:t>
            </w:r>
          </w:p>
          <w:p w14:paraId="40AEA461" w14:textId="4CB09025" w:rsidR="0059222C" w:rsidRPr="00C11D85" w:rsidRDefault="0059222C" w:rsidP="003B2A9E">
            <w:pPr>
              <w:pStyle w:val="TABLE-cell"/>
            </w:pPr>
            <w:ins w:id="1437" w:author="Dennis Brandl" w:date="2018-03-03T06:28:00Z">
              <w:r>
                <w:t>NOTIFY: Error.</w:t>
              </w:r>
            </w:ins>
          </w:p>
        </w:tc>
      </w:tr>
      <w:tr w:rsidR="00C11D85" w:rsidRPr="00C11D85" w14:paraId="2ABEEC25" w14:textId="77777777" w:rsidTr="00C11D85">
        <w:tc>
          <w:tcPr>
            <w:tcW w:w="1080" w:type="dxa"/>
            <w:shd w:val="clear" w:color="auto" w:fill="auto"/>
          </w:tcPr>
          <w:p w14:paraId="1A09DEE1" w14:textId="77777777" w:rsidR="001F137E" w:rsidRPr="00C11D85" w:rsidRDefault="001F137E" w:rsidP="003B2A9E">
            <w:pPr>
              <w:pStyle w:val="TABLE-cell"/>
            </w:pPr>
            <w:r w:rsidRPr="00C11D85">
              <w:t>Wildcard specified</w:t>
            </w:r>
          </w:p>
        </w:tc>
        <w:tc>
          <w:tcPr>
            <w:tcW w:w="1260" w:type="dxa"/>
            <w:shd w:val="clear" w:color="auto" w:fill="auto"/>
          </w:tcPr>
          <w:p w14:paraId="07B8168A" w14:textId="77777777" w:rsidR="001F137E" w:rsidRPr="00C11D85" w:rsidRDefault="001F137E" w:rsidP="003B2A9E">
            <w:pPr>
              <w:pStyle w:val="TABLE-cell"/>
            </w:pPr>
            <w:r w:rsidRPr="00C11D85">
              <w:t>Wildcard specified</w:t>
            </w:r>
          </w:p>
        </w:tc>
        <w:tc>
          <w:tcPr>
            <w:tcW w:w="1260" w:type="dxa"/>
            <w:shd w:val="clear" w:color="auto" w:fill="auto"/>
          </w:tcPr>
          <w:p w14:paraId="3C455379" w14:textId="77777777" w:rsidR="001F137E" w:rsidRPr="00C11D85" w:rsidRDefault="001F137E" w:rsidP="003B2A9E">
            <w:pPr>
              <w:pStyle w:val="TABLE-cell"/>
              <w:rPr>
                <w:i/>
              </w:rPr>
            </w:pPr>
            <w:r w:rsidRPr="00C11D85">
              <w:rPr>
                <w:i/>
              </w:rPr>
              <w:t>not specified</w:t>
            </w:r>
          </w:p>
        </w:tc>
        <w:tc>
          <w:tcPr>
            <w:tcW w:w="5868" w:type="dxa"/>
            <w:shd w:val="clear" w:color="auto" w:fill="auto"/>
          </w:tcPr>
          <w:p w14:paraId="4AA00A4B" w14:textId="77777777" w:rsidR="001F137E" w:rsidRPr="00C11D85" w:rsidRDefault="001F137E" w:rsidP="003B2A9E">
            <w:pPr>
              <w:pStyle w:val="TABLE-cell"/>
            </w:pPr>
            <w:r w:rsidRPr="00C11D85">
              <w:t xml:space="preserve">GET: Shall define a request that the receiver is to return, in a SHOW message, all attributes of the </w:t>
            </w:r>
            <w:r w:rsidRPr="00C11D85">
              <w:rPr>
                <w:i/>
              </w:rPr>
              <w:t>Persons</w:t>
            </w:r>
            <w:r w:rsidRPr="00C11D85">
              <w:t xml:space="preserve"> that match the wildcard, and for each </w:t>
            </w:r>
            <w:r w:rsidRPr="00C11D85">
              <w:rPr>
                <w:i/>
              </w:rPr>
              <w:t>Person</w:t>
            </w:r>
            <w:r w:rsidRPr="00C11D85">
              <w:t xml:space="preserve"> return all </w:t>
            </w:r>
            <w:r w:rsidRPr="00C11D85">
              <w:rPr>
                <w:i/>
              </w:rPr>
              <w:t xml:space="preserve">Person Properties </w:t>
            </w:r>
            <w:r w:rsidRPr="00C11D85">
              <w:t xml:space="preserve">that match the property wildcards, and the list of </w:t>
            </w:r>
            <w:r w:rsidRPr="00C11D85">
              <w:rPr>
                <w:i/>
              </w:rPr>
              <w:t xml:space="preserve">Personnel Class IDs </w:t>
            </w:r>
            <w:r w:rsidRPr="00C11D85">
              <w:t xml:space="preserve">of to the </w:t>
            </w:r>
            <w:r w:rsidRPr="00C11D85">
              <w:rPr>
                <w:i/>
              </w:rPr>
              <w:t>Person</w:t>
            </w:r>
            <w:r w:rsidRPr="00C11D85">
              <w:t>.</w:t>
            </w:r>
          </w:p>
          <w:p w14:paraId="78B7C811" w14:textId="77777777" w:rsidR="001F137E" w:rsidRPr="00C11D85" w:rsidRDefault="001F137E" w:rsidP="003B2A9E">
            <w:pPr>
              <w:pStyle w:val="TABLE-cell"/>
            </w:pPr>
            <w:r w:rsidRPr="00C11D85">
              <w:t>Example 2</w:t>
            </w:r>
            <w:r w:rsidRPr="00C11D85">
              <w:tab/>
              <w:t>To return a single property, specify the property in the property wildcard.</w:t>
            </w:r>
          </w:p>
          <w:p w14:paraId="3D8338CD" w14:textId="77777777" w:rsidR="001F137E" w:rsidRPr="00C11D85" w:rsidRDefault="001F137E" w:rsidP="003B2A9E">
            <w:pPr>
              <w:pStyle w:val="TABLE-cell"/>
            </w:pPr>
            <w:r w:rsidRPr="00C11D85">
              <w:t>Example 3</w:t>
            </w:r>
            <w:r w:rsidRPr="00C11D85">
              <w:tab/>
              <w:t>To return all properties, specify a “*” as the property wildcard.</w:t>
            </w:r>
          </w:p>
          <w:p w14:paraId="6E26D76D" w14:textId="77777777" w:rsidR="001F137E" w:rsidRPr="00C11D85" w:rsidRDefault="001F137E" w:rsidP="003B2A9E">
            <w:pPr>
              <w:pStyle w:val="TABLE-cell"/>
            </w:pPr>
            <w:r w:rsidRPr="00C11D85">
              <w:t>Example 4</w:t>
            </w:r>
            <w:r w:rsidRPr="00C11D85">
              <w:tab/>
              <w:t xml:space="preserve">To return a single </w:t>
            </w:r>
            <w:r w:rsidRPr="00C11D85">
              <w:rPr>
                <w:i/>
              </w:rPr>
              <w:t>Person</w:t>
            </w:r>
            <w:r w:rsidRPr="00C11D85">
              <w:t xml:space="preserve">, specify the </w:t>
            </w:r>
            <w:r w:rsidRPr="00C11D85">
              <w:rPr>
                <w:i/>
              </w:rPr>
              <w:t xml:space="preserve">Person ID </w:t>
            </w:r>
            <w:r w:rsidRPr="00C11D85">
              <w:t>in the wildcard.</w:t>
            </w:r>
          </w:p>
          <w:p w14:paraId="63237153" w14:textId="77777777" w:rsidR="001F137E" w:rsidRPr="00C11D85" w:rsidRDefault="001F137E" w:rsidP="003B2A9E">
            <w:pPr>
              <w:pStyle w:val="TABLE-cell"/>
            </w:pPr>
            <w:r w:rsidRPr="00C11D85">
              <w:t>Example 5</w:t>
            </w:r>
            <w:r w:rsidRPr="00C11D85">
              <w:tab/>
              <w:t xml:space="preserve">To return all </w:t>
            </w:r>
            <w:r w:rsidRPr="00C11D85">
              <w:rPr>
                <w:i/>
              </w:rPr>
              <w:t>Persons</w:t>
            </w:r>
            <w:r w:rsidRPr="00C11D85">
              <w:t>, specify a “*” as the wildcard.</w:t>
            </w:r>
          </w:p>
          <w:p w14:paraId="61BF5963" w14:textId="77777777" w:rsidR="001F137E" w:rsidRPr="00C11D85" w:rsidRDefault="001F137E" w:rsidP="003B2A9E">
            <w:pPr>
              <w:pStyle w:val="TABLE-cell"/>
            </w:pPr>
            <w:r w:rsidRPr="00C11D85">
              <w:t>PROCESS: Error.</w:t>
            </w:r>
          </w:p>
          <w:p w14:paraId="04D51BD0" w14:textId="77777777" w:rsidR="001F137E" w:rsidRPr="00C11D85" w:rsidRDefault="001F137E" w:rsidP="003B2A9E">
            <w:pPr>
              <w:pStyle w:val="TABLE-cell"/>
            </w:pPr>
            <w:r w:rsidRPr="00C11D85">
              <w:t xml:space="preserve">CHANGE: Error (no property values are specified). </w:t>
            </w:r>
          </w:p>
          <w:p w14:paraId="7E989CCD" w14:textId="77777777" w:rsidR="001F137E" w:rsidRPr="00C11D85" w:rsidRDefault="001F137E" w:rsidP="003B2A9E">
            <w:pPr>
              <w:pStyle w:val="TABLE-cell"/>
            </w:pPr>
            <w:r w:rsidRPr="00C11D85">
              <w:t xml:space="preserve">CANCEL: Shall define a request that the receiver is to cancel all properties matching the property wildcard of all </w:t>
            </w:r>
            <w:r w:rsidRPr="00C11D85">
              <w:rPr>
                <w:i/>
              </w:rPr>
              <w:t>Persons</w:t>
            </w:r>
            <w:r w:rsidRPr="00C11D85">
              <w:t xml:space="preserve"> that match the wildcard. </w:t>
            </w:r>
          </w:p>
          <w:p w14:paraId="3FC4650D" w14:textId="77777777" w:rsidR="001F137E" w:rsidRPr="00C11D85" w:rsidRDefault="001F137E" w:rsidP="003B2A9E">
            <w:pPr>
              <w:pStyle w:val="TABLE-cell"/>
            </w:pPr>
            <w:r w:rsidRPr="00C11D85">
              <w:t>SYNC ADD: Error.</w:t>
            </w:r>
          </w:p>
          <w:p w14:paraId="6C6571DF" w14:textId="77777777" w:rsidR="001F137E" w:rsidRPr="00C11D85" w:rsidRDefault="001F137E" w:rsidP="003B2A9E">
            <w:pPr>
              <w:pStyle w:val="TABLE-cell"/>
            </w:pPr>
            <w:r w:rsidRPr="00C11D85">
              <w:t>SYNC CHANGE: Error (no property values are specified).</w:t>
            </w:r>
          </w:p>
          <w:p w14:paraId="347B715C" w14:textId="77777777" w:rsidR="001F137E" w:rsidRDefault="001F137E" w:rsidP="003B2A9E">
            <w:pPr>
              <w:pStyle w:val="TABLE-cell"/>
              <w:rPr>
                <w:ins w:id="1438" w:author="Dennis Brandl" w:date="2018-03-03T06:29:00Z"/>
              </w:rPr>
            </w:pPr>
            <w:r w:rsidRPr="00C11D85">
              <w:t xml:space="preserve">SYNC DELETE: Shall define a request that the receiver is to delete all properties that match the property wildcard of all </w:t>
            </w:r>
            <w:r w:rsidRPr="00C11D85">
              <w:rPr>
                <w:i/>
              </w:rPr>
              <w:t>Persons</w:t>
            </w:r>
            <w:r w:rsidRPr="00C11D85">
              <w:t xml:space="preserve"> that match the wildcard. </w:t>
            </w:r>
          </w:p>
          <w:p w14:paraId="0ACE632A" w14:textId="7EB8B461" w:rsidR="0059222C" w:rsidRPr="00C11D85" w:rsidRDefault="0059222C" w:rsidP="003B2A9E">
            <w:pPr>
              <w:pStyle w:val="TABLE-cell"/>
            </w:pPr>
            <w:ins w:id="1439" w:author="Dennis Brandl" w:date="2018-03-03T06:29:00Z">
              <w:r>
                <w:t>NOTIFY: Error.</w:t>
              </w:r>
            </w:ins>
          </w:p>
        </w:tc>
      </w:tr>
    </w:tbl>
    <w:p w14:paraId="79760F85" w14:textId="77777777" w:rsidR="001F137E" w:rsidRPr="000615A5" w:rsidRDefault="001F137E" w:rsidP="009A3909">
      <w:pPr>
        <w:pStyle w:val="NOTE"/>
      </w:pPr>
    </w:p>
    <w:p w14:paraId="413E577B" w14:textId="5C49F478" w:rsidR="001F137E" w:rsidRPr="000615A5" w:rsidDel="000F3240" w:rsidRDefault="001F137E" w:rsidP="009A3909">
      <w:pPr>
        <w:pStyle w:val="Heading3"/>
        <w:rPr>
          <w:del w:id="1440" w:author="Dennis Brandl" w:date="2018-03-05T14:09:00Z"/>
        </w:rPr>
      </w:pPr>
      <w:bookmarkStart w:id="1441" w:name="_Toc507944857"/>
      <w:del w:id="1442" w:author="Dennis Brandl" w:date="2018-03-05T14:09:00Z">
        <w:r w:rsidRPr="000615A5" w:rsidDel="000F3240">
          <w:delText>Qualification test specification verbs</w:delText>
        </w:r>
        <w:bookmarkEnd w:id="1441"/>
      </w:del>
    </w:p>
    <w:p w14:paraId="0FAECE65" w14:textId="53F09BEE" w:rsidR="001F137E" w:rsidRPr="000615A5" w:rsidDel="000F3240" w:rsidRDefault="00672F56" w:rsidP="003B2A9E">
      <w:pPr>
        <w:pStyle w:val="PARAGRAPH"/>
        <w:rPr>
          <w:del w:id="1443" w:author="Dennis Brandl" w:date="2018-03-05T14:09:00Z"/>
        </w:rPr>
      </w:pPr>
      <w:del w:id="1444" w:author="Dennis Brandl" w:date="2018-03-05T14:09:00Z">
        <w:r w:rsidDel="000F3240">
          <w:delText>All verbs</w:delText>
        </w:r>
        <w:r w:rsidR="009A3909" w:rsidDel="000F3240">
          <w:delText xml:space="preserve"> </w:delText>
        </w:r>
        <w:r w:rsidDel="000F3240">
          <w:delText>shall be valid</w:delText>
        </w:r>
        <w:r w:rsidR="001F137E" w:rsidRPr="000615A5" w:rsidDel="000F3240">
          <w:delText xml:space="preserve"> for a </w:delText>
        </w:r>
        <w:r w:rsidR="001F137E" w:rsidRPr="00C11D85" w:rsidDel="000F3240">
          <w:rPr>
            <w:i/>
          </w:rPr>
          <w:delText>qualification test specification</w:delText>
        </w:r>
        <w:r w:rsidR="001F137E" w:rsidRPr="000615A5" w:rsidDel="000F3240">
          <w:delText xml:space="preserve"> noun.   </w:delText>
        </w:r>
      </w:del>
    </w:p>
    <w:p w14:paraId="4030C1D2" w14:textId="00F898F3" w:rsidR="001F137E" w:rsidRPr="000615A5" w:rsidDel="000F3240" w:rsidRDefault="003932B6" w:rsidP="00C11D85">
      <w:pPr>
        <w:pStyle w:val="Note-Example"/>
        <w:rPr>
          <w:del w:id="1445" w:author="Dennis Brandl" w:date="2018-03-05T14:09:00Z"/>
        </w:rPr>
      </w:pPr>
      <w:del w:id="1446" w:author="Dennis Brandl" w:date="2018-03-05T14:09:00Z">
        <w:r w:rsidDel="000F3240">
          <w:delText>NOTE</w:delText>
        </w:r>
        <w:r w:rsidR="001F137E" w:rsidRPr="000615A5" w:rsidDel="000F3240">
          <w:tab/>
          <w:delText xml:space="preserve">This contains information about qualification tests.  The returned information contains the identification of the tested personnel class properties, and the identification of the person properties. </w:delText>
        </w:r>
      </w:del>
    </w:p>
    <w:p w14:paraId="298879EB" w14:textId="5C10475E" w:rsidR="001F137E" w:rsidRPr="000615A5" w:rsidDel="000F3240" w:rsidRDefault="001F137E" w:rsidP="009A3909">
      <w:pPr>
        <w:pStyle w:val="Heading3"/>
        <w:rPr>
          <w:del w:id="1447" w:author="Dennis Brandl" w:date="2018-03-05T14:09:00Z"/>
        </w:rPr>
      </w:pPr>
      <w:bookmarkStart w:id="1448" w:name="_Toc507944858"/>
      <w:del w:id="1449" w:author="Dennis Brandl" w:date="2018-03-05T14:09:00Z">
        <w:r w:rsidRPr="000615A5" w:rsidDel="000F3240">
          <w:delText>Qualification test specification verb actions</w:delText>
        </w:r>
        <w:bookmarkEnd w:id="1448"/>
      </w:del>
    </w:p>
    <w:p w14:paraId="4239BB0A" w14:textId="1EEF50F8" w:rsidR="001F137E" w:rsidRPr="000615A5" w:rsidDel="000F3240" w:rsidRDefault="001F137E" w:rsidP="009A3909">
      <w:pPr>
        <w:pStyle w:val="PARAGRAPH"/>
        <w:rPr>
          <w:del w:id="1450" w:author="Dennis Brandl" w:date="2018-03-05T14:09:00Z"/>
        </w:rPr>
      </w:pPr>
      <w:del w:id="1451" w:author="Dennis Brandl" w:date="2018-03-05T14:09:00Z">
        <w:r w:rsidRPr="000615A5" w:rsidDel="000F3240">
          <w:delText xml:space="preserve">The actions performed on a </w:delText>
        </w:r>
        <w:r w:rsidRPr="00C11D85" w:rsidDel="000F3240">
          <w:rPr>
            <w:i/>
          </w:rPr>
          <w:delText>qualification test specification</w:delText>
        </w:r>
        <w:r w:rsidRPr="000615A5" w:rsidDel="000F3240">
          <w:delText xml:space="preserve"> </w:delText>
        </w:r>
        <w:r w:rsidR="00751BC9" w:rsidDel="000F3240">
          <w:delText>noun are defined in</w:delText>
        </w:r>
        <w:r w:rsidRPr="000615A5" w:rsidDel="000F3240">
          <w:delText xml:space="preserve"> </w:delText>
        </w:r>
        <w:r w:rsidRPr="000615A5" w:rsidDel="000F3240">
          <w:fldChar w:fldCharType="begin"/>
        </w:r>
        <w:r w:rsidRPr="000615A5" w:rsidDel="000F3240">
          <w:delInstrText xml:space="preserve"> REF _Ref106948788 </w:delInstrText>
        </w:r>
        <w:r w:rsidRPr="000615A5" w:rsidDel="000F3240">
          <w:fldChar w:fldCharType="separate"/>
        </w:r>
        <w:r w:rsidR="00036893" w:rsidRPr="000615A5" w:rsidDel="000F3240">
          <w:delText xml:space="preserve">Table </w:delText>
        </w:r>
        <w:r w:rsidR="00036893" w:rsidDel="000F3240">
          <w:rPr>
            <w:noProof/>
          </w:rPr>
          <w:delText>10</w:delText>
        </w:r>
        <w:r w:rsidRPr="000615A5" w:rsidDel="000F3240">
          <w:fldChar w:fldCharType="end"/>
        </w:r>
        <w:r w:rsidRPr="000615A5" w:rsidDel="000F3240">
          <w:delText>.</w:delText>
        </w:r>
      </w:del>
    </w:p>
    <w:p w14:paraId="3BC94C85" w14:textId="233B718F" w:rsidR="001F137E" w:rsidRPr="000615A5" w:rsidDel="000F3240" w:rsidRDefault="001F137E" w:rsidP="00BF396C">
      <w:pPr>
        <w:pStyle w:val="TABLE-title"/>
        <w:rPr>
          <w:del w:id="1452" w:author="Dennis Brandl" w:date="2018-03-05T14:09:00Z"/>
        </w:rPr>
      </w:pPr>
      <w:bookmarkStart w:id="1453" w:name="_Ref106948788"/>
      <w:bookmarkStart w:id="1454" w:name="_Toc61597314"/>
      <w:bookmarkStart w:id="1455" w:name="_Toc66633541"/>
      <w:bookmarkStart w:id="1456" w:name="_Toc93913231"/>
      <w:bookmarkStart w:id="1457" w:name="_Toc94085653"/>
      <w:bookmarkStart w:id="1458" w:name="_Toc99938135"/>
      <w:bookmarkStart w:id="1459" w:name="_Toc104708474"/>
      <w:bookmarkStart w:id="1460" w:name="_Toc111971578"/>
      <w:bookmarkStart w:id="1461" w:name="_Toc111991831"/>
      <w:bookmarkStart w:id="1462" w:name="_Toc112730158"/>
      <w:bookmarkStart w:id="1463" w:name="_Toc120010354"/>
      <w:bookmarkStart w:id="1464" w:name="_Toc130399769"/>
      <w:bookmarkStart w:id="1465" w:name="_Toc131732200"/>
      <w:bookmarkStart w:id="1466" w:name="_Toc134537669"/>
      <w:bookmarkStart w:id="1467" w:name="_Toc483857363"/>
      <w:del w:id="1468" w:author="Dennis Brandl" w:date="2018-03-05T14:09:00Z">
        <w:r w:rsidRPr="000615A5" w:rsidDel="000F3240">
          <w:lastRenderedPageBreak/>
          <w:delText xml:space="preserve">Table </w:delText>
        </w:r>
        <w:r w:rsidRPr="000615A5" w:rsidDel="000F3240">
          <w:fldChar w:fldCharType="begin"/>
        </w:r>
        <w:r w:rsidRPr="000615A5" w:rsidDel="000F3240">
          <w:delInstrText xml:space="preserve"> SEQ Table \* ARABIC </w:delInstrText>
        </w:r>
        <w:r w:rsidRPr="000615A5" w:rsidDel="000F3240">
          <w:fldChar w:fldCharType="separate"/>
        </w:r>
        <w:r w:rsidR="00036893" w:rsidDel="000F3240">
          <w:rPr>
            <w:noProof/>
          </w:rPr>
          <w:delText>10</w:delText>
        </w:r>
        <w:r w:rsidRPr="000615A5" w:rsidDel="000F3240">
          <w:fldChar w:fldCharType="end"/>
        </w:r>
        <w:bookmarkEnd w:id="1453"/>
        <w:r w:rsidRPr="000615A5" w:rsidDel="000F3240">
          <w:delText xml:space="preserve"> </w:delText>
        </w:r>
        <w:r w:rsidR="00270E45" w:rsidDel="000F3240">
          <w:delText>–</w:delText>
        </w:r>
        <w:r w:rsidRPr="000615A5" w:rsidDel="000F3240">
          <w:delText xml:space="preserve"> Qualification</w:delText>
        </w:r>
        <w:r w:rsidR="00270E45" w:rsidDel="000F3240">
          <w:delText xml:space="preserve"> </w:delText>
        </w:r>
        <w:r w:rsidRPr="000615A5" w:rsidDel="000F3240">
          <w:delText xml:space="preserve">test specification verb </w:delText>
        </w:r>
        <w:bookmarkEnd w:id="1454"/>
        <w:bookmarkEnd w:id="1455"/>
        <w:bookmarkEnd w:id="1456"/>
        <w:bookmarkEnd w:id="1457"/>
        <w:bookmarkEnd w:id="1458"/>
        <w:bookmarkEnd w:id="1459"/>
        <w:bookmarkEnd w:id="1460"/>
        <w:r w:rsidRPr="000615A5" w:rsidDel="000F3240">
          <w:delText>actions</w:delText>
        </w:r>
        <w:bookmarkEnd w:id="1461"/>
        <w:bookmarkEnd w:id="1462"/>
        <w:bookmarkEnd w:id="1463"/>
        <w:bookmarkEnd w:id="1464"/>
        <w:bookmarkEnd w:id="1465"/>
        <w:bookmarkEnd w:id="1466"/>
        <w:bookmarkEnd w:id="1467"/>
      </w:del>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4"/>
        <w:gridCol w:w="7268"/>
      </w:tblGrid>
      <w:tr w:rsidR="00C11D85" w:rsidRPr="00C11D85" w:rsidDel="000F3240" w14:paraId="5B8E18E9" w14:textId="58480446" w:rsidTr="00C11D85">
        <w:trPr>
          <w:tblHeader/>
          <w:del w:id="1469" w:author="Dennis Brandl" w:date="2018-03-05T14:09:00Z"/>
        </w:trPr>
        <w:tc>
          <w:tcPr>
            <w:tcW w:w="1710" w:type="dxa"/>
            <w:shd w:val="clear" w:color="auto" w:fill="auto"/>
          </w:tcPr>
          <w:p w14:paraId="348954A5" w14:textId="44ECF502" w:rsidR="001F137E" w:rsidRPr="00C11D85" w:rsidDel="000F3240" w:rsidRDefault="001F137E" w:rsidP="003B2A9E">
            <w:pPr>
              <w:pStyle w:val="TABLE-col-heading"/>
              <w:rPr>
                <w:del w:id="1470" w:author="Dennis Brandl" w:date="2018-03-05T14:09:00Z"/>
              </w:rPr>
            </w:pPr>
            <w:del w:id="1471" w:author="Dennis Brandl" w:date="2018-03-05T14:09:00Z">
              <w:r w:rsidRPr="00C11D85" w:rsidDel="000F3240">
                <w:delText>Value of Qualification Test ID</w:delText>
              </w:r>
            </w:del>
          </w:p>
        </w:tc>
        <w:tc>
          <w:tcPr>
            <w:tcW w:w="7650" w:type="dxa"/>
            <w:shd w:val="clear" w:color="auto" w:fill="auto"/>
            <w:vAlign w:val="center"/>
          </w:tcPr>
          <w:p w14:paraId="13811EFA" w14:textId="3E943F2A" w:rsidR="001F137E" w:rsidRPr="00C11D85" w:rsidDel="000F3240" w:rsidRDefault="00751BC9" w:rsidP="003B2A9E">
            <w:pPr>
              <w:pStyle w:val="TABLE-col-heading"/>
              <w:rPr>
                <w:del w:id="1472" w:author="Dennis Brandl" w:date="2018-03-05T14:09:00Z"/>
              </w:rPr>
            </w:pPr>
            <w:del w:id="1473" w:author="Dennis Brandl" w:date="2018-03-05T14:09:00Z">
              <w:r w:rsidDel="000F3240">
                <w:delText>Verb action on noun</w:delText>
              </w:r>
            </w:del>
          </w:p>
        </w:tc>
      </w:tr>
      <w:tr w:rsidR="00C11D85" w:rsidRPr="00C11D85" w:rsidDel="000F3240" w14:paraId="302A4475" w14:textId="2E0CA078" w:rsidTr="00C11D85">
        <w:trPr>
          <w:del w:id="1474" w:author="Dennis Brandl" w:date="2018-03-05T14:09:00Z"/>
        </w:trPr>
        <w:tc>
          <w:tcPr>
            <w:tcW w:w="1710" w:type="dxa"/>
            <w:shd w:val="clear" w:color="auto" w:fill="auto"/>
          </w:tcPr>
          <w:p w14:paraId="755E9668" w14:textId="5DD8DF59" w:rsidR="001F137E" w:rsidRPr="00C11D85" w:rsidDel="000F3240" w:rsidRDefault="001F137E" w:rsidP="003B2A9E">
            <w:pPr>
              <w:pStyle w:val="TABLE-cell"/>
              <w:rPr>
                <w:del w:id="1475" w:author="Dennis Brandl" w:date="2018-03-05T14:09:00Z"/>
              </w:rPr>
            </w:pPr>
            <w:del w:id="1476" w:author="Dennis Brandl" w:date="2018-03-05T14:09:00Z">
              <w:r w:rsidRPr="00C11D85" w:rsidDel="000F3240">
                <w:delText>IDs specified</w:delText>
              </w:r>
            </w:del>
          </w:p>
        </w:tc>
        <w:tc>
          <w:tcPr>
            <w:tcW w:w="7650" w:type="dxa"/>
            <w:shd w:val="clear" w:color="auto" w:fill="auto"/>
          </w:tcPr>
          <w:p w14:paraId="48BD05F9" w14:textId="42B2185D" w:rsidR="001F137E" w:rsidRPr="00C11D85" w:rsidDel="000F3240" w:rsidRDefault="001F137E" w:rsidP="003B2A9E">
            <w:pPr>
              <w:pStyle w:val="TABLE-cell"/>
              <w:rPr>
                <w:del w:id="1477" w:author="Dennis Brandl" w:date="2018-03-05T14:09:00Z"/>
              </w:rPr>
            </w:pPr>
            <w:del w:id="1478" w:author="Dennis Brandl" w:date="2018-03-05T14:09:00Z">
              <w:r w:rsidRPr="00C11D85" w:rsidDel="000F3240">
                <w:delText xml:space="preserve">GET: Shall define a request that the receiver is to return, in a SHOW message, all attributes of the </w:delText>
              </w:r>
              <w:r w:rsidRPr="00C11D85" w:rsidDel="000F3240">
                <w:rPr>
                  <w:i/>
                </w:rPr>
                <w:delText>Qualification Test Specifications</w:delText>
              </w:r>
              <w:r w:rsidRPr="00C11D85" w:rsidDel="000F3240">
                <w:delText xml:space="preserve">, the IDs of </w:delText>
              </w:r>
              <w:r w:rsidRPr="00C11D85" w:rsidDel="000F3240">
                <w:rPr>
                  <w:i/>
                </w:rPr>
                <w:delText xml:space="preserve">Personnel Class Properties </w:delText>
              </w:r>
              <w:r w:rsidRPr="00C11D85" w:rsidDel="000F3240">
                <w:delText xml:space="preserve">referenced by the test, and the IDs of all </w:delText>
              </w:r>
              <w:r w:rsidRPr="00C11D85" w:rsidDel="000F3240">
                <w:rPr>
                  <w:i/>
                </w:rPr>
                <w:delText xml:space="preserve">Person Properties </w:delText>
              </w:r>
              <w:r w:rsidRPr="00C11D85" w:rsidDel="000F3240">
                <w:delText>referenced by the test.</w:delText>
              </w:r>
            </w:del>
          </w:p>
          <w:p w14:paraId="169AF468" w14:textId="31A22139" w:rsidR="001F137E" w:rsidRPr="00C11D85" w:rsidDel="000F3240" w:rsidRDefault="001F137E" w:rsidP="003B2A9E">
            <w:pPr>
              <w:pStyle w:val="TABLE-cell"/>
              <w:rPr>
                <w:del w:id="1479" w:author="Dennis Brandl" w:date="2018-03-05T14:09:00Z"/>
              </w:rPr>
            </w:pPr>
            <w:del w:id="1480" w:author="Dennis Brandl" w:date="2018-03-05T14:09:00Z">
              <w:r w:rsidRPr="00C11D85" w:rsidDel="000F3240">
                <w:delText xml:space="preserve">PROCESS: Shall define a request that the receiver is to add </w:delText>
              </w:r>
              <w:r w:rsidRPr="00C11D85" w:rsidDel="000F3240">
                <w:rPr>
                  <w:i/>
                </w:rPr>
                <w:delText>Qualification Test Specifications</w:delText>
              </w:r>
              <w:r w:rsidRPr="00C11D85" w:rsidDel="000F3240">
                <w:delText xml:space="preserve">.  The message defines suggested IDs for the </w:delText>
              </w:r>
              <w:r w:rsidRPr="00C11D85" w:rsidDel="000F3240">
                <w:rPr>
                  <w:i/>
                </w:rPr>
                <w:delText>Qualification Test Specifications</w:delText>
              </w:r>
              <w:r w:rsidRPr="00C11D85" w:rsidDel="000F3240">
                <w:delText xml:space="preserve">, values for the attributes and IDs of </w:delText>
              </w:r>
              <w:r w:rsidRPr="00C11D85" w:rsidDel="000F3240">
                <w:rPr>
                  <w:i/>
                </w:rPr>
                <w:delText xml:space="preserve">Personnel Class Property </w:delText>
              </w:r>
              <w:r w:rsidRPr="00C11D85" w:rsidDel="000F3240">
                <w:delText xml:space="preserve">and </w:delText>
              </w:r>
              <w:r w:rsidRPr="00C11D85" w:rsidDel="000F3240">
                <w:rPr>
                  <w:i/>
                </w:rPr>
                <w:delText xml:space="preserve">Person Property </w:delText>
              </w:r>
              <w:r w:rsidRPr="00C11D85" w:rsidDel="000F3240">
                <w:delText xml:space="preserve">referenced by the </w:delText>
              </w:r>
              <w:r w:rsidRPr="00C11D85" w:rsidDel="000F3240">
                <w:rPr>
                  <w:i/>
                </w:rPr>
                <w:delText>Qualification Test</w:delText>
              </w:r>
              <w:r w:rsidRPr="00C11D85" w:rsidDel="000F3240">
                <w:delText xml:space="preserve">. The receiver adds the </w:delText>
              </w:r>
              <w:r w:rsidRPr="00C11D85" w:rsidDel="000F3240">
                <w:rPr>
                  <w:i/>
                </w:rPr>
                <w:delText>Qualification Test Specifications</w:delText>
              </w:r>
              <w:r w:rsidRPr="00C11D85" w:rsidDel="000F3240">
                <w:delText xml:space="preserve"> and assigns IDs.  The assigned IDs shall be returned in the ACKNOWLEDGE message.</w:delText>
              </w:r>
            </w:del>
          </w:p>
          <w:p w14:paraId="519EF02E" w14:textId="22FA0319" w:rsidR="001F137E" w:rsidRPr="00C11D85" w:rsidDel="000F3240" w:rsidRDefault="001F137E" w:rsidP="003B2A9E">
            <w:pPr>
              <w:pStyle w:val="TABLE-cell"/>
              <w:rPr>
                <w:del w:id="1481" w:author="Dennis Brandl" w:date="2018-03-05T14:09:00Z"/>
              </w:rPr>
            </w:pPr>
            <w:del w:id="1482" w:author="Dennis Brandl" w:date="2018-03-05T14:09:00Z">
              <w:r w:rsidRPr="00C11D85" w:rsidDel="000F3240">
                <w:delText xml:space="preserve">CHANGE: Shall define a request that the receiver is to change the specified attributes of the </w:delText>
              </w:r>
              <w:r w:rsidRPr="00C11D85" w:rsidDel="000F3240">
                <w:rPr>
                  <w:i/>
                </w:rPr>
                <w:delText>Qualification Test Specifications</w:delText>
              </w:r>
              <w:r w:rsidRPr="00C11D85" w:rsidDel="000F3240">
                <w:delText xml:space="preserve"> and IDs of </w:delText>
              </w:r>
              <w:r w:rsidRPr="00C11D85" w:rsidDel="000F3240">
                <w:rPr>
                  <w:i/>
                </w:rPr>
                <w:delText xml:space="preserve">Personnel Class Properties </w:delText>
              </w:r>
              <w:r w:rsidRPr="00C11D85" w:rsidDel="000F3240">
                <w:delText xml:space="preserve">and </w:delText>
              </w:r>
              <w:r w:rsidRPr="00C11D85" w:rsidDel="000F3240">
                <w:rPr>
                  <w:i/>
                </w:rPr>
                <w:delText xml:space="preserve">Person Properties </w:delText>
              </w:r>
              <w:r w:rsidRPr="00C11D85" w:rsidDel="000F3240">
                <w:delText>referenced.  A RESPOND message may be used to communicate agreement, disagreement, or changes made to the CHANGE message data.</w:delText>
              </w:r>
            </w:del>
          </w:p>
          <w:p w14:paraId="5970E99A" w14:textId="32A21B52" w:rsidR="001F137E" w:rsidRPr="00C11D85" w:rsidDel="000F3240" w:rsidRDefault="001F137E" w:rsidP="003B2A9E">
            <w:pPr>
              <w:pStyle w:val="TABLE-cell"/>
              <w:rPr>
                <w:del w:id="1483" w:author="Dennis Brandl" w:date="2018-03-05T14:09:00Z"/>
              </w:rPr>
            </w:pPr>
            <w:del w:id="1484" w:author="Dennis Brandl" w:date="2018-03-05T14:09:00Z">
              <w:r w:rsidRPr="00C11D85" w:rsidDel="000F3240">
                <w:delText xml:space="preserve">CANCEL: Shall define a request that the receiver is to cancel the specified </w:delText>
              </w:r>
              <w:r w:rsidRPr="00C11D85" w:rsidDel="000F3240">
                <w:rPr>
                  <w:i/>
                </w:rPr>
                <w:delText>Qualification Test Specifications</w:delText>
              </w:r>
              <w:r w:rsidRPr="00C11D85" w:rsidDel="000F3240">
                <w:delText xml:space="preserve">. </w:delText>
              </w:r>
            </w:del>
          </w:p>
          <w:p w14:paraId="5BBEB16E" w14:textId="5FC64087" w:rsidR="001F137E" w:rsidRPr="00C11D85" w:rsidDel="000F3240" w:rsidRDefault="001F137E" w:rsidP="003B2A9E">
            <w:pPr>
              <w:pStyle w:val="TABLE-cell"/>
              <w:rPr>
                <w:del w:id="1485" w:author="Dennis Brandl" w:date="2018-03-05T14:09:00Z"/>
              </w:rPr>
            </w:pPr>
            <w:del w:id="1486" w:author="Dennis Brandl" w:date="2018-03-05T14:09:00Z">
              <w:r w:rsidRPr="00C11D85" w:rsidDel="000F3240">
                <w:delText xml:space="preserve">SYNC ADD: Shall define a request that the receiver is to add the specified </w:delText>
              </w:r>
              <w:r w:rsidRPr="00C11D85" w:rsidDel="000F3240">
                <w:rPr>
                  <w:i/>
                </w:rPr>
                <w:delText>Qualification Test Specifications</w:delText>
              </w:r>
              <w:r w:rsidRPr="00C11D85" w:rsidDel="000F3240">
                <w:delText xml:space="preserve"> and IDs of </w:delText>
              </w:r>
              <w:r w:rsidRPr="00C11D85" w:rsidDel="000F3240">
                <w:rPr>
                  <w:i/>
                </w:rPr>
                <w:delText xml:space="preserve">Personnel Class Properties </w:delText>
              </w:r>
              <w:r w:rsidRPr="00C11D85" w:rsidDel="000F3240">
                <w:delText xml:space="preserve">and </w:delText>
              </w:r>
              <w:r w:rsidRPr="00C11D85" w:rsidDel="000F3240">
                <w:rPr>
                  <w:i/>
                </w:rPr>
                <w:delText>Person Properties</w:delText>
              </w:r>
              <w:r w:rsidRPr="00C11D85" w:rsidDel="000F3240">
                <w:delText xml:space="preserve"> referenced. </w:delText>
              </w:r>
            </w:del>
          </w:p>
          <w:p w14:paraId="3DA9A5CC" w14:textId="72961675" w:rsidR="001F137E" w:rsidRPr="00C11D85" w:rsidDel="000F3240" w:rsidRDefault="001F137E" w:rsidP="003B2A9E">
            <w:pPr>
              <w:pStyle w:val="TABLE-cell"/>
              <w:rPr>
                <w:del w:id="1487" w:author="Dennis Brandl" w:date="2018-03-05T14:09:00Z"/>
              </w:rPr>
            </w:pPr>
            <w:del w:id="1488" w:author="Dennis Brandl" w:date="2018-03-05T14:09:00Z">
              <w:r w:rsidRPr="00C11D85" w:rsidDel="000F3240">
                <w:delText xml:space="preserve">SYNC CHANGE: Shall define a request that the receiver is to change the specified attributes of the </w:delText>
              </w:r>
              <w:r w:rsidRPr="00C11D85" w:rsidDel="000F3240">
                <w:rPr>
                  <w:i/>
                </w:rPr>
                <w:delText>Qualification Test Specifications</w:delText>
              </w:r>
              <w:r w:rsidRPr="00C11D85" w:rsidDel="000F3240">
                <w:delText xml:space="preserve"> and IDs of </w:delText>
              </w:r>
              <w:r w:rsidRPr="00C11D85" w:rsidDel="000F3240">
                <w:rPr>
                  <w:i/>
                </w:rPr>
                <w:delText xml:space="preserve">Personnel Class Properties </w:delText>
              </w:r>
              <w:r w:rsidRPr="00C11D85" w:rsidDel="000F3240">
                <w:delText xml:space="preserve">and </w:delText>
              </w:r>
              <w:r w:rsidRPr="00C11D85" w:rsidDel="000F3240">
                <w:rPr>
                  <w:i/>
                </w:rPr>
                <w:delText>Person Properties</w:delText>
              </w:r>
              <w:r w:rsidRPr="00C11D85" w:rsidDel="000F3240">
                <w:delText xml:space="preserve"> referenced.</w:delText>
              </w:r>
            </w:del>
          </w:p>
          <w:p w14:paraId="304A5EF9" w14:textId="561CE867" w:rsidR="001F137E" w:rsidRPr="00C11D85" w:rsidDel="000F3240" w:rsidRDefault="001F137E" w:rsidP="0059222C">
            <w:pPr>
              <w:pStyle w:val="TABLE-cell"/>
              <w:rPr>
                <w:del w:id="1489" w:author="Dennis Brandl" w:date="2018-03-05T14:09:00Z"/>
              </w:rPr>
            </w:pPr>
            <w:del w:id="1490" w:author="Dennis Brandl" w:date="2018-03-05T14:09:00Z">
              <w:r w:rsidRPr="00C11D85" w:rsidDel="000F3240">
                <w:delText xml:space="preserve">SYNC DELETE: Shall define a request that the receiver is to delete the specified </w:delText>
              </w:r>
              <w:r w:rsidRPr="00C11D85" w:rsidDel="000F3240">
                <w:rPr>
                  <w:i/>
                </w:rPr>
                <w:delText>Qualification Test Specifications</w:delText>
              </w:r>
              <w:r w:rsidRPr="00C11D85" w:rsidDel="000F3240">
                <w:delText>.</w:delText>
              </w:r>
            </w:del>
          </w:p>
        </w:tc>
      </w:tr>
      <w:tr w:rsidR="00C11D85" w:rsidRPr="00C11D85" w:rsidDel="000F3240" w14:paraId="491076AC" w14:textId="43996A50" w:rsidTr="00C11D85">
        <w:trPr>
          <w:del w:id="1491" w:author="Dennis Brandl" w:date="2018-03-05T14:09:00Z"/>
        </w:trPr>
        <w:tc>
          <w:tcPr>
            <w:tcW w:w="1710" w:type="dxa"/>
            <w:shd w:val="clear" w:color="auto" w:fill="auto"/>
          </w:tcPr>
          <w:p w14:paraId="609119B7" w14:textId="3574E865" w:rsidR="001F137E" w:rsidRPr="00C11D85" w:rsidDel="000F3240" w:rsidRDefault="001F137E" w:rsidP="003B2A9E">
            <w:pPr>
              <w:pStyle w:val="TABLE-cell"/>
              <w:rPr>
                <w:del w:id="1492" w:author="Dennis Brandl" w:date="2018-03-05T14:09:00Z"/>
              </w:rPr>
            </w:pPr>
            <w:del w:id="1493" w:author="Dennis Brandl" w:date="2018-03-05T14:09:00Z">
              <w:r w:rsidRPr="00C11D85" w:rsidDel="000F3240">
                <w:delText>&lt;not specified&gt;</w:delText>
              </w:r>
            </w:del>
          </w:p>
        </w:tc>
        <w:tc>
          <w:tcPr>
            <w:tcW w:w="7650" w:type="dxa"/>
            <w:shd w:val="clear" w:color="auto" w:fill="auto"/>
          </w:tcPr>
          <w:p w14:paraId="399459D2" w14:textId="61044B7F" w:rsidR="001F137E" w:rsidRPr="00C11D85" w:rsidDel="000F3240" w:rsidRDefault="001F137E" w:rsidP="003B2A9E">
            <w:pPr>
              <w:pStyle w:val="TABLE-cell"/>
              <w:rPr>
                <w:del w:id="1494" w:author="Dennis Brandl" w:date="2018-03-05T14:09:00Z"/>
              </w:rPr>
            </w:pPr>
            <w:del w:id="1495" w:author="Dennis Brandl" w:date="2018-03-05T14:09:00Z">
              <w:r w:rsidRPr="00C11D85" w:rsidDel="000F3240">
                <w:delText>GET: Error.</w:delText>
              </w:r>
            </w:del>
          </w:p>
          <w:p w14:paraId="0B46AD0D" w14:textId="7CD13B0C" w:rsidR="001F137E" w:rsidRPr="00C11D85" w:rsidDel="000F3240" w:rsidRDefault="001F137E" w:rsidP="003B2A9E">
            <w:pPr>
              <w:pStyle w:val="TABLE-cell"/>
              <w:rPr>
                <w:del w:id="1496" w:author="Dennis Brandl" w:date="2018-03-05T14:09:00Z"/>
              </w:rPr>
            </w:pPr>
            <w:del w:id="1497" w:author="Dennis Brandl" w:date="2018-03-05T14:09:00Z">
              <w:r w:rsidRPr="00C11D85" w:rsidDel="000F3240">
                <w:delText>PROCESS: Error.</w:delText>
              </w:r>
            </w:del>
          </w:p>
          <w:p w14:paraId="31698472" w14:textId="01D33B7E" w:rsidR="001F137E" w:rsidRPr="00C11D85" w:rsidDel="000F3240" w:rsidRDefault="001F137E" w:rsidP="003B2A9E">
            <w:pPr>
              <w:pStyle w:val="TABLE-cell"/>
              <w:rPr>
                <w:del w:id="1498" w:author="Dennis Brandl" w:date="2018-03-05T14:09:00Z"/>
              </w:rPr>
            </w:pPr>
            <w:del w:id="1499" w:author="Dennis Brandl" w:date="2018-03-05T14:09:00Z">
              <w:r w:rsidRPr="00C11D85" w:rsidDel="000F3240">
                <w:delText xml:space="preserve">CHANGE: Error. </w:delText>
              </w:r>
            </w:del>
          </w:p>
          <w:p w14:paraId="380AD026" w14:textId="1F9DF544" w:rsidR="001F137E" w:rsidRPr="00C11D85" w:rsidDel="000F3240" w:rsidRDefault="001F137E" w:rsidP="003B2A9E">
            <w:pPr>
              <w:pStyle w:val="TABLE-cell"/>
              <w:rPr>
                <w:del w:id="1500" w:author="Dennis Brandl" w:date="2018-03-05T14:09:00Z"/>
              </w:rPr>
            </w:pPr>
            <w:del w:id="1501" w:author="Dennis Brandl" w:date="2018-03-05T14:09:00Z">
              <w:r w:rsidRPr="00C11D85" w:rsidDel="000F3240">
                <w:delText xml:space="preserve">CANCEL: Error. </w:delText>
              </w:r>
            </w:del>
          </w:p>
          <w:p w14:paraId="11E00744" w14:textId="09D6F6CB" w:rsidR="001F137E" w:rsidRPr="00C11D85" w:rsidDel="000F3240" w:rsidRDefault="001F137E" w:rsidP="003B2A9E">
            <w:pPr>
              <w:pStyle w:val="TABLE-cell"/>
              <w:rPr>
                <w:del w:id="1502" w:author="Dennis Brandl" w:date="2018-03-05T14:09:00Z"/>
              </w:rPr>
            </w:pPr>
            <w:del w:id="1503" w:author="Dennis Brandl" w:date="2018-03-05T14:09:00Z">
              <w:r w:rsidRPr="00C11D85" w:rsidDel="000F3240">
                <w:delText xml:space="preserve">SYNC ADD: Error. </w:delText>
              </w:r>
            </w:del>
          </w:p>
          <w:p w14:paraId="5A837DCA" w14:textId="16C67FFF" w:rsidR="001F137E" w:rsidRPr="00C11D85" w:rsidDel="000F3240" w:rsidRDefault="001F137E" w:rsidP="003B2A9E">
            <w:pPr>
              <w:pStyle w:val="TABLE-cell"/>
              <w:rPr>
                <w:del w:id="1504" w:author="Dennis Brandl" w:date="2018-03-05T14:09:00Z"/>
              </w:rPr>
            </w:pPr>
            <w:del w:id="1505" w:author="Dennis Brandl" w:date="2018-03-05T14:09:00Z">
              <w:r w:rsidRPr="00C11D85" w:rsidDel="000F3240">
                <w:delText>SYNC CHANGE: Error.</w:delText>
              </w:r>
            </w:del>
          </w:p>
          <w:p w14:paraId="017D902B" w14:textId="25A199E3" w:rsidR="0059222C" w:rsidRPr="00C11D85" w:rsidDel="000F3240" w:rsidRDefault="001F137E" w:rsidP="003B2A9E">
            <w:pPr>
              <w:pStyle w:val="TABLE-cell"/>
              <w:rPr>
                <w:del w:id="1506" w:author="Dennis Brandl" w:date="2018-03-05T14:09:00Z"/>
              </w:rPr>
            </w:pPr>
            <w:del w:id="1507" w:author="Dennis Brandl" w:date="2018-03-05T14:09:00Z">
              <w:r w:rsidRPr="00C11D85" w:rsidDel="000F3240">
                <w:delText>SYNC DELETE: Error.</w:delText>
              </w:r>
            </w:del>
          </w:p>
        </w:tc>
      </w:tr>
      <w:tr w:rsidR="00C11D85" w:rsidRPr="00C11D85" w:rsidDel="000F3240" w14:paraId="11B06B62" w14:textId="11BD40E6" w:rsidTr="00C11D85">
        <w:trPr>
          <w:del w:id="1508" w:author="Dennis Brandl" w:date="2018-03-05T14:09:00Z"/>
        </w:trPr>
        <w:tc>
          <w:tcPr>
            <w:tcW w:w="1710" w:type="dxa"/>
            <w:shd w:val="clear" w:color="auto" w:fill="auto"/>
          </w:tcPr>
          <w:p w14:paraId="17A56F0B" w14:textId="6F905886" w:rsidR="001F137E" w:rsidRPr="00C11D85" w:rsidDel="000F3240" w:rsidRDefault="001F137E" w:rsidP="003B2A9E">
            <w:pPr>
              <w:pStyle w:val="TABLE-cell"/>
              <w:rPr>
                <w:del w:id="1509" w:author="Dennis Brandl" w:date="2018-03-05T14:09:00Z"/>
              </w:rPr>
            </w:pPr>
            <w:del w:id="1510" w:author="Dennis Brandl" w:date="2018-03-05T14:09:00Z">
              <w:r w:rsidRPr="00C11D85" w:rsidDel="000F3240">
                <w:delText>Wildcard specified</w:delText>
              </w:r>
            </w:del>
          </w:p>
        </w:tc>
        <w:tc>
          <w:tcPr>
            <w:tcW w:w="7650" w:type="dxa"/>
            <w:shd w:val="clear" w:color="auto" w:fill="auto"/>
          </w:tcPr>
          <w:p w14:paraId="40A1ADAC" w14:textId="4568D8DE" w:rsidR="001F137E" w:rsidRPr="00C11D85" w:rsidDel="000F3240" w:rsidRDefault="001F137E" w:rsidP="003B2A9E">
            <w:pPr>
              <w:pStyle w:val="TABLE-cell"/>
              <w:rPr>
                <w:del w:id="1511" w:author="Dennis Brandl" w:date="2018-03-05T14:09:00Z"/>
              </w:rPr>
            </w:pPr>
            <w:del w:id="1512" w:author="Dennis Brandl" w:date="2018-03-05T14:09:00Z">
              <w:r w:rsidRPr="00C11D85" w:rsidDel="000F3240">
                <w:delText xml:space="preserve">GET: Shall define a request that the receiver is to return, in a SHOW message, all attributes of all </w:delText>
              </w:r>
              <w:r w:rsidRPr="00C11D85" w:rsidDel="000F3240">
                <w:rPr>
                  <w:i/>
                </w:rPr>
                <w:delText>Qualification Test Specifications</w:delText>
              </w:r>
              <w:r w:rsidRPr="00C11D85" w:rsidDel="000F3240">
                <w:delText xml:space="preserve"> identified by the wildcard, the IDs of </w:delText>
              </w:r>
              <w:r w:rsidRPr="00C11D85" w:rsidDel="000F3240">
                <w:rPr>
                  <w:i/>
                </w:rPr>
                <w:delText xml:space="preserve">Personnel Class Properties </w:delText>
              </w:r>
              <w:r w:rsidRPr="00C11D85" w:rsidDel="000F3240">
                <w:delText xml:space="preserve">referenced, and the IDs of </w:delText>
              </w:r>
              <w:r w:rsidRPr="00C11D85" w:rsidDel="000F3240">
                <w:rPr>
                  <w:i/>
                </w:rPr>
                <w:delText xml:space="preserve">Person Properties </w:delText>
              </w:r>
              <w:r w:rsidRPr="00C11D85" w:rsidDel="000F3240">
                <w:delText>referenced by the tests.</w:delText>
              </w:r>
            </w:del>
          </w:p>
          <w:p w14:paraId="15906D90" w14:textId="7E88579F" w:rsidR="001F137E" w:rsidRPr="00C11D85" w:rsidDel="000F3240" w:rsidRDefault="001F137E" w:rsidP="003B2A9E">
            <w:pPr>
              <w:pStyle w:val="TABLE-cell"/>
              <w:rPr>
                <w:del w:id="1513" w:author="Dennis Brandl" w:date="2018-03-05T14:09:00Z"/>
              </w:rPr>
            </w:pPr>
            <w:del w:id="1514" w:author="Dennis Brandl" w:date="2018-03-05T14:09:00Z">
              <w:r w:rsidRPr="00C11D85" w:rsidDel="000F3240">
                <w:delText>Example</w:delText>
              </w:r>
              <w:r w:rsidRPr="00C11D85" w:rsidDel="000F3240">
                <w:tab/>
                <w:delText xml:space="preserve">To return all </w:delText>
              </w:r>
              <w:r w:rsidRPr="00C11D85" w:rsidDel="000F3240">
                <w:rPr>
                  <w:i/>
                </w:rPr>
                <w:delText>Qualification Test Specifications</w:delText>
              </w:r>
              <w:r w:rsidRPr="00C11D85" w:rsidDel="000F3240">
                <w:delText>, specify a “*” as the wildcard.</w:delText>
              </w:r>
            </w:del>
          </w:p>
          <w:p w14:paraId="60C7EB20" w14:textId="4F967D5A" w:rsidR="001F137E" w:rsidRPr="00C11D85" w:rsidDel="000F3240" w:rsidRDefault="001F137E" w:rsidP="003B2A9E">
            <w:pPr>
              <w:pStyle w:val="TABLE-cell"/>
              <w:rPr>
                <w:del w:id="1515" w:author="Dennis Brandl" w:date="2018-03-05T14:09:00Z"/>
              </w:rPr>
            </w:pPr>
            <w:del w:id="1516" w:author="Dennis Brandl" w:date="2018-03-05T14:09:00Z">
              <w:r w:rsidRPr="00C11D85" w:rsidDel="000F3240">
                <w:delText>PROCESS: Error.</w:delText>
              </w:r>
            </w:del>
          </w:p>
          <w:p w14:paraId="70942534" w14:textId="76E7BB9C" w:rsidR="001F137E" w:rsidRPr="00C11D85" w:rsidDel="000F3240" w:rsidRDefault="001F137E" w:rsidP="003B2A9E">
            <w:pPr>
              <w:pStyle w:val="TABLE-cell"/>
              <w:rPr>
                <w:del w:id="1517" w:author="Dennis Brandl" w:date="2018-03-05T14:09:00Z"/>
              </w:rPr>
            </w:pPr>
            <w:del w:id="1518" w:author="Dennis Brandl" w:date="2018-03-05T14:09:00Z">
              <w:r w:rsidRPr="00C11D85" w:rsidDel="000F3240">
                <w:delText xml:space="preserve">CHANGE: Shall define a request that the receiver is to change the specified attributes of all </w:delText>
              </w:r>
              <w:r w:rsidRPr="00C11D85" w:rsidDel="000F3240">
                <w:rPr>
                  <w:i/>
                </w:rPr>
                <w:delText>Qualification Test Specifications</w:delText>
              </w:r>
              <w:r w:rsidRPr="00C11D85" w:rsidDel="000F3240">
                <w:delText xml:space="preserve"> matching the wildcard ID and IDs of </w:delText>
              </w:r>
              <w:r w:rsidRPr="00C11D85" w:rsidDel="000F3240">
                <w:rPr>
                  <w:i/>
                </w:rPr>
                <w:delText xml:space="preserve">Personnel Class Properties </w:delText>
              </w:r>
              <w:r w:rsidRPr="00C11D85" w:rsidDel="000F3240">
                <w:delText xml:space="preserve">referenced, and the IDs of </w:delText>
              </w:r>
              <w:r w:rsidRPr="00C11D85" w:rsidDel="000F3240">
                <w:rPr>
                  <w:i/>
                </w:rPr>
                <w:delText xml:space="preserve">Person Properties </w:delText>
              </w:r>
              <w:r w:rsidRPr="00C11D85" w:rsidDel="000F3240">
                <w:delText>referenced.  A RESPOND message may be used to communicate agreement, disagreement, or changes made to the CHANGE message data.</w:delText>
              </w:r>
            </w:del>
          </w:p>
          <w:p w14:paraId="7E644262" w14:textId="0B4B6A4A" w:rsidR="001F137E" w:rsidRPr="00C11D85" w:rsidDel="000F3240" w:rsidRDefault="001F137E" w:rsidP="003B2A9E">
            <w:pPr>
              <w:pStyle w:val="TABLE-cell"/>
              <w:rPr>
                <w:del w:id="1519" w:author="Dennis Brandl" w:date="2018-03-05T14:09:00Z"/>
              </w:rPr>
            </w:pPr>
            <w:del w:id="1520" w:author="Dennis Brandl" w:date="2018-03-05T14:09:00Z">
              <w:r w:rsidRPr="00C11D85" w:rsidDel="000F3240">
                <w:delText xml:space="preserve">CANCEL: Shall define a request that the receiver is to cancel all </w:delText>
              </w:r>
              <w:r w:rsidRPr="00C11D85" w:rsidDel="000F3240">
                <w:rPr>
                  <w:i/>
                </w:rPr>
                <w:delText>Qualification Test Specifications</w:delText>
              </w:r>
              <w:r w:rsidRPr="00C11D85" w:rsidDel="000F3240">
                <w:delText xml:space="preserve"> matching the wildcard ID. </w:delText>
              </w:r>
            </w:del>
          </w:p>
          <w:p w14:paraId="6753AB9A" w14:textId="67394949" w:rsidR="001F137E" w:rsidRPr="00C11D85" w:rsidDel="000F3240" w:rsidRDefault="001F137E" w:rsidP="003B2A9E">
            <w:pPr>
              <w:pStyle w:val="TABLE-cell"/>
              <w:rPr>
                <w:del w:id="1521" w:author="Dennis Brandl" w:date="2018-03-05T14:09:00Z"/>
              </w:rPr>
            </w:pPr>
            <w:del w:id="1522" w:author="Dennis Brandl" w:date="2018-03-05T14:09:00Z">
              <w:r w:rsidRPr="00C11D85" w:rsidDel="000F3240">
                <w:delText xml:space="preserve">SYNC ADD: Error. </w:delText>
              </w:r>
            </w:del>
          </w:p>
          <w:p w14:paraId="0FEB127B" w14:textId="7A9C9C92" w:rsidR="001F137E" w:rsidRPr="00C11D85" w:rsidDel="000F3240" w:rsidRDefault="001F137E" w:rsidP="003B2A9E">
            <w:pPr>
              <w:pStyle w:val="TABLE-cell"/>
              <w:rPr>
                <w:del w:id="1523" w:author="Dennis Brandl" w:date="2018-03-05T14:09:00Z"/>
              </w:rPr>
            </w:pPr>
            <w:del w:id="1524" w:author="Dennis Brandl" w:date="2018-03-05T14:09:00Z">
              <w:r w:rsidRPr="00C11D85" w:rsidDel="000F3240">
                <w:delText xml:space="preserve">SYNC CHANGE: Shall define a request that the receiver is to change the specified attributes of all </w:delText>
              </w:r>
              <w:r w:rsidRPr="00C11D85" w:rsidDel="000F3240">
                <w:rPr>
                  <w:i/>
                </w:rPr>
                <w:delText>Qualification Test Specifications</w:delText>
              </w:r>
              <w:r w:rsidRPr="00C11D85" w:rsidDel="000F3240">
                <w:delText xml:space="preserve"> matching the wildcard ID and IDs of </w:delText>
              </w:r>
              <w:r w:rsidRPr="00C11D85" w:rsidDel="000F3240">
                <w:rPr>
                  <w:i/>
                </w:rPr>
                <w:delText xml:space="preserve">Personnel Class Properties </w:delText>
              </w:r>
              <w:r w:rsidRPr="00C11D85" w:rsidDel="000F3240">
                <w:delText xml:space="preserve">referenced, and the IDs of </w:delText>
              </w:r>
              <w:r w:rsidRPr="00C11D85" w:rsidDel="000F3240">
                <w:rPr>
                  <w:i/>
                </w:rPr>
                <w:delText xml:space="preserve">Person Properties </w:delText>
              </w:r>
              <w:r w:rsidRPr="00C11D85" w:rsidDel="000F3240">
                <w:delText>referenced.</w:delText>
              </w:r>
            </w:del>
          </w:p>
          <w:p w14:paraId="4830C2DD" w14:textId="1A322B8B" w:rsidR="0059222C" w:rsidRPr="00C11D85" w:rsidDel="000F3240" w:rsidRDefault="001F137E" w:rsidP="003B2A9E">
            <w:pPr>
              <w:pStyle w:val="TABLE-cell"/>
              <w:rPr>
                <w:del w:id="1525" w:author="Dennis Brandl" w:date="2018-03-05T14:09:00Z"/>
              </w:rPr>
            </w:pPr>
            <w:del w:id="1526" w:author="Dennis Brandl" w:date="2018-03-05T14:09:00Z">
              <w:r w:rsidRPr="00C11D85" w:rsidDel="000F3240">
                <w:delText xml:space="preserve">SYNC DELETE: Shall define a request that the receiver is to delete all </w:delText>
              </w:r>
              <w:r w:rsidRPr="00C11D85" w:rsidDel="000F3240">
                <w:rPr>
                  <w:i/>
                </w:rPr>
                <w:delText>Qualification Test Specifications</w:delText>
              </w:r>
              <w:r w:rsidRPr="00C11D85" w:rsidDel="000F3240">
                <w:delText xml:space="preserve"> matching the wildcard ID.</w:delText>
              </w:r>
            </w:del>
          </w:p>
        </w:tc>
      </w:tr>
    </w:tbl>
    <w:p w14:paraId="381452F0" w14:textId="246F8362" w:rsidR="001F137E" w:rsidRPr="000615A5" w:rsidDel="000F3240" w:rsidRDefault="001F137E" w:rsidP="009A3909">
      <w:pPr>
        <w:pStyle w:val="NOTE"/>
        <w:rPr>
          <w:del w:id="1527" w:author="Dennis Brandl" w:date="2018-03-05T14:09:00Z"/>
        </w:rPr>
      </w:pPr>
    </w:p>
    <w:p w14:paraId="7EBE8DD6" w14:textId="77777777" w:rsidR="001F137E" w:rsidRPr="000615A5" w:rsidRDefault="001F137E" w:rsidP="009A3909">
      <w:pPr>
        <w:pStyle w:val="Heading2"/>
      </w:pPr>
      <w:bookmarkStart w:id="1528" w:name="_Toc507944859"/>
      <w:r w:rsidRPr="000615A5">
        <w:t>Role based equipment model</w:t>
      </w:r>
      <w:bookmarkEnd w:id="1528"/>
    </w:p>
    <w:p w14:paraId="6F5443F9" w14:textId="77777777" w:rsidR="001F137E" w:rsidRPr="000615A5" w:rsidRDefault="001F137E" w:rsidP="009A3909">
      <w:pPr>
        <w:pStyle w:val="Heading3"/>
      </w:pPr>
      <w:bookmarkStart w:id="1529" w:name="_Toc507944860"/>
      <w:r w:rsidRPr="000615A5">
        <w:t>Role based equipment model elements</w:t>
      </w:r>
      <w:bookmarkEnd w:id="1529"/>
    </w:p>
    <w:p w14:paraId="5EF7A273" w14:textId="35870272" w:rsidR="00AA36FD" w:rsidRPr="00AA36FD" w:rsidRDefault="001F137E" w:rsidP="00AA36FD">
      <w:pPr>
        <w:pStyle w:val="PARAGRAPH"/>
        <w:rPr>
          <w:ins w:id="1530" w:author="Dennis Brandl" w:date="2018-03-04T17:11:00Z"/>
          <w:lang w:val="en-US"/>
        </w:rPr>
      </w:pPr>
      <w:r w:rsidRPr="000615A5">
        <w:t xml:space="preserve">The message definitions assume that information may be accessed from any of three starting points: </w:t>
      </w:r>
      <w:r w:rsidRPr="00C11D85">
        <w:rPr>
          <w:i/>
        </w:rPr>
        <w:t>equipment class</w:t>
      </w:r>
      <w:r w:rsidRPr="000615A5">
        <w:t xml:space="preserve">, </w:t>
      </w:r>
      <w:r w:rsidRPr="00C11D85">
        <w:rPr>
          <w:i/>
        </w:rPr>
        <w:t>equipment</w:t>
      </w:r>
      <w:r w:rsidRPr="000615A5">
        <w:t xml:space="preserve">, or </w:t>
      </w:r>
      <w:del w:id="1531" w:author="Dennis Brandl" w:date="2018-03-05T14:09:00Z">
        <w:r w:rsidRPr="00C11D85" w:rsidDel="000F3240">
          <w:rPr>
            <w:i/>
          </w:rPr>
          <w:delText xml:space="preserve">equipment capability </w:delText>
        </w:r>
      </w:del>
      <w:r w:rsidRPr="00C11D85">
        <w:rPr>
          <w:i/>
        </w:rPr>
        <w:t>test</w:t>
      </w:r>
      <w:ins w:id="1532" w:author="Dennis Brandl" w:date="2018-03-05T14:09:00Z">
        <w:r w:rsidR="000F3240">
          <w:rPr>
            <w:i/>
          </w:rPr>
          <w:t xml:space="preserve"> specification</w:t>
        </w:r>
      </w:ins>
      <w:r w:rsidRPr="000615A5">
        <w:t>, as identified by the dotted collections in</w:t>
      </w:r>
      <w:r w:rsidR="00A34ACE">
        <w:t xml:space="preserve"> </w:t>
      </w:r>
      <w:r w:rsidR="00A34ACE">
        <w:fldChar w:fldCharType="begin"/>
      </w:r>
      <w:r w:rsidR="00A34ACE">
        <w:instrText xml:space="preserve"> REF _Ref433277706 </w:instrText>
      </w:r>
      <w:r w:rsidR="00A34ACE">
        <w:fldChar w:fldCharType="separate"/>
      </w:r>
      <w:r w:rsidR="00FA7DD5" w:rsidRPr="000615A5">
        <w:t xml:space="preserve">Figure </w:t>
      </w:r>
      <w:r w:rsidR="00FA7DD5">
        <w:rPr>
          <w:noProof/>
        </w:rPr>
        <w:t>18</w:t>
      </w:r>
      <w:r w:rsidR="00A34ACE">
        <w:fldChar w:fldCharType="end"/>
      </w:r>
      <w:r w:rsidRPr="000615A5">
        <w:t>.</w:t>
      </w:r>
      <w:ins w:id="1533" w:author="Dennis Brandl" w:date="2018-03-05T14:10:00Z">
        <w:r w:rsidR="000F3240">
          <w:t xml:space="preserve"> </w:t>
        </w:r>
        <w:r w:rsidR="000F3240">
          <w:rPr>
            <w:i/>
          </w:rPr>
          <w:t xml:space="preserve">Equipment class </w:t>
        </w:r>
        <w:r w:rsidR="000F3240" w:rsidRPr="000F3240">
          <w:t>and</w:t>
        </w:r>
        <w:r w:rsidR="000F3240">
          <w:rPr>
            <w:i/>
          </w:rPr>
          <w:t xml:space="preserve"> equipment</w:t>
        </w:r>
        <w:r w:rsidR="000F3240">
          <w:t xml:space="preserve"> implement the </w:t>
        </w:r>
        <w:r w:rsidR="000F3240">
          <w:rPr>
            <w:i/>
          </w:rPr>
          <w:t>t</w:t>
        </w:r>
        <w:r w:rsidR="000F3240" w:rsidRPr="00E96A9E">
          <w:rPr>
            <w:i/>
          </w:rPr>
          <w:t xml:space="preserve">estable </w:t>
        </w:r>
        <w:r w:rsidR="000F3240">
          <w:rPr>
            <w:i/>
          </w:rPr>
          <w:t>o</w:t>
        </w:r>
        <w:r w:rsidR="000F3240" w:rsidRPr="00E96A9E">
          <w:rPr>
            <w:i/>
          </w:rPr>
          <w:t>bject</w:t>
        </w:r>
        <w:r w:rsidR="000F3240">
          <w:t xml:space="preserve"> &lt;&lt;interface&gt;&gt; class (See ISA 95.00.02 on the Operations Test Model).  </w:t>
        </w:r>
        <w:r w:rsidR="000F3240">
          <w:rPr>
            <w:i/>
          </w:rPr>
          <w:t>Equipment</w:t>
        </w:r>
        <w:r w:rsidR="000F3240" w:rsidRPr="000F3240">
          <w:rPr>
            <w:i/>
          </w:rPr>
          <w:t xml:space="preserve"> class property</w:t>
        </w:r>
        <w:r w:rsidR="000F3240">
          <w:t xml:space="preserve"> and </w:t>
        </w:r>
        <w:r w:rsidR="000F3240">
          <w:rPr>
            <w:i/>
          </w:rPr>
          <w:t>equipment</w:t>
        </w:r>
        <w:r w:rsidR="000F3240" w:rsidRPr="000F3240">
          <w:rPr>
            <w:i/>
          </w:rPr>
          <w:t xml:space="preserve"> property</w:t>
        </w:r>
        <w:r w:rsidR="000F3240">
          <w:t xml:space="preserve"> implement the </w:t>
        </w:r>
        <w:r w:rsidR="000F3240" w:rsidRPr="000F3240">
          <w:rPr>
            <w:i/>
          </w:rPr>
          <w:t>testable object property</w:t>
        </w:r>
        <w:r w:rsidR="000F3240">
          <w:t xml:space="preserve"> &lt;&lt;interface&gt;&gt; class.  See clause </w:t>
        </w:r>
        <w:r w:rsidR="000F3240">
          <w:fldChar w:fldCharType="begin"/>
        </w:r>
        <w:r w:rsidR="000F3240">
          <w:instrText xml:space="preserve"> REF _Ref508021909 \w \h </w:instrText>
        </w:r>
        <w:r w:rsidR="000F3240">
          <w:fldChar w:fldCharType="separate"/>
        </w:r>
        <w:r w:rsidR="000F3240">
          <w:t>6.4</w:t>
        </w:r>
        <w:r w:rsidR="000F3240">
          <w:fldChar w:fldCharType="end"/>
        </w:r>
        <w:r w:rsidR="000F3240">
          <w:t xml:space="preserve"> for the </w:t>
        </w:r>
        <w:r w:rsidR="000F3240">
          <w:rPr>
            <w:i/>
          </w:rPr>
          <w:t>t</w:t>
        </w:r>
        <w:r w:rsidR="000F3240" w:rsidRPr="00E44D0F">
          <w:rPr>
            <w:i/>
          </w:rPr>
          <w:t xml:space="preserve">est </w:t>
        </w:r>
        <w:r w:rsidR="000F3240">
          <w:rPr>
            <w:i/>
          </w:rPr>
          <w:t>s</w:t>
        </w:r>
        <w:r w:rsidR="000F3240" w:rsidRPr="00E44D0F">
          <w:rPr>
            <w:i/>
          </w:rPr>
          <w:t>pecification</w:t>
        </w:r>
        <w:r w:rsidR="000F3240">
          <w:t xml:space="preserve"> transaction definitions.</w:t>
        </w:r>
      </w:ins>
    </w:p>
    <w:p w14:paraId="0F5756DF" w14:textId="32772668" w:rsidR="001F137E" w:rsidRPr="00AA36FD" w:rsidRDefault="001F137E" w:rsidP="009A3909">
      <w:pPr>
        <w:pStyle w:val="PARAGRAPH"/>
        <w:rPr>
          <w:lang w:val="en-US"/>
        </w:rPr>
      </w:pPr>
    </w:p>
    <w:p w14:paraId="24AC5320" w14:textId="3FDBFCC6" w:rsidR="001F137E" w:rsidRPr="000615A5" w:rsidRDefault="00AA36FD" w:rsidP="003B2A9E">
      <w:pPr>
        <w:pStyle w:val="FIGURE"/>
      </w:pPr>
      <w:ins w:id="1534" w:author="Dennis Brandl" w:date="2018-03-04T17:08:00Z">
        <w:r w:rsidRPr="00AA36FD">
          <w:rPr>
            <w:noProof/>
            <w:lang w:val="en-US" w:eastAsia="en-US"/>
          </w:rPr>
          <w:drawing>
            <wp:inline distT="0" distB="0" distL="0" distR="0" wp14:anchorId="0E900549" wp14:editId="7F90990D">
              <wp:extent cx="5759450" cy="30563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3056331"/>
                      </a:xfrm>
                      <a:prstGeom prst="rect">
                        <a:avLst/>
                      </a:prstGeom>
                      <a:noFill/>
                      <a:ln>
                        <a:noFill/>
                      </a:ln>
                    </pic:spPr>
                  </pic:pic>
                </a:graphicData>
              </a:graphic>
            </wp:inline>
          </w:drawing>
        </w:r>
      </w:ins>
    </w:p>
    <w:p w14:paraId="01FDA940" w14:textId="2A217892" w:rsidR="001F137E" w:rsidRPr="000615A5" w:rsidRDefault="001F137E" w:rsidP="009A3909">
      <w:pPr>
        <w:pStyle w:val="FIGURE-title"/>
      </w:pPr>
      <w:bookmarkStart w:id="1535" w:name="_Ref433277706"/>
      <w:bookmarkStart w:id="1536" w:name="_Toc507944725"/>
      <w:r w:rsidRPr="000615A5">
        <w:t xml:space="preserve">Figure </w:t>
      </w:r>
      <w:r w:rsidRPr="000615A5">
        <w:fldChar w:fldCharType="begin"/>
      </w:r>
      <w:r w:rsidRPr="000615A5">
        <w:instrText xml:space="preserve"> SEQ Figure \* ARABIC </w:instrText>
      </w:r>
      <w:r w:rsidRPr="000615A5">
        <w:fldChar w:fldCharType="separate"/>
      </w:r>
      <w:r w:rsidR="00FA7DD5">
        <w:rPr>
          <w:noProof/>
        </w:rPr>
        <w:t>18</w:t>
      </w:r>
      <w:r w:rsidRPr="000615A5">
        <w:fldChar w:fldCharType="end"/>
      </w:r>
      <w:bookmarkEnd w:id="1535"/>
      <w:r w:rsidRPr="000615A5">
        <w:t xml:space="preserve"> </w:t>
      </w:r>
      <w:r w:rsidR="00270E45">
        <w:t>–</w:t>
      </w:r>
      <w:r w:rsidRPr="000615A5">
        <w:t xml:space="preserve"> Object</w:t>
      </w:r>
      <w:r w:rsidR="00270E45">
        <w:t xml:space="preserve"> </w:t>
      </w:r>
      <w:r w:rsidRPr="000615A5">
        <w:t>grouping for the role based equipment model</w:t>
      </w:r>
      <w:bookmarkEnd w:id="1536"/>
    </w:p>
    <w:p w14:paraId="7B52BFAF" w14:textId="6EFBC883" w:rsidR="001F137E" w:rsidRPr="000615A5" w:rsidRDefault="001F137E" w:rsidP="00C11D85">
      <w:pPr>
        <w:pStyle w:val="Note-Example"/>
      </w:pPr>
      <w:r w:rsidRPr="000615A5">
        <w:t>Example</w:t>
      </w:r>
      <w:r w:rsidRPr="000615A5">
        <w:tab/>
        <w:t xml:space="preserve">Messages may be: </w:t>
      </w:r>
      <w:r w:rsidR="00C11D85">
        <w:rPr>
          <w:i/>
        </w:rPr>
        <w:t>GET</w:t>
      </w:r>
      <w:r w:rsidRPr="00C11D85">
        <w:rPr>
          <w:i/>
        </w:rPr>
        <w:t xml:space="preserve"> Equipment Class</w:t>
      </w:r>
      <w:r w:rsidRPr="000615A5">
        <w:t xml:space="preserve">, </w:t>
      </w:r>
      <w:r w:rsidR="00C11D85">
        <w:rPr>
          <w:i/>
        </w:rPr>
        <w:t>GET</w:t>
      </w:r>
      <w:r w:rsidRPr="00C11D85">
        <w:rPr>
          <w:i/>
        </w:rPr>
        <w:t xml:space="preserve"> Equipment</w:t>
      </w:r>
      <w:r w:rsidRPr="000615A5">
        <w:t xml:space="preserve">, </w:t>
      </w:r>
      <w:r w:rsidR="00C11D85">
        <w:rPr>
          <w:i/>
        </w:rPr>
        <w:t>GET</w:t>
      </w:r>
      <w:r w:rsidRPr="00C11D85">
        <w:rPr>
          <w:i/>
        </w:rPr>
        <w:t xml:space="preserve"> Equipment Capability Test</w:t>
      </w:r>
    </w:p>
    <w:p w14:paraId="309088B3" w14:textId="77777777" w:rsidR="001F137E" w:rsidRPr="000615A5" w:rsidRDefault="001F137E" w:rsidP="009A3909">
      <w:pPr>
        <w:pStyle w:val="Heading3"/>
      </w:pPr>
      <w:bookmarkStart w:id="1537" w:name="_Toc507944861"/>
      <w:r w:rsidRPr="000615A5">
        <w:t>Equipment class verbs</w:t>
      </w:r>
      <w:bookmarkEnd w:id="1537"/>
    </w:p>
    <w:p w14:paraId="33D909A1" w14:textId="016A3576" w:rsidR="001F137E" w:rsidRPr="000615A5" w:rsidRDefault="00672F56" w:rsidP="003B2A9E">
      <w:pPr>
        <w:pStyle w:val="PARAGRAPH"/>
      </w:pPr>
      <w:r>
        <w:t>All verbs</w:t>
      </w:r>
      <w:r w:rsidR="009A3909">
        <w:t xml:space="preserve"> </w:t>
      </w:r>
      <w:r>
        <w:t>shall be valid</w:t>
      </w:r>
      <w:r w:rsidR="001F137E" w:rsidRPr="000615A5">
        <w:t xml:space="preserve"> for an </w:t>
      </w:r>
      <w:r w:rsidR="001F137E" w:rsidRPr="00C11D85">
        <w:rPr>
          <w:i/>
        </w:rPr>
        <w:t>equipment class</w:t>
      </w:r>
      <w:r w:rsidR="001F137E" w:rsidRPr="000615A5">
        <w:t xml:space="preserve"> noun.   </w:t>
      </w:r>
    </w:p>
    <w:p w14:paraId="28532DB9" w14:textId="0AE12750" w:rsidR="001F137E" w:rsidRPr="000615A5" w:rsidRDefault="003932B6" w:rsidP="009A3909">
      <w:pPr>
        <w:pStyle w:val="NOTE"/>
      </w:pPr>
      <w:r>
        <w:t>NOTE</w:t>
      </w:r>
      <w:r w:rsidR="001F137E" w:rsidRPr="000615A5">
        <w:tab/>
        <w:t xml:space="preserve">This contains information about </w:t>
      </w:r>
      <w:r w:rsidR="001F137E" w:rsidRPr="00C11D85">
        <w:rPr>
          <w:i/>
        </w:rPr>
        <w:t>equipment classes</w:t>
      </w:r>
      <w:r w:rsidR="001F137E" w:rsidRPr="000615A5">
        <w:t xml:space="preserve">, or </w:t>
      </w:r>
      <w:r w:rsidR="001F137E" w:rsidRPr="00C11D85">
        <w:rPr>
          <w:i/>
        </w:rPr>
        <w:t>equipment classes</w:t>
      </w:r>
      <w:r w:rsidR="001F137E" w:rsidRPr="000615A5">
        <w:t xml:space="preserve"> and their </w:t>
      </w:r>
      <w:r w:rsidR="001F137E" w:rsidRPr="00C11D85">
        <w:rPr>
          <w:i/>
        </w:rPr>
        <w:t>equipment class properties</w:t>
      </w:r>
      <w:r w:rsidR="001F137E" w:rsidRPr="000615A5">
        <w:t xml:space="preserve">.  The returned information does not contain the </w:t>
      </w:r>
      <w:r w:rsidR="001F137E" w:rsidRPr="00C11D85">
        <w:rPr>
          <w:i/>
        </w:rPr>
        <w:t>equipment</w:t>
      </w:r>
      <w:r w:rsidR="001F137E" w:rsidRPr="000615A5">
        <w:t xml:space="preserve"> objects associated with </w:t>
      </w:r>
      <w:r w:rsidR="001F137E" w:rsidRPr="00C11D85">
        <w:rPr>
          <w:i/>
        </w:rPr>
        <w:t>the equipment class</w:t>
      </w:r>
      <w:r w:rsidR="001F137E" w:rsidRPr="000615A5">
        <w:t xml:space="preserve">, but only the IDs of the equipment belonging to the class. </w:t>
      </w:r>
    </w:p>
    <w:p w14:paraId="1A0DC995" w14:textId="77777777" w:rsidR="001F137E" w:rsidRPr="000615A5" w:rsidRDefault="001F137E" w:rsidP="009A3909">
      <w:pPr>
        <w:pStyle w:val="Heading3"/>
      </w:pPr>
      <w:bookmarkStart w:id="1538" w:name="_Toc507944862"/>
      <w:r w:rsidRPr="000615A5">
        <w:t>Equipment class verb actions</w:t>
      </w:r>
      <w:bookmarkEnd w:id="1538"/>
    </w:p>
    <w:p w14:paraId="1DFB1586" w14:textId="5689BF7E" w:rsidR="001F137E" w:rsidRPr="000615A5" w:rsidRDefault="001F137E" w:rsidP="003B2A9E">
      <w:pPr>
        <w:pStyle w:val="PARAGRAPH"/>
      </w:pPr>
      <w:r w:rsidRPr="000615A5">
        <w:t xml:space="preserve">The actions performed on </w:t>
      </w:r>
      <w:r w:rsidRPr="00C11D85">
        <w:rPr>
          <w:i/>
        </w:rPr>
        <w:t>equipment class</w:t>
      </w:r>
      <w:r w:rsidRPr="000615A5">
        <w:t xml:space="preserve"> objects are defined in</w:t>
      </w:r>
      <w:r w:rsidR="003B2A9E" w:rsidRPr="000615A5">
        <w:t xml:space="preserve"> </w:t>
      </w:r>
      <w:r w:rsidRPr="000615A5">
        <w:fldChar w:fldCharType="begin"/>
      </w:r>
      <w:r w:rsidRPr="000615A5">
        <w:instrText xml:space="preserve"> REF _Ref350242850 \h </w:instrText>
      </w:r>
      <w:r w:rsidRPr="000615A5">
        <w:fldChar w:fldCharType="separate"/>
      </w:r>
      <w:r w:rsidR="00FA7DD5" w:rsidRPr="000615A5">
        <w:t xml:space="preserve">Table </w:t>
      </w:r>
      <w:r w:rsidR="00FA7DD5">
        <w:rPr>
          <w:noProof/>
        </w:rPr>
        <w:t>11</w:t>
      </w:r>
      <w:r w:rsidRPr="000615A5">
        <w:fldChar w:fldCharType="end"/>
      </w:r>
      <w:r w:rsidRPr="000615A5">
        <w:t>.</w:t>
      </w:r>
    </w:p>
    <w:p w14:paraId="5AC185C3" w14:textId="7D8432B1" w:rsidR="001F137E" w:rsidRPr="000615A5" w:rsidRDefault="001F137E" w:rsidP="00BF396C">
      <w:pPr>
        <w:pStyle w:val="TABLE-title"/>
      </w:pPr>
      <w:bookmarkStart w:id="1539" w:name="_Ref350242850"/>
      <w:bookmarkStart w:id="1540" w:name="_Toc483857364"/>
      <w:r w:rsidRPr="000615A5">
        <w:t xml:space="preserve">Table </w:t>
      </w:r>
      <w:r w:rsidRPr="000615A5">
        <w:fldChar w:fldCharType="begin"/>
      </w:r>
      <w:r w:rsidRPr="000615A5">
        <w:instrText xml:space="preserve"> SEQ Table \* ARABIC </w:instrText>
      </w:r>
      <w:r w:rsidRPr="000615A5">
        <w:fldChar w:fldCharType="separate"/>
      </w:r>
      <w:r w:rsidR="00FA7DD5">
        <w:rPr>
          <w:noProof/>
        </w:rPr>
        <w:t>11</w:t>
      </w:r>
      <w:r w:rsidRPr="000615A5">
        <w:fldChar w:fldCharType="end"/>
      </w:r>
      <w:bookmarkEnd w:id="1539"/>
      <w:r w:rsidRPr="000615A5">
        <w:t xml:space="preserve"> – Equipment class verb actions</w:t>
      </w:r>
      <w:bookmarkEnd w:id="154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1258"/>
        <w:gridCol w:w="1431"/>
        <w:gridCol w:w="5421"/>
      </w:tblGrid>
      <w:tr w:rsidR="00C11D85" w:rsidRPr="00C11D85" w14:paraId="76AE0381" w14:textId="77777777" w:rsidTr="00C11D85">
        <w:trPr>
          <w:tblHeader/>
        </w:trPr>
        <w:tc>
          <w:tcPr>
            <w:tcW w:w="1250" w:type="dxa"/>
            <w:shd w:val="clear" w:color="auto" w:fill="auto"/>
            <w:vAlign w:val="center"/>
          </w:tcPr>
          <w:p w14:paraId="4D356CF8" w14:textId="77777777" w:rsidR="001F137E" w:rsidRPr="00C11D85" w:rsidRDefault="001F137E" w:rsidP="003B2A9E">
            <w:pPr>
              <w:pStyle w:val="TABLE-col-heading"/>
            </w:pPr>
            <w:r w:rsidRPr="00C11D85">
              <w:t xml:space="preserve">Value of Equipment </w:t>
            </w:r>
            <w:r w:rsidRPr="00C11D85">
              <w:br/>
              <w:t>Class ID</w:t>
            </w:r>
          </w:p>
        </w:tc>
        <w:tc>
          <w:tcPr>
            <w:tcW w:w="1258" w:type="dxa"/>
            <w:shd w:val="clear" w:color="auto" w:fill="auto"/>
            <w:vAlign w:val="center"/>
          </w:tcPr>
          <w:p w14:paraId="15A24BD9" w14:textId="77777777" w:rsidR="001F137E" w:rsidRPr="00C11D85" w:rsidRDefault="001F137E" w:rsidP="003B2A9E">
            <w:pPr>
              <w:pStyle w:val="TABLE-col-heading"/>
            </w:pPr>
            <w:r w:rsidRPr="00C11D85">
              <w:t>Value of Equipment Class Property ID</w:t>
            </w:r>
          </w:p>
        </w:tc>
        <w:tc>
          <w:tcPr>
            <w:tcW w:w="1431" w:type="dxa"/>
            <w:shd w:val="clear" w:color="auto" w:fill="auto"/>
            <w:vAlign w:val="center"/>
          </w:tcPr>
          <w:p w14:paraId="0E4490F0" w14:textId="77777777" w:rsidR="001F137E" w:rsidRPr="00C11D85" w:rsidRDefault="001F137E" w:rsidP="003B2A9E">
            <w:pPr>
              <w:pStyle w:val="TABLE-col-heading"/>
            </w:pPr>
            <w:r w:rsidRPr="00C11D85">
              <w:t>Equipment Class Property Value</w:t>
            </w:r>
          </w:p>
        </w:tc>
        <w:tc>
          <w:tcPr>
            <w:tcW w:w="5421" w:type="dxa"/>
            <w:shd w:val="clear" w:color="auto" w:fill="auto"/>
            <w:vAlign w:val="center"/>
          </w:tcPr>
          <w:p w14:paraId="7778F723" w14:textId="5F201154" w:rsidR="001F137E" w:rsidRPr="00C11D85" w:rsidRDefault="00751BC9" w:rsidP="003B2A9E">
            <w:pPr>
              <w:pStyle w:val="TABLE-col-heading"/>
            </w:pPr>
            <w:r>
              <w:t>Verb action on noun</w:t>
            </w:r>
          </w:p>
        </w:tc>
      </w:tr>
      <w:tr w:rsidR="00C11D85" w:rsidRPr="00C11D85" w14:paraId="47EC38DD" w14:textId="77777777" w:rsidTr="00C11D85">
        <w:tc>
          <w:tcPr>
            <w:tcW w:w="1250" w:type="dxa"/>
            <w:shd w:val="clear" w:color="auto" w:fill="auto"/>
          </w:tcPr>
          <w:p w14:paraId="0CC96D91" w14:textId="77777777" w:rsidR="001F137E" w:rsidRPr="00C11D85" w:rsidRDefault="001F137E" w:rsidP="003B2A9E">
            <w:pPr>
              <w:pStyle w:val="TABLE-cell"/>
            </w:pPr>
            <w:r w:rsidRPr="00C11D85">
              <w:t>IDs specified</w:t>
            </w:r>
          </w:p>
        </w:tc>
        <w:tc>
          <w:tcPr>
            <w:tcW w:w="1258" w:type="dxa"/>
            <w:shd w:val="clear" w:color="auto" w:fill="auto"/>
          </w:tcPr>
          <w:p w14:paraId="267D1757" w14:textId="77777777" w:rsidR="001F137E" w:rsidRPr="00C11D85" w:rsidRDefault="001F137E" w:rsidP="003B2A9E">
            <w:pPr>
              <w:pStyle w:val="TABLE-cell"/>
              <w:rPr>
                <w:i/>
              </w:rPr>
            </w:pPr>
            <w:r w:rsidRPr="00C11D85">
              <w:rPr>
                <w:i/>
              </w:rPr>
              <w:t>not specified</w:t>
            </w:r>
          </w:p>
        </w:tc>
        <w:tc>
          <w:tcPr>
            <w:tcW w:w="1431" w:type="dxa"/>
            <w:shd w:val="clear" w:color="auto" w:fill="auto"/>
          </w:tcPr>
          <w:p w14:paraId="27F518E8" w14:textId="77777777" w:rsidR="001F137E" w:rsidRPr="00C11D85" w:rsidRDefault="001F137E" w:rsidP="003B2A9E">
            <w:pPr>
              <w:pStyle w:val="TABLE-cell"/>
              <w:rPr>
                <w:i/>
              </w:rPr>
            </w:pPr>
            <w:r w:rsidRPr="00C11D85">
              <w:rPr>
                <w:i/>
              </w:rPr>
              <w:t>not specified</w:t>
            </w:r>
          </w:p>
        </w:tc>
        <w:tc>
          <w:tcPr>
            <w:tcW w:w="5421" w:type="dxa"/>
            <w:shd w:val="clear" w:color="auto" w:fill="auto"/>
          </w:tcPr>
          <w:p w14:paraId="00C94DE2"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 Classes</w:t>
            </w:r>
            <w:r w:rsidRPr="00C11D85">
              <w:t xml:space="preserve">, all properties and their attributes, and the IDs of </w:t>
            </w:r>
            <w:r w:rsidRPr="00C11D85">
              <w:rPr>
                <w:i/>
              </w:rPr>
              <w:t>Equipment</w:t>
            </w:r>
            <w:r w:rsidRPr="00C11D85">
              <w:t xml:space="preserve"> that are members of each </w:t>
            </w:r>
            <w:r w:rsidRPr="00C11D85">
              <w:rPr>
                <w:i/>
              </w:rPr>
              <w:t>Equipment Class</w:t>
            </w:r>
            <w:r w:rsidRPr="00C11D85">
              <w:t>.</w:t>
            </w:r>
          </w:p>
          <w:p w14:paraId="45BD8329" w14:textId="77777777" w:rsidR="001F137E" w:rsidRPr="00C11D85" w:rsidRDefault="001F137E" w:rsidP="003B2A9E">
            <w:pPr>
              <w:pStyle w:val="TABLE-cell"/>
            </w:pPr>
            <w:r w:rsidRPr="00C11D85">
              <w:t xml:space="preserve">PROCESS: Shall define a request that the receiver is to add </w:t>
            </w:r>
            <w:r w:rsidRPr="00C11D85">
              <w:rPr>
                <w:i/>
              </w:rPr>
              <w:t>Equipment Classes</w:t>
            </w:r>
            <w:r w:rsidRPr="00C11D85">
              <w:t xml:space="preserve">. The message defines suggested IDs for the </w:t>
            </w:r>
            <w:r w:rsidRPr="00C11D85">
              <w:rPr>
                <w:i/>
              </w:rPr>
              <w:t>Equipment Classes</w:t>
            </w:r>
            <w:r w:rsidRPr="00C11D85">
              <w:t xml:space="preserve">. The receiver adds the </w:t>
            </w:r>
            <w:r w:rsidRPr="00C11D85">
              <w:rPr>
                <w:i/>
              </w:rPr>
              <w:t>Equipment Classes</w:t>
            </w:r>
            <w:r w:rsidRPr="00C11D85">
              <w:t xml:space="preserve"> and assigns IDs.  The assigned IDs shall be returned in the ACKNOWLEDGE message.</w:t>
            </w:r>
          </w:p>
          <w:p w14:paraId="125D8E3F" w14:textId="77777777" w:rsidR="001F137E" w:rsidRPr="00C11D85" w:rsidRDefault="001F137E" w:rsidP="003B2A9E">
            <w:pPr>
              <w:pStyle w:val="TABLE-cell"/>
            </w:pPr>
            <w:r w:rsidRPr="00C11D85">
              <w:t xml:space="preserve">CHANGE: The specified attributes of the specified </w:t>
            </w:r>
            <w:r w:rsidRPr="00C11D85">
              <w:rPr>
                <w:i/>
              </w:rPr>
              <w:t xml:space="preserve">Equipment Classes </w:t>
            </w:r>
            <w:r w:rsidRPr="00C11D85">
              <w:t xml:space="preserve">shall be changed. </w:t>
            </w:r>
          </w:p>
          <w:p w14:paraId="2A26B75E" w14:textId="77777777" w:rsidR="001F137E" w:rsidRPr="00C11D85" w:rsidRDefault="001F137E" w:rsidP="003B2A9E">
            <w:pPr>
              <w:pStyle w:val="TABLE-cell"/>
            </w:pPr>
            <w:r w:rsidRPr="00C11D85">
              <w:t xml:space="preserve">CANCEL: Shall define a request that the receiver is to cancel the specified </w:t>
            </w:r>
            <w:r w:rsidRPr="00C11D85">
              <w:rPr>
                <w:i/>
              </w:rPr>
              <w:t>Equipment Classes</w:t>
            </w:r>
            <w:r w:rsidRPr="00C11D85">
              <w:t xml:space="preserve">. </w:t>
            </w:r>
          </w:p>
          <w:p w14:paraId="2A5558A2" w14:textId="77777777" w:rsidR="001F137E" w:rsidRPr="00C11D85" w:rsidRDefault="001F137E" w:rsidP="003B2A9E">
            <w:pPr>
              <w:pStyle w:val="TABLE-cell"/>
            </w:pPr>
            <w:r w:rsidRPr="00C11D85">
              <w:t xml:space="preserve">SYNC ADD: Shall define a request that the receiver is to add the specified </w:t>
            </w:r>
            <w:r w:rsidRPr="00C11D85">
              <w:rPr>
                <w:i/>
              </w:rPr>
              <w:t>Equipment Classes</w:t>
            </w:r>
            <w:r w:rsidRPr="00C11D85">
              <w:t>.</w:t>
            </w:r>
          </w:p>
          <w:p w14:paraId="2735FD45" w14:textId="77777777" w:rsidR="001F137E" w:rsidRPr="00C11D85" w:rsidRDefault="001F137E" w:rsidP="003B2A9E">
            <w:pPr>
              <w:pStyle w:val="TABLE-cell"/>
            </w:pPr>
            <w:r w:rsidRPr="00C11D85">
              <w:t xml:space="preserve">SYNC CHANGE: The specified attributes of the specified </w:t>
            </w:r>
            <w:r w:rsidRPr="00C11D85">
              <w:rPr>
                <w:i/>
              </w:rPr>
              <w:t xml:space="preserve">Equipment Classes </w:t>
            </w:r>
            <w:r w:rsidRPr="00C11D85">
              <w:t>shall be changed.</w:t>
            </w:r>
          </w:p>
          <w:p w14:paraId="15C8A37A" w14:textId="77777777" w:rsidR="0059222C" w:rsidRDefault="001F137E" w:rsidP="0059222C">
            <w:pPr>
              <w:pStyle w:val="TABLE-cell"/>
              <w:rPr>
                <w:ins w:id="1541" w:author="Dennis Brandl" w:date="2018-03-03T06:30:00Z"/>
              </w:rPr>
            </w:pPr>
            <w:r w:rsidRPr="00C11D85">
              <w:t xml:space="preserve">SYNC DELETE: Shall define a request that the receiver is to delete the specified </w:t>
            </w:r>
            <w:r w:rsidRPr="00C11D85">
              <w:rPr>
                <w:i/>
              </w:rPr>
              <w:t>Equipment Classes</w:t>
            </w:r>
            <w:r w:rsidRPr="00C11D85">
              <w:t xml:space="preserve">. </w:t>
            </w:r>
          </w:p>
          <w:p w14:paraId="5D41FF4E" w14:textId="27E0669C" w:rsidR="001F137E" w:rsidRPr="00C11D85" w:rsidRDefault="0059222C" w:rsidP="0059222C">
            <w:pPr>
              <w:pStyle w:val="TABLE-cell"/>
            </w:pPr>
            <w:ins w:id="1542" w:author="Dennis Brandl" w:date="2018-03-03T06:30:00Z">
              <w:r>
                <w:t xml:space="preserve">NOTIFY: Shall define the creation of a new </w:t>
              </w:r>
              <w:r>
                <w:rPr>
                  <w:i/>
                </w:rPr>
                <w:t>Equipment Class</w:t>
              </w:r>
              <w:r>
                <w:t>.</w:t>
              </w:r>
            </w:ins>
          </w:p>
        </w:tc>
      </w:tr>
      <w:tr w:rsidR="00C11D85" w:rsidRPr="00C11D85" w14:paraId="17792F18" w14:textId="77777777" w:rsidTr="00C11D85">
        <w:tc>
          <w:tcPr>
            <w:tcW w:w="1250" w:type="dxa"/>
            <w:shd w:val="clear" w:color="auto" w:fill="auto"/>
          </w:tcPr>
          <w:p w14:paraId="4C4E54D8" w14:textId="77777777" w:rsidR="001F137E" w:rsidRPr="00C11D85" w:rsidRDefault="001F137E" w:rsidP="003B2A9E">
            <w:pPr>
              <w:pStyle w:val="TABLE-cell"/>
            </w:pPr>
            <w:r w:rsidRPr="00C11D85">
              <w:lastRenderedPageBreak/>
              <w:t>IDs specified</w:t>
            </w:r>
          </w:p>
        </w:tc>
        <w:tc>
          <w:tcPr>
            <w:tcW w:w="1258" w:type="dxa"/>
            <w:shd w:val="clear" w:color="auto" w:fill="auto"/>
          </w:tcPr>
          <w:p w14:paraId="7419C525" w14:textId="77777777" w:rsidR="001F137E" w:rsidRPr="00C11D85" w:rsidRDefault="001F137E" w:rsidP="003B2A9E">
            <w:pPr>
              <w:pStyle w:val="TABLE-cell"/>
            </w:pPr>
            <w:r w:rsidRPr="00C11D85">
              <w:t>IDs specified</w:t>
            </w:r>
          </w:p>
        </w:tc>
        <w:tc>
          <w:tcPr>
            <w:tcW w:w="1431" w:type="dxa"/>
            <w:shd w:val="clear" w:color="auto" w:fill="auto"/>
          </w:tcPr>
          <w:p w14:paraId="1BAD251D" w14:textId="77777777" w:rsidR="001F137E" w:rsidRPr="00C11D85" w:rsidRDefault="001F137E" w:rsidP="003B2A9E">
            <w:pPr>
              <w:pStyle w:val="TABLE-cell"/>
              <w:rPr>
                <w:i/>
              </w:rPr>
            </w:pPr>
            <w:r w:rsidRPr="00C11D85">
              <w:rPr>
                <w:i/>
              </w:rPr>
              <w:t>not specified</w:t>
            </w:r>
          </w:p>
        </w:tc>
        <w:tc>
          <w:tcPr>
            <w:tcW w:w="5421" w:type="dxa"/>
            <w:shd w:val="clear" w:color="auto" w:fill="auto"/>
          </w:tcPr>
          <w:p w14:paraId="5C7588FF"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 Classes</w:t>
            </w:r>
            <w:r w:rsidRPr="00C11D85">
              <w:t xml:space="preserve">, all of the specified </w:t>
            </w:r>
            <w:r w:rsidRPr="00C11D85">
              <w:rPr>
                <w:i/>
              </w:rPr>
              <w:t>Equipment Class Properties</w:t>
            </w:r>
            <w:r w:rsidRPr="00C11D85">
              <w:t xml:space="preserve">, and the IDs of </w:t>
            </w:r>
            <w:r w:rsidRPr="00C11D85">
              <w:rPr>
                <w:i/>
              </w:rPr>
              <w:t>Equipment</w:t>
            </w:r>
            <w:r w:rsidRPr="00C11D85">
              <w:t xml:space="preserve"> that are members of each </w:t>
            </w:r>
            <w:r w:rsidRPr="00C11D85">
              <w:rPr>
                <w:i/>
              </w:rPr>
              <w:t>Equipment Class</w:t>
            </w:r>
            <w:r w:rsidRPr="00C11D85">
              <w:t>.</w:t>
            </w:r>
          </w:p>
          <w:p w14:paraId="24159912" w14:textId="77777777" w:rsidR="001F137E" w:rsidRPr="00C11D85" w:rsidRDefault="001F137E" w:rsidP="003B2A9E">
            <w:pPr>
              <w:pStyle w:val="TABLE-cell"/>
            </w:pPr>
            <w:r w:rsidRPr="00C11D85">
              <w:t xml:space="preserve">PROCESS: Shall define a request that the receiver is to add </w:t>
            </w:r>
            <w:r w:rsidRPr="00C11D85">
              <w:rPr>
                <w:i/>
              </w:rPr>
              <w:t>Equipment Classes</w:t>
            </w:r>
            <w:r w:rsidRPr="00C11D85">
              <w:t xml:space="preserve">. The message defines suggested IDs for the </w:t>
            </w:r>
            <w:r w:rsidRPr="00C11D85">
              <w:rPr>
                <w:i/>
              </w:rPr>
              <w:t>Equipment Classes</w:t>
            </w:r>
            <w:r w:rsidRPr="00C11D85">
              <w:t xml:space="preserve"> and properties. The receiver adds the </w:t>
            </w:r>
            <w:r w:rsidRPr="00C11D85">
              <w:rPr>
                <w:i/>
              </w:rPr>
              <w:t>Equipment Classes</w:t>
            </w:r>
            <w:r w:rsidRPr="00C11D85">
              <w:t xml:space="preserve"> and properties and assigns IDs.  The assigned IDs shall be returned in the ACKNOWLEDGE message.</w:t>
            </w:r>
          </w:p>
          <w:p w14:paraId="6B9E19BC" w14:textId="77777777" w:rsidR="001F137E" w:rsidRPr="00C11D85" w:rsidRDefault="001F137E" w:rsidP="003B2A9E">
            <w:pPr>
              <w:pStyle w:val="TABLE-cell"/>
            </w:pPr>
            <w:r w:rsidRPr="00C11D85">
              <w:t xml:space="preserve">CHANGE: Error (no property values are specified). </w:t>
            </w:r>
          </w:p>
          <w:p w14:paraId="2B4E251A" w14:textId="77777777" w:rsidR="001F137E" w:rsidRPr="00C11D85" w:rsidRDefault="001F137E" w:rsidP="003B2A9E">
            <w:pPr>
              <w:pStyle w:val="TABLE-cell"/>
            </w:pPr>
            <w:r w:rsidRPr="00C11D85">
              <w:t xml:space="preserve">CANCEL: Shall define a request that the receiver is to cancel the specified properties for the specified </w:t>
            </w:r>
            <w:r w:rsidRPr="00C11D85">
              <w:rPr>
                <w:i/>
              </w:rPr>
              <w:t>Equipment Classes</w:t>
            </w:r>
            <w:r w:rsidRPr="00C11D85">
              <w:t xml:space="preserve">. </w:t>
            </w:r>
          </w:p>
          <w:p w14:paraId="6FF22E2F" w14:textId="77777777" w:rsidR="001F137E" w:rsidRPr="00C11D85" w:rsidRDefault="001F137E" w:rsidP="003B2A9E">
            <w:pPr>
              <w:pStyle w:val="TABLE-cell"/>
            </w:pPr>
            <w:r w:rsidRPr="00C11D85">
              <w:t xml:space="preserve">SYNC ADD: Shall define a request that the receiver is to add the </w:t>
            </w:r>
            <w:r w:rsidRPr="00C11D85">
              <w:rPr>
                <w:i/>
              </w:rPr>
              <w:t>Equipment Classes</w:t>
            </w:r>
            <w:r w:rsidRPr="00C11D85">
              <w:t xml:space="preserve"> and list of </w:t>
            </w:r>
            <w:r w:rsidRPr="00C11D85">
              <w:rPr>
                <w:i/>
              </w:rPr>
              <w:t>Equipment Class Properties</w:t>
            </w:r>
            <w:r w:rsidRPr="00C11D85">
              <w:t xml:space="preserve">. </w:t>
            </w:r>
          </w:p>
          <w:p w14:paraId="38E2B5D0" w14:textId="77777777" w:rsidR="001F137E" w:rsidRPr="00C11D85" w:rsidRDefault="001F137E" w:rsidP="003B2A9E">
            <w:pPr>
              <w:pStyle w:val="TABLE-cell"/>
            </w:pPr>
            <w:r w:rsidRPr="00C11D85">
              <w:t>SYNC CHANGE: Error (no property values are specified).</w:t>
            </w:r>
          </w:p>
          <w:p w14:paraId="02D665C2" w14:textId="08885714" w:rsidR="0059222C" w:rsidRDefault="001F137E" w:rsidP="0059222C">
            <w:pPr>
              <w:pStyle w:val="TABLE-cell"/>
              <w:rPr>
                <w:ins w:id="1543" w:author="Dennis Brandl" w:date="2018-03-03T06:31:00Z"/>
              </w:rPr>
            </w:pPr>
            <w:r w:rsidRPr="00C11D85">
              <w:t xml:space="preserve">SYNC DELETE: Shall define a request that the receiver is to delete the specified list of </w:t>
            </w:r>
            <w:r w:rsidRPr="00C11D85">
              <w:rPr>
                <w:i/>
              </w:rPr>
              <w:t>Equipment Class Properties</w:t>
            </w:r>
            <w:r w:rsidRPr="00C11D85">
              <w:t>.</w:t>
            </w:r>
            <w:ins w:id="1544" w:author="Dennis Brandl" w:date="2018-03-03T06:31:00Z">
              <w:r w:rsidR="0059222C">
                <w:t xml:space="preserve"> </w:t>
              </w:r>
            </w:ins>
          </w:p>
          <w:p w14:paraId="6C65C666" w14:textId="760A69C3" w:rsidR="001F137E" w:rsidRPr="00C11D85" w:rsidRDefault="0059222C" w:rsidP="0059222C">
            <w:pPr>
              <w:pStyle w:val="TABLE-cell"/>
            </w:pPr>
            <w:ins w:id="1545" w:author="Dennis Brandl" w:date="2018-03-03T06:31:00Z">
              <w:r>
                <w:t xml:space="preserve">NOTIFY: Shall define the creation of a new </w:t>
              </w:r>
              <w:r>
                <w:rPr>
                  <w:i/>
                </w:rPr>
                <w:t>Equipment Class</w:t>
              </w:r>
              <w:r>
                <w:t>.</w:t>
              </w:r>
            </w:ins>
          </w:p>
        </w:tc>
      </w:tr>
      <w:tr w:rsidR="00C11D85" w:rsidRPr="00C11D85" w14:paraId="13FFAB3B" w14:textId="77777777" w:rsidTr="00C11D85">
        <w:tc>
          <w:tcPr>
            <w:tcW w:w="1250" w:type="dxa"/>
            <w:shd w:val="clear" w:color="auto" w:fill="auto"/>
          </w:tcPr>
          <w:p w14:paraId="1F105EE6" w14:textId="77777777" w:rsidR="001F137E" w:rsidRPr="00C11D85" w:rsidRDefault="001F137E" w:rsidP="003B2A9E">
            <w:pPr>
              <w:pStyle w:val="TABLE-cell"/>
            </w:pPr>
            <w:r w:rsidRPr="00C11D85">
              <w:t>IDs specified</w:t>
            </w:r>
          </w:p>
        </w:tc>
        <w:tc>
          <w:tcPr>
            <w:tcW w:w="1258" w:type="dxa"/>
            <w:shd w:val="clear" w:color="auto" w:fill="auto"/>
          </w:tcPr>
          <w:p w14:paraId="5215535A" w14:textId="77777777" w:rsidR="001F137E" w:rsidRPr="00C11D85" w:rsidRDefault="001F137E" w:rsidP="003B2A9E">
            <w:pPr>
              <w:pStyle w:val="TABLE-cell"/>
            </w:pPr>
            <w:r w:rsidRPr="00C11D85">
              <w:t>IDs specified</w:t>
            </w:r>
          </w:p>
        </w:tc>
        <w:tc>
          <w:tcPr>
            <w:tcW w:w="1431" w:type="dxa"/>
            <w:shd w:val="clear" w:color="auto" w:fill="auto"/>
          </w:tcPr>
          <w:p w14:paraId="172B8D92" w14:textId="77777777" w:rsidR="001F137E" w:rsidRPr="00C11D85" w:rsidRDefault="001F137E" w:rsidP="003B2A9E">
            <w:pPr>
              <w:pStyle w:val="TABLE-cell"/>
            </w:pPr>
            <w:r w:rsidRPr="00C11D85">
              <w:t>Property Value Specified</w:t>
            </w:r>
          </w:p>
        </w:tc>
        <w:tc>
          <w:tcPr>
            <w:tcW w:w="5421" w:type="dxa"/>
            <w:shd w:val="clear" w:color="auto" w:fill="auto"/>
          </w:tcPr>
          <w:p w14:paraId="7CE2E6C3"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 Classes</w:t>
            </w:r>
            <w:r w:rsidRPr="00C11D85">
              <w:t xml:space="preserve"> where the </w:t>
            </w:r>
            <w:r w:rsidRPr="00C11D85">
              <w:rPr>
                <w:i/>
              </w:rPr>
              <w:t>Equipment Class Property</w:t>
            </w:r>
            <w:r w:rsidRPr="00C11D85">
              <w:t xml:space="preserve"> value matches the specified property value, all of the specified </w:t>
            </w:r>
            <w:r w:rsidRPr="00C11D85">
              <w:rPr>
                <w:i/>
              </w:rPr>
              <w:t>Equipment Class Properties</w:t>
            </w:r>
            <w:r w:rsidRPr="00C11D85">
              <w:t xml:space="preserve">, and the IDs of </w:t>
            </w:r>
            <w:r w:rsidRPr="00C11D85">
              <w:rPr>
                <w:i/>
              </w:rPr>
              <w:t>Equipment</w:t>
            </w:r>
            <w:r w:rsidRPr="00C11D85">
              <w:t xml:space="preserve"> that are members of each </w:t>
            </w:r>
            <w:r w:rsidRPr="00C11D85">
              <w:rPr>
                <w:i/>
              </w:rPr>
              <w:t>Equipment Class</w:t>
            </w:r>
            <w:r w:rsidRPr="00C11D85">
              <w:t>.</w:t>
            </w:r>
          </w:p>
          <w:p w14:paraId="27BBC70B" w14:textId="77777777" w:rsidR="001F137E" w:rsidRPr="00C11D85" w:rsidRDefault="001F137E" w:rsidP="003B2A9E">
            <w:pPr>
              <w:pStyle w:val="TABLE-cell"/>
            </w:pPr>
            <w:r w:rsidRPr="00C11D85">
              <w:t xml:space="preserve">PROCESS: Shall define a request that the receiver is to add </w:t>
            </w:r>
            <w:r w:rsidRPr="00C11D85">
              <w:rPr>
                <w:i/>
              </w:rPr>
              <w:t>Equipment Classes</w:t>
            </w:r>
            <w:r w:rsidRPr="00C11D85">
              <w:t xml:space="preserve">. The message defines suggested IDs for the </w:t>
            </w:r>
            <w:r w:rsidRPr="00C11D85">
              <w:rPr>
                <w:i/>
              </w:rPr>
              <w:t>Equipment Classes</w:t>
            </w:r>
            <w:r w:rsidRPr="00C11D85">
              <w:t xml:space="preserve"> and properties, and values for the properties. The receiver adds the </w:t>
            </w:r>
            <w:r w:rsidRPr="00C11D85">
              <w:rPr>
                <w:i/>
              </w:rPr>
              <w:t>Equipment Classes</w:t>
            </w:r>
            <w:r w:rsidRPr="00C11D85">
              <w:t xml:space="preserve"> and properties and assigns IDs.  The assigned IDs shall be returned in the ACKNOWLEDGE message.</w:t>
            </w:r>
          </w:p>
          <w:p w14:paraId="69CFC2BE" w14:textId="77777777" w:rsidR="001F137E" w:rsidRPr="00C11D85" w:rsidRDefault="001F137E" w:rsidP="003B2A9E">
            <w:pPr>
              <w:pStyle w:val="TABLE-cell"/>
            </w:pPr>
            <w:r w:rsidRPr="00C11D85">
              <w:t xml:space="preserve">CHANGE: Shall define a request that the receiver is to change the values of the specified properties for the specified </w:t>
            </w:r>
            <w:r w:rsidRPr="00C11D85">
              <w:rPr>
                <w:i/>
              </w:rPr>
              <w:t>Equipment Classes</w:t>
            </w:r>
            <w:r w:rsidRPr="00C11D85">
              <w:t xml:space="preserve"> to the specified values.  A RESPOND message may be used to communicate agreement, disagreement, or changes made to the CHANGE message data.</w:t>
            </w:r>
          </w:p>
          <w:p w14:paraId="626ED361" w14:textId="77777777" w:rsidR="001F137E" w:rsidRPr="00C11D85" w:rsidRDefault="001F137E" w:rsidP="003B2A9E">
            <w:pPr>
              <w:pStyle w:val="TABLE-cell"/>
            </w:pPr>
            <w:r w:rsidRPr="00C11D85">
              <w:t xml:space="preserve">CANCEL: Shall define a request that the receiver is to cancel the specified properties of the </w:t>
            </w:r>
            <w:r w:rsidRPr="00C11D85">
              <w:rPr>
                <w:i/>
              </w:rPr>
              <w:t>Equipment Classes</w:t>
            </w:r>
            <w:r w:rsidRPr="00C11D85">
              <w:t xml:space="preserve"> that have the specified property value. </w:t>
            </w:r>
          </w:p>
          <w:p w14:paraId="50B020B4" w14:textId="77777777" w:rsidR="001F137E" w:rsidRPr="00C11D85" w:rsidRDefault="001F137E" w:rsidP="003B2A9E">
            <w:pPr>
              <w:pStyle w:val="TABLE-cell"/>
            </w:pPr>
            <w:r w:rsidRPr="00C11D85">
              <w:t xml:space="preserve">SYNC ADD: Shall define a request that the receiver is to add the specified </w:t>
            </w:r>
            <w:r w:rsidRPr="00C11D85">
              <w:rPr>
                <w:i/>
              </w:rPr>
              <w:t>Equipment Classes</w:t>
            </w:r>
            <w:r w:rsidRPr="00C11D85">
              <w:t xml:space="preserve">, list of properties and property values. </w:t>
            </w:r>
          </w:p>
          <w:p w14:paraId="0FE38BE2" w14:textId="77777777" w:rsidR="001F137E" w:rsidRPr="00C11D85" w:rsidRDefault="001F137E" w:rsidP="003B2A9E">
            <w:pPr>
              <w:pStyle w:val="TABLE-cell"/>
            </w:pPr>
            <w:r w:rsidRPr="00C11D85">
              <w:t xml:space="preserve">SYNC CHANGE: Shall define a request that the receiver is to change the values of the specified list of properties for the specified </w:t>
            </w:r>
            <w:r w:rsidRPr="00C11D85">
              <w:rPr>
                <w:i/>
              </w:rPr>
              <w:t>Equipment Classes</w:t>
            </w:r>
            <w:r w:rsidRPr="00C11D85">
              <w:t xml:space="preserve"> to the specified values.</w:t>
            </w:r>
          </w:p>
          <w:p w14:paraId="718160C5" w14:textId="0B5EED49" w:rsidR="0059222C" w:rsidRDefault="001F137E" w:rsidP="0059222C">
            <w:pPr>
              <w:pStyle w:val="TABLE-cell"/>
              <w:rPr>
                <w:ins w:id="1546" w:author="Dennis Brandl" w:date="2018-03-03T06:31:00Z"/>
              </w:rPr>
            </w:pPr>
            <w:r w:rsidRPr="00C11D85">
              <w:t xml:space="preserve">SYNC DELETE: Shall define a request that the receiver is to delete the specified list of </w:t>
            </w:r>
            <w:r w:rsidRPr="00C11D85">
              <w:rPr>
                <w:i/>
              </w:rPr>
              <w:t xml:space="preserve">Equipment Class Properties </w:t>
            </w:r>
            <w:r w:rsidRPr="00C11D85">
              <w:t xml:space="preserve">of the specified </w:t>
            </w:r>
            <w:r w:rsidRPr="00C11D85">
              <w:rPr>
                <w:i/>
              </w:rPr>
              <w:t>Equipment Classes</w:t>
            </w:r>
            <w:r w:rsidRPr="00C11D85">
              <w:t xml:space="preserve"> that have the specified property value.</w:t>
            </w:r>
            <w:ins w:id="1547" w:author="Dennis Brandl" w:date="2018-03-03T06:31:00Z">
              <w:r w:rsidR="0059222C">
                <w:t xml:space="preserve"> </w:t>
              </w:r>
            </w:ins>
          </w:p>
          <w:p w14:paraId="277A258F" w14:textId="0B6A62DA" w:rsidR="001F137E" w:rsidRPr="00C11D85" w:rsidRDefault="0059222C" w:rsidP="0059222C">
            <w:pPr>
              <w:pStyle w:val="TABLE-cell"/>
            </w:pPr>
            <w:ins w:id="1548" w:author="Dennis Brandl" w:date="2018-03-03T06:31:00Z">
              <w:r>
                <w:t xml:space="preserve">NOTIFY: Shall define the creation of a new </w:t>
              </w:r>
              <w:r>
                <w:rPr>
                  <w:i/>
                </w:rPr>
                <w:t>Equipment Class</w:t>
              </w:r>
              <w:r>
                <w:t>.</w:t>
              </w:r>
            </w:ins>
          </w:p>
        </w:tc>
      </w:tr>
      <w:tr w:rsidR="00C11D85" w:rsidRPr="00C11D85" w14:paraId="50A01A05" w14:textId="77777777" w:rsidTr="00C11D85">
        <w:tc>
          <w:tcPr>
            <w:tcW w:w="1250" w:type="dxa"/>
            <w:shd w:val="clear" w:color="auto" w:fill="auto"/>
          </w:tcPr>
          <w:p w14:paraId="5258A676" w14:textId="77777777" w:rsidR="001F137E" w:rsidRPr="00C11D85" w:rsidRDefault="001F137E" w:rsidP="003B2A9E">
            <w:pPr>
              <w:pStyle w:val="TABLE-cell"/>
            </w:pPr>
            <w:r w:rsidRPr="00C11D85">
              <w:t>Wildcard specified</w:t>
            </w:r>
          </w:p>
        </w:tc>
        <w:tc>
          <w:tcPr>
            <w:tcW w:w="1258" w:type="dxa"/>
            <w:shd w:val="clear" w:color="auto" w:fill="auto"/>
          </w:tcPr>
          <w:p w14:paraId="2DF6E744" w14:textId="77777777" w:rsidR="001F137E" w:rsidRPr="00C11D85" w:rsidRDefault="001F137E" w:rsidP="003B2A9E">
            <w:pPr>
              <w:pStyle w:val="TABLE-cell"/>
              <w:rPr>
                <w:i/>
              </w:rPr>
            </w:pPr>
            <w:r w:rsidRPr="00C11D85">
              <w:rPr>
                <w:i/>
              </w:rPr>
              <w:t>not specified</w:t>
            </w:r>
          </w:p>
        </w:tc>
        <w:tc>
          <w:tcPr>
            <w:tcW w:w="1431" w:type="dxa"/>
            <w:shd w:val="clear" w:color="auto" w:fill="auto"/>
          </w:tcPr>
          <w:p w14:paraId="7412F2D8" w14:textId="77777777" w:rsidR="001F137E" w:rsidRPr="00C11D85" w:rsidRDefault="001F137E" w:rsidP="003B2A9E">
            <w:pPr>
              <w:pStyle w:val="TABLE-cell"/>
              <w:rPr>
                <w:i/>
              </w:rPr>
            </w:pPr>
            <w:r w:rsidRPr="00C11D85">
              <w:rPr>
                <w:i/>
              </w:rPr>
              <w:t>not specified</w:t>
            </w:r>
          </w:p>
        </w:tc>
        <w:tc>
          <w:tcPr>
            <w:tcW w:w="5421" w:type="dxa"/>
            <w:shd w:val="clear" w:color="auto" w:fill="auto"/>
          </w:tcPr>
          <w:p w14:paraId="15FB2BD4" w14:textId="77777777" w:rsidR="001F137E" w:rsidRPr="00C11D85" w:rsidRDefault="001F137E" w:rsidP="003B2A9E">
            <w:pPr>
              <w:pStyle w:val="TABLE-cell"/>
            </w:pPr>
            <w:r w:rsidRPr="00C11D85">
              <w:t xml:space="preserve">GET: Shall define a request that the receiver is to return, in a SHOW message, all attributes and properties about the </w:t>
            </w:r>
            <w:r w:rsidRPr="00C11D85">
              <w:rPr>
                <w:i/>
              </w:rPr>
              <w:t>Equipment Classes</w:t>
            </w:r>
            <w:r w:rsidRPr="00C11D85">
              <w:t xml:space="preserve"> that match the wildcard ID and the IDs of </w:t>
            </w:r>
            <w:r w:rsidRPr="00C11D85">
              <w:rPr>
                <w:i/>
              </w:rPr>
              <w:t>Equipment</w:t>
            </w:r>
            <w:r w:rsidRPr="00C11D85">
              <w:t xml:space="preserve"> that are members of each </w:t>
            </w:r>
            <w:r w:rsidRPr="00C11D85">
              <w:rPr>
                <w:i/>
              </w:rPr>
              <w:t>Equipment Class</w:t>
            </w:r>
            <w:r w:rsidRPr="00C11D85">
              <w:t>.</w:t>
            </w:r>
          </w:p>
          <w:p w14:paraId="5FCD1218" w14:textId="77777777" w:rsidR="001F137E" w:rsidRPr="00C11D85" w:rsidRDefault="001F137E" w:rsidP="003B2A9E">
            <w:pPr>
              <w:pStyle w:val="TABLE-cell"/>
            </w:pPr>
            <w:r w:rsidRPr="00C11D85">
              <w:t>Example 1</w:t>
            </w:r>
            <w:r w:rsidRPr="00C11D85">
              <w:tab/>
              <w:t xml:space="preserve">To return all </w:t>
            </w:r>
            <w:r w:rsidRPr="00C11D85">
              <w:rPr>
                <w:i/>
              </w:rPr>
              <w:t>Equipment Classes</w:t>
            </w:r>
            <w:r w:rsidRPr="00C11D85">
              <w:t>, specify a “*” as the wildcard.</w:t>
            </w:r>
          </w:p>
          <w:p w14:paraId="593C17C1" w14:textId="77777777" w:rsidR="001F137E" w:rsidRPr="00C11D85" w:rsidRDefault="001F137E" w:rsidP="003B2A9E">
            <w:pPr>
              <w:pStyle w:val="TABLE-cell"/>
            </w:pPr>
            <w:r w:rsidRPr="00C11D85">
              <w:t>PROCESS: Error.</w:t>
            </w:r>
          </w:p>
          <w:p w14:paraId="71683CAC" w14:textId="77777777" w:rsidR="001F137E" w:rsidRPr="00C11D85" w:rsidRDefault="001F137E" w:rsidP="003B2A9E">
            <w:pPr>
              <w:pStyle w:val="TABLE-cell"/>
            </w:pPr>
            <w:r w:rsidRPr="00C11D85">
              <w:t xml:space="preserve">CHANGE: Error (no property values are specified). </w:t>
            </w:r>
          </w:p>
          <w:p w14:paraId="46EC9276" w14:textId="77777777" w:rsidR="001F137E" w:rsidRPr="00C11D85" w:rsidRDefault="001F137E" w:rsidP="003B2A9E">
            <w:pPr>
              <w:pStyle w:val="TABLE-cell"/>
            </w:pPr>
            <w:r w:rsidRPr="00C11D85">
              <w:t xml:space="preserve">CANCEL: Shall define a request that the receiver is to cancel all </w:t>
            </w:r>
            <w:r w:rsidRPr="00C11D85">
              <w:rPr>
                <w:i/>
              </w:rPr>
              <w:t>Equipment Classes</w:t>
            </w:r>
            <w:r w:rsidRPr="00C11D85">
              <w:t xml:space="preserve"> matching the wildcard ID. </w:t>
            </w:r>
          </w:p>
          <w:p w14:paraId="7CBB9BFE" w14:textId="77777777" w:rsidR="001F137E" w:rsidRPr="00C11D85" w:rsidRDefault="001F137E" w:rsidP="003B2A9E">
            <w:pPr>
              <w:pStyle w:val="TABLE-cell"/>
            </w:pPr>
            <w:r w:rsidRPr="00C11D85">
              <w:t>SYNC ADD: Error.</w:t>
            </w:r>
          </w:p>
          <w:p w14:paraId="445C6B64" w14:textId="77777777" w:rsidR="001F137E" w:rsidRPr="00C11D85" w:rsidRDefault="001F137E" w:rsidP="003B2A9E">
            <w:pPr>
              <w:pStyle w:val="TABLE-cell"/>
            </w:pPr>
            <w:r w:rsidRPr="00C11D85">
              <w:t>SYNC CHANGE: Error (no property values are specified).</w:t>
            </w:r>
          </w:p>
          <w:p w14:paraId="53C1C3D0" w14:textId="77777777" w:rsidR="001F137E" w:rsidRDefault="001F137E" w:rsidP="003B2A9E">
            <w:pPr>
              <w:pStyle w:val="TABLE-cell"/>
              <w:rPr>
                <w:ins w:id="1549" w:author="Dennis Brandl" w:date="2018-03-03T06:31:00Z"/>
              </w:rPr>
            </w:pPr>
            <w:r w:rsidRPr="00C11D85">
              <w:t xml:space="preserve">SYNC DELETE: Shall define a request that the receiver is to delete all </w:t>
            </w:r>
            <w:r w:rsidRPr="00C11D85">
              <w:rPr>
                <w:i/>
              </w:rPr>
              <w:t>Equipment Classes</w:t>
            </w:r>
            <w:r w:rsidRPr="00C11D85">
              <w:t xml:space="preserve"> matching the wildcard ID.</w:t>
            </w:r>
          </w:p>
          <w:p w14:paraId="2890A895" w14:textId="4B81E88A" w:rsidR="0059222C" w:rsidRPr="00C11D85" w:rsidRDefault="0059222C" w:rsidP="003B2A9E">
            <w:pPr>
              <w:pStyle w:val="TABLE-cell"/>
            </w:pPr>
            <w:ins w:id="1550" w:author="Dennis Brandl" w:date="2018-03-03T06:31:00Z">
              <w:r>
                <w:lastRenderedPageBreak/>
                <w:t>NOTIFY: Error.</w:t>
              </w:r>
            </w:ins>
          </w:p>
        </w:tc>
      </w:tr>
      <w:tr w:rsidR="00C11D85" w:rsidRPr="00C11D85" w14:paraId="2A10C79E" w14:textId="77777777" w:rsidTr="00C11D85">
        <w:tc>
          <w:tcPr>
            <w:tcW w:w="1250" w:type="dxa"/>
            <w:shd w:val="clear" w:color="auto" w:fill="auto"/>
          </w:tcPr>
          <w:p w14:paraId="29130D02" w14:textId="77777777" w:rsidR="001F137E" w:rsidRPr="00C11D85" w:rsidRDefault="001F137E" w:rsidP="003B2A9E">
            <w:pPr>
              <w:pStyle w:val="TABLE-cell"/>
            </w:pPr>
            <w:r w:rsidRPr="00C11D85">
              <w:lastRenderedPageBreak/>
              <w:t>Wildcard specified</w:t>
            </w:r>
          </w:p>
        </w:tc>
        <w:tc>
          <w:tcPr>
            <w:tcW w:w="1258" w:type="dxa"/>
            <w:shd w:val="clear" w:color="auto" w:fill="auto"/>
          </w:tcPr>
          <w:p w14:paraId="5AE6BB60" w14:textId="77777777" w:rsidR="001F137E" w:rsidRPr="00C11D85" w:rsidRDefault="001F137E" w:rsidP="003B2A9E">
            <w:pPr>
              <w:pStyle w:val="TABLE-cell"/>
            </w:pPr>
            <w:r w:rsidRPr="00C11D85">
              <w:t>Wildcard specified</w:t>
            </w:r>
          </w:p>
        </w:tc>
        <w:tc>
          <w:tcPr>
            <w:tcW w:w="1431" w:type="dxa"/>
            <w:shd w:val="clear" w:color="auto" w:fill="auto"/>
          </w:tcPr>
          <w:p w14:paraId="60AF2DCF" w14:textId="77777777" w:rsidR="001F137E" w:rsidRPr="00C11D85" w:rsidRDefault="001F137E" w:rsidP="003B2A9E">
            <w:pPr>
              <w:pStyle w:val="TABLE-cell"/>
              <w:rPr>
                <w:i/>
              </w:rPr>
            </w:pPr>
            <w:r w:rsidRPr="00C11D85">
              <w:rPr>
                <w:i/>
              </w:rPr>
              <w:t>not specified</w:t>
            </w:r>
          </w:p>
        </w:tc>
        <w:tc>
          <w:tcPr>
            <w:tcW w:w="5421" w:type="dxa"/>
            <w:shd w:val="clear" w:color="auto" w:fill="auto"/>
          </w:tcPr>
          <w:p w14:paraId="3B7D5988" w14:textId="77777777" w:rsidR="001F137E" w:rsidRPr="00C11D85" w:rsidRDefault="001F137E" w:rsidP="003B2A9E">
            <w:pPr>
              <w:pStyle w:val="TABLE-cell"/>
            </w:pPr>
            <w:r w:rsidRPr="00C11D85">
              <w:t xml:space="preserve">GET: Shall define a request that the receiver is to return, in a SHOW message, all attributes of the </w:t>
            </w:r>
            <w:r w:rsidRPr="00C11D85">
              <w:rPr>
                <w:i/>
              </w:rPr>
              <w:t>Equipment Classes</w:t>
            </w:r>
            <w:r w:rsidRPr="00C11D85">
              <w:t xml:space="preserve"> that match the wildcard IDs, and for each class return all </w:t>
            </w:r>
            <w:r w:rsidRPr="00C11D85">
              <w:rPr>
                <w:i/>
              </w:rPr>
              <w:t>Equipment Class Properties</w:t>
            </w:r>
            <w:r w:rsidRPr="00C11D85">
              <w:t xml:space="preserve"> that match the property wildcards, and the IDs of </w:t>
            </w:r>
            <w:r w:rsidRPr="00C11D85">
              <w:rPr>
                <w:i/>
              </w:rPr>
              <w:t>Equipment</w:t>
            </w:r>
            <w:r w:rsidRPr="00C11D85">
              <w:t xml:space="preserve"> that are members of each </w:t>
            </w:r>
            <w:r w:rsidRPr="00C11D85">
              <w:rPr>
                <w:i/>
              </w:rPr>
              <w:t>Equipment Class</w:t>
            </w:r>
            <w:r w:rsidRPr="00C11D85">
              <w:t>.</w:t>
            </w:r>
          </w:p>
          <w:p w14:paraId="52E08F7F" w14:textId="77777777" w:rsidR="001F137E" w:rsidRPr="00C11D85" w:rsidRDefault="001F137E" w:rsidP="003B2A9E">
            <w:pPr>
              <w:pStyle w:val="TABLE-cell"/>
            </w:pPr>
            <w:r w:rsidRPr="00C11D85">
              <w:t>Example 2</w:t>
            </w:r>
            <w:r w:rsidRPr="00C11D85">
              <w:tab/>
              <w:t xml:space="preserve">To return a single property, specify the </w:t>
            </w:r>
            <w:r w:rsidRPr="00C11D85">
              <w:rPr>
                <w:i/>
              </w:rPr>
              <w:t>Equipment Class</w:t>
            </w:r>
            <w:r w:rsidRPr="00C11D85">
              <w:t xml:space="preserve"> </w:t>
            </w:r>
            <w:r w:rsidRPr="00C11D85">
              <w:rPr>
                <w:i/>
              </w:rPr>
              <w:t>Property</w:t>
            </w:r>
            <w:r w:rsidRPr="00C11D85">
              <w:t xml:space="preserve"> ID in the property wildcard.</w:t>
            </w:r>
          </w:p>
          <w:p w14:paraId="0BEDD3DB" w14:textId="77777777" w:rsidR="001F137E" w:rsidRPr="00C11D85" w:rsidRDefault="001F137E" w:rsidP="003B2A9E">
            <w:pPr>
              <w:pStyle w:val="TABLE-cell"/>
            </w:pPr>
            <w:r w:rsidRPr="00C11D85">
              <w:t>Example 3</w:t>
            </w:r>
            <w:r w:rsidRPr="00C11D85">
              <w:tab/>
              <w:t xml:space="preserve">To return all </w:t>
            </w:r>
            <w:r w:rsidRPr="00C11D85">
              <w:rPr>
                <w:i/>
              </w:rPr>
              <w:t>Equipment Class Properties</w:t>
            </w:r>
            <w:r w:rsidRPr="00C11D85">
              <w:t>, specify a “*” as the property wildcard.</w:t>
            </w:r>
          </w:p>
          <w:p w14:paraId="3DE52E6F" w14:textId="77777777" w:rsidR="001F137E" w:rsidRPr="00C11D85" w:rsidRDefault="001F137E" w:rsidP="003B2A9E">
            <w:pPr>
              <w:pStyle w:val="TABLE-cell"/>
            </w:pPr>
            <w:r w:rsidRPr="00C11D85">
              <w:t>Example 4</w:t>
            </w:r>
            <w:r w:rsidRPr="00C11D85">
              <w:tab/>
              <w:t xml:space="preserve">To return a single </w:t>
            </w:r>
            <w:r w:rsidRPr="00C11D85">
              <w:rPr>
                <w:i/>
              </w:rPr>
              <w:t>Equipment Class</w:t>
            </w:r>
            <w:r w:rsidRPr="00C11D85">
              <w:t>, specify the ID in the wildcard ID.</w:t>
            </w:r>
          </w:p>
          <w:p w14:paraId="1C3322CE" w14:textId="77777777" w:rsidR="001F137E" w:rsidRPr="00C11D85" w:rsidRDefault="001F137E" w:rsidP="003B2A9E">
            <w:pPr>
              <w:pStyle w:val="TABLE-cell"/>
            </w:pPr>
            <w:r w:rsidRPr="00C11D85">
              <w:t>Example 5</w:t>
            </w:r>
            <w:r w:rsidRPr="00C11D85">
              <w:tab/>
              <w:t xml:space="preserve">To return all </w:t>
            </w:r>
            <w:r w:rsidRPr="00C11D85">
              <w:rPr>
                <w:i/>
              </w:rPr>
              <w:t>Equipment Classes</w:t>
            </w:r>
            <w:r w:rsidRPr="00C11D85">
              <w:t>, specify a “*” as the wildcard.</w:t>
            </w:r>
          </w:p>
          <w:p w14:paraId="70CB0170" w14:textId="77777777" w:rsidR="001F137E" w:rsidRPr="00C11D85" w:rsidRDefault="001F137E" w:rsidP="003B2A9E">
            <w:pPr>
              <w:pStyle w:val="TABLE-cell"/>
            </w:pPr>
            <w:r w:rsidRPr="00C11D85">
              <w:t>PROCESS: Error.</w:t>
            </w:r>
          </w:p>
          <w:p w14:paraId="37032644" w14:textId="77777777" w:rsidR="001F137E" w:rsidRPr="00C11D85" w:rsidRDefault="001F137E" w:rsidP="003B2A9E">
            <w:pPr>
              <w:pStyle w:val="TABLE-cell"/>
            </w:pPr>
            <w:r w:rsidRPr="00C11D85">
              <w:t xml:space="preserve">CHANGE: Error (no property values are specified). </w:t>
            </w:r>
          </w:p>
          <w:p w14:paraId="0EDFCCDB" w14:textId="77777777" w:rsidR="001F137E" w:rsidRPr="00C11D85" w:rsidRDefault="001F137E" w:rsidP="003B2A9E">
            <w:pPr>
              <w:pStyle w:val="TABLE-cell"/>
            </w:pPr>
            <w:r w:rsidRPr="00C11D85">
              <w:t xml:space="preserve">CANCEL: Shall define a request that the receiver is to cancel all </w:t>
            </w:r>
            <w:r w:rsidRPr="00C11D85">
              <w:rPr>
                <w:i/>
              </w:rPr>
              <w:t>Equipment Class Properties</w:t>
            </w:r>
            <w:r w:rsidRPr="00C11D85">
              <w:t xml:space="preserve"> matching the property wildcard of all </w:t>
            </w:r>
            <w:r w:rsidRPr="00C11D85">
              <w:rPr>
                <w:i/>
              </w:rPr>
              <w:t>Equipment Classes</w:t>
            </w:r>
            <w:r w:rsidRPr="00C11D85">
              <w:t xml:space="preserve"> that match the wildcard. </w:t>
            </w:r>
          </w:p>
          <w:p w14:paraId="3AC2B258" w14:textId="77777777" w:rsidR="001F137E" w:rsidRPr="00C11D85" w:rsidRDefault="001F137E" w:rsidP="003B2A9E">
            <w:pPr>
              <w:pStyle w:val="TABLE-cell"/>
            </w:pPr>
            <w:r w:rsidRPr="00C11D85">
              <w:t>SYNC ADD: Error.</w:t>
            </w:r>
          </w:p>
          <w:p w14:paraId="5A40AA11" w14:textId="77777777" w:rsidR="001F137E" w:rsidRPr="00C11D85" w:rsidRDefault="001F137E" w:rsidP="003B2A9E">
            <w:pPr>
              <w:pStyle w:val="TABLE-cell"/>
            </w:pPr>
            <w:r w:rsidRPr="00C11D85">
              <w:t>SYNC CHANGE: Error (no property values are specified).</w:t>
            </w:r>
          </w:p>
          <w:p w14:paraId="51C2D823" w14:textId="77777777" w:rsidR="001F137E" w:rsidRDefault="001F137E" w:rsidP="003B2A9E">
            <w:pPr>
              <w:pStyle w:val="TABLE-cell"/>
              <w:rPr>
                <w:ins w:id="1551" w:author="Dennis Brandl" w:date="2018-03-03T06:31:00Z"/>
              </w:rPr>
            </w:pPr>
            <w:r w:rsidRPr="00C11D85">
              <w:t xml:space="preserve">SYNC DELETE: Shall define a request that the receiver is to delete all </w:t>
            </w:r>
            <w:r w:rsidRPr="00C11D85">
              <w:rPr>
                <w:i/>
              </w:rPr>
              <w:t>Equipment Class Properties</w:t>
            </w:r>
            <w:r w:rsidRPr="00C11D85">
              <w:t xml:space="preserve"> matching the property wildcard of all </w:t>
            </w:r>
            <w:r w:rsidRPr="00C11D85">
              <w:rPr>
                <w:i/>
              </w:rPr>
              <w:t>Equipment Classes</w:t>
            </w:r>
            <w:r w:rsidRPr="00C11D85">
              <w:t xml:space="preserve"> that match the wildcard. </w:t>
            </w:r>
          </w:p>
          <w:p w14:paraId="7DC92EAE" w14:textId="3AEAA708" w:rsidR="0059222C" w:rsidRPr="00C11D85" w:rsidRDefault="0059222C" w:rsidP="003B2A9E">
            <w:pPr>
              <w:pStyle w:val="TABLE-cell"/>
            </w:pPr>
            <w:ins w:id="1552" w:author="Dennis Brandl" w:date="2018-03-03T06:31:00Z">
              <w:r>
                <w:t>NOTIFY: Error.</w:t>
              </w:r>
            </w:ins>
          </w:p>
        </w:tc>
      </w:tr>
    </w:tbl>
    <w:p w14:paraId="60C6BC5B" w14:textId="77777777" w:rsidR="001F137E" w:rsidRPr="000615A5" w:rsidRDefault="001F137E" w:rsidP="009A3909">
      <w:pPr>
        <w:pStyle w:val="NOTE"/>
      </w:pPr>
    </w:p>
    <w:p w14:paraId="4334E598" w14:textId="77777777" w:rsidR="001F137E" w:rsidRPr="000615A5" w:rsidRDefault="001F137E" w:rsidP="009A3909">
      <w:pPr>
        <w:pStyle w:val="Heading3"/>
      </w:pPr>
      <w:bookmarkStart w:id="1553" w:name="_Toc507944863"/>
      <w:r w:rsidRPr="000615A5">
        <w:t>Equipment verbs</w:t>
      </w:r>
      <w:bookmarkEnd w:id="1553"/>
    </w:p>
    <w:p w14:paraId="5F58DFB1" w14:textId="055A197F" w:rsidR="001F137E" w:rsidRPr="000615A5" w:rsidRDefault="00672F56" w:rsidP="003B2A9E">
      <w:pPr>
        <w:pStyle w:val="PARAGRAPH"/>
      </w:pPr>
      <w:r>
        <w:t>All verbs</w:t>
      </w:r>
      <w:r w:rsidR="009A3909">
        <w:t xml:space="preserve"> </w:t>
      </w:r>
      <w:r>
        <w:t>shall be valid</w:t>
      </w:r>
      <w:r w:rsidR="001F137E" w:rsidRPr="000615A5">
        <w:t xml:space="preserve"> for an </w:t>
      </w:r>
      <w:r w:rsidR="001F137E" w:rsidRPr="00C11D85">
        <w:rPr>
          <w:i/>
        </w:rPr>
        <w:t>equipment</w:t>
      </w:r>
      <w:r w:rsidR="001F137E" w:rsidRPr="000615A5">
        <w:t xml:space="preserve"> noun.   </w:t>
      </w:r>
    </w:p>
    <w:p w14:paraId="6F8A8395" w14:textId="7DD9EBA0" w:rsidR="001F137E" w:rsidRPr="000615A5" w:rsidRDefault="003932B6" w:rsidP="001F137E">
      <w:pPr>
        <w:pStyle w:val="NOTE"/>
        <w:ind w:left="624" w:hanging="624"/>
      </w:pPr>
      <w:r>
        <w:t>NOTE</w:t>
      </w:r>
      <w:r w:rsidR="001F137E" w:rsidRPr="000615A5">
        <w:tab/>
        <w:t xml:space="preserve">This contains information about </w:t>
      </w:r>
      <w:r w:rsidR="001F137E" w:rsidRPr="00C11D85">
        <w:rPr>
          <w:i/>
        </w:rPr>
        <w:t>equipment</w:t>
      </w:r>
      <w:r w:rsidR="001F137E" w:rsidRPr="000615A5">
        <w:t xml:space="preserve"> and the </w:t>
      </w:r>
      <w:r w:rsidR="001F137E" w:rsidRPr="00C11D85">
        <w:rPr>
          <w:i/>
        </w:rPr>
        <w:t>equipment properties</w:t>
      </w:r>
      <w:r w:rsidR="001F137E" w:rsidRPr="000615A5">
        <w:t xml:space="preserve">.  The returned information does not contain the </w:t>
      </w:r>
      <w:r w:rsidR="001F137E" w:rsidRPr="00C11D85">
        <w:rPr>
          <w:i/>
        </w:rPr>
        <w:t>equipment class</w:t>
      </w:r>
      <w:r w:rsidR="001F137E" w:rsidRPr="000615A5">
        <w:t xml:space="preserve"> objects associated with the </w:t>
      </w:r>
      <w:r w:rsidR="001F137E" w:rsidRPr="00C11D85">
        <w:rPr>
          <w:i/>
        </w:rPr>
        <w:t>equipment</w:t>
      </w:r>
      <w:r w:rsidR="001F137E" w:rsidRPr="000615A5">
        <w:t xml:space="preserve">, but only the IDs of the equipment classes the equipment belongs to. </w:t>
      </w:r>
    </w:p>
    <w:p w14:paraId="2FE6D5C1" w14:textId="77777777" w:rsidR="001F137E" w:rsidRPr="000615A5" w:rsidRDefault="001F137E" w:rsidP="009A3909">
      <w:pPr>
        <w:pStyle w:val="Heading3"/>
      </w:pPr>
      <w:bookmarkStart w:id="1554" w:name="_Toc507944864"/>
      <w:r w:rsidRPr="000615A5">
        <w:t>Equipment verb actions</w:t>
      </w:r>
      <w:bookmarkEnd w:id="1554"/>
    </w:p>
    <w:p w14:paraId="45A312DF" w14:textId="06C4D106" w:rsidR="001F137E" w:rsidRPr="000615A5" w:rsidRDefault="001F137E" w:rsidP="003B2A9E">
      <w:pPr>
        <w:pStyle w:val="PARAGRAPH"/>
      </w:pPr>
      <w:r w:rsidRPr="000615A5">
        <w:t xml:space="preserve">The actions performed on an </w:t>
      </w:r>
      <w:r w:rsidRPr="00C11D85">
        <w:rPr>
          <w:i/>
        </w:rPr>
        <w:t>equipment</w:t>
      </w:r>
      <w:r w:rsidRPr="000615A5">
        <w:t xml:space="preserve"> </w:t>
      </w:r>
      <w:r w:rsidR="00751BC9">
        <w:t>noun are defined in</w:t>
      </w:r>
      <w:r w:rsidR="003B2A9E" w:rsidRPr="000615A5">
        <w:t xml:space="preserve"> </w:t>
      </w:r>
      <w:r w:rsidRPr="000615A5">
        <w:fldChar w:fldCharType="begin"/>
      </w:r>
      <w:r w:rsidRPr="000615A5">
        <w:instrText xml:space="preserve"> REF _Ref350242894 \h </w:instrText>
      </w:r>
      <w:r w:rsidRPr="000615A5">
        <w:fldChar w:fldCharType="separate"/>
      </w:r>
      <w:r w:rsidR="00FA7DD5" w:rsidRPr="000615A5">
        <w:t xml:space="preserve">Table </w:t>
      </w:r>
      <w:r w:rsidR="00FA7DD5">
        <w:rPr>
          <w:noProof/>
        </w:rPr>
        <w:t>12</w:t>
      </w:r>
      <w:r w:rsidRPr="000615A5">
        <w:fldChar w:fldCharType="end"/>
      </w:r>
      <w:r w:rsidRPr="000615A5">
        <w:t>.</w:t>
      </w:r>
    </w:p>
    <w:p w14:paraId="1C17D2F9" w14:textId="47939365" w:rsidR="001F137E" w:rsidRPr="000615A5" w:rsidRDefault="001F137E" w:rsidP="00BF396C">
      <w:pPr>
        <w:pStyle w:val="TABLE-title"/>
      </w:pPr>
      <w:bookmarkStart w:id="1555" w:name="_Ref350242894"/>
      <w:bookmarkStart w:id="1556" w:name="_Toc483857365"/>
      <w:r w:rsidRPr="000615A5">
        <w:t xml:space="preserve">Table </w:t>
      </w:r>
      <w:r w:rsidRPr="000615A5">
        <w:fldChar w:fldCharType="begin"/>
      </w:r>
      <w:r w:rsidRPr="000615A5">
        <w:instrText xml:space="preserve"> SEQ Table \* ARABIC </w:instrText>
      </w:r>
      <w:r w:rsidRPr="000615A5">
        <w:fldChar w:fldCharType="separate"/>
      </w:r>
      <w:r w:rsidR="00FA7DD5">
        <w:rPr>
          <w:noProof/>
        </w:rPr>
        <w:t>12</w:t>
      </w:r>
      <w:r w:rsidRPr="000615A5">
        <w:fldChar w:fldCharType="end"/>
      </w:r>
      <w:bookmarkEnd w:id="1555"/>
      <w:r w:rsidRPr="000615A5">
        <w:t xml:space="preserve"> </w:t>
      </w:r>
      <w:r w:rsidR="00270E45">
        <w:t>–</w:t>
      </w:r>
      <w:r w:rsidRPr="000615A5">
        <w:t xml:space="preserve"> Equipment</w:t>
      </w:r>
      <w:r w:rsidR="00270E45">
        <w:t xml:space="preserve"> </w:t>
      </w:r>
      <w:r w:rsidRPr="000615A5">
        <w:rPr>
          <w:szCs w:val="24"/>
        </w:rPr>
        <w:t>verb</w:t>
      </w:r>
      <w:r w:rsidRPr="000615A5">
        <w:t xml:space="preserve"> actions</w:t>
      </w:r>
      <w:bookmarkEnd w:id="15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6"/>
        <w:gridCol w:w="1242"/>
        <w:gridCol w:w="1403"/>
        <w:gridCol w:w="5141"/>
      </w:tblGrid>
      <w:tr w:rsidR="00C11D85" w:rsidRPr="00C11D85" w14:paraId="5B72ECAE" w14:textId="77777777" w:rsidTr="00C11D85">
        <w:trPr>
          <w:tblHeader/>
        </w:trPr>
        <w:tc>
          <w:tcPr>
            <w:tcW w:w="1172" w:type="dxa"/>
            <w:shd w:val="clear" w:color="auto" w:fill="auto"/>
            <w:vAlign w:val="center"/>
          </w:tcPr>
          <w:p w14:paraId="59056BC1" w14:textId="77777777" w:rsidR="001F137E" w:rsidRPr="00C11D85" w:rsidRDefault="001F137E" w:rsidP="003B2A9E">
            <w:pPr>
              <w:pStyle w:val="TABLE-col-heading"/>
            </w:pPr>
            <w:r w:rsidRPr="00C11D85">
              <w:t xml:space="preserve">Value of Equipment </w:t>
            </w:r>
            <w:r w:rsidRPr="00C11D85">
              <w:br/>
              <w:t>ID</w:t>
            </w:r>
          </w:p>
        </w:tc>
        <w:tc>
          <w:tcPr>
            <w:tcW w:w="1258" w:type="dxa"/>
            <w:shd w:val="clear" w:color="auto" w:fill="auto"/>
            <w:vAlign w:val="center"/>
          </w:tcPr>
          <w:p w14:paraId="4003A806" w14:textId="77777777" w:rsidR="001F137E" w:rsidRPr="00C11D85" w:rsidRDefault="001F137E" w:rsidP="003B2A9E">
            <w:pPr>
              <w:pStyle w:val="TABLE-col-heading"/>
            </w:pPr>
            <w:r w:rsidRPr="00C11D85">
              <w:t>Value of Equipment Property ID</w:t>
            </w:r>
          </w:p>
        </w:tc>
        <w:tc>
          <w:tcPr>
            <w:tcW w:w="1440" w:type="dxa"/>
            <w:shd w:val="clear" w:color="auto" w:fill="auto"/>
            <w:vAlign w:val="center"/>
          </w:tcPr>
          <w:p w14:paraId="6751D102" w14:textId="77777777" w:rsidR="001F137E" w:rsidRPr="00C11D85" w:rsidRDefault="001F137E" w:rsidP="003B2A9E">
            <w:pPr>
              <w:pStyle w:val="TABLE-col-heading"/>
            </w:pPr>
            <w:r w:rsidRPr="00C11D85">
              <w:t>Equipment Property Value</w:t>
            </w:r>
          </w:p>
        </w:tc>
        <w:tc>
          <w:tcPr>
            <w:tcW w:w="5598" w:type="dxa"/>
            <w:shd w:val="clear" w:color="auto" w:fill="auto"/>
            <w:vAlign w:val="center"/>
          </w:tcPr>
          <w:p w14:paraId="48CC29F8" w14:textId="457BE030" w:rsidR="001F137E" w:rsidRPr="00C11D85" w:rsidRDefault="00751BC9" w:rsidP="003B2A9E">
            <w:pPr>
              <w:pStyle w:val="TABLE-col-heading"/>
            </w:pPr>
            <w:r>
              <w:t>Verb action on noun</w:t>
            </w:r>
          </w:p>
        </w:tc>
      </w:tr>
      <w:tr w:rsidR="00C11D85" w:rsidRPr="00C11D85" w14:paraId="7965069A" w14:textId="77777777" w:rsidTr="00C11D85">
        <w:tc>
          <w:tcPr>
            <w:tcW w:w="1172" w:type="dxa"/>
            <w:shd w:val="clear" w:color="auto" w:fill="auto"/>
          </w:tcPr>
          <w:p w14:paraId="62EEA407" w14:textId="77777777" w:rsidR="001F137E" w:rsidRPr="00C11D85" w:rsidRDefault="001F137E" w:rsidP="003B2A9E">
            <w:pPr>
              <w:pStyle w:val="TABLE-cell"/>
            </w:pPr>
            <w:r w:rsidRPr="00C11D85">
              <w:t>IDs  specified</w:t>
            </w:r>
          </w:p>
        </w:tc>
        <w:tc>
          <w:tcPr>
            <w:tcW w:w="1258" w:type="dxa"/>
            <w:shd w:val="clear" w:color="auto" w:fill="auto"/>
          </w:tcPr>
          <w:p w14:paraId="7817920E" w14:textId="77777777" w:rsidR="001F137E" w:rsidRPr="00C11D85" w:rsidRDefault="001F137E" w:rsidP="003B2A9E">
            <w:pPr>
              <w:pStyle w:val="TABLE-cell"/>
            </w:pPr>
            <w:r w:rsidRPr="00C11D85">
              <w:rPr>
                <w:i/>
              </w:rPr>
              <w:t>not specified</w:t>
            </w:r>
          </w:p>
        </w:tc>
        <w:tc>
          <w:tcPr>
            <w:tcW w:w="1440" w:type="dxa"/>
            <w:shd w:val="clear" w:color="auto" w:fill="auto"/>
          </w:tcPr>
          <w:p w14:paraId="3B4B2A68" w14:textId="77777777" w:rsidR="001F137E" w:rsidRPr="00C11D85" w:rsidRDefault="001F137E" w:rsidP="003B2A9E">
            <w:pPr>
              <w:pStyle w:val="TABLE-cell"/>
            </w:pPr>
            <w:r w:rsidRPr="00C11D85">
              <w:rPr>
                <w:i/>
              </w:rPr>
              <w:t>not specified</w:t>
            </w:r>
          </w:p>
        </w:tc>
        <w:tc>
          <w:tcPr>
            <w:tcW w:w="5598" w:type="dxa"/>
            <w:shd w:val="clear" w:color="auto" w:fill="auto"/>
          </w:tcPr>
          <w:p w14:paraId="4DA6B36B"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w:t>
            </w:r>
            <w:r w:rsidRPr="00C11D85">
              <w:t xml:space="preserve">, all properties and their attributes, all </w:t>
            </w:r>
            <w:r w:rsidRPr="00C11D85">
              <w:rPr>
                <w:i/>
              </w:rPr>
              <w:t>Equipment Asset Mappings</w:t>
            </w:r>
            <w:r w:rsidRPr="00C11D85">
              <w:t xml:space="preserve"> and the IDs of the </w:t>
            </w:r>
            <w:r w:rsidRPr="00C11D85">
              <w:rPr>
                <w:i/>
              </w:rPr>
              <w:t xml:space="preserve">Equipment Classes </w:t>
            </w:r>
            <w:r w:rsidRPr="00C11D85">
              <w:t xml:space="preserve">of the </w:t>
            </w:r>
            <w:r w:rsidRPr="00C11D85">
              <w:rPr>
                <w:i/>
              </w:rPr>
              <w:t>Equipment</w:t>
            </w:r>
            <w:r w:rsidRPr="00C11D85">
              <w:t>.</w:t>
            </w:r>
          </w:p>
          <w:p w14:paraId="0F3DEF55" w14:textId="77777777" w:rsidR="001F137E" w:rsidRPr="00C11D85" w:rsidRDefault="001F137E" w:rsidP="003B2A9E">
            <w:pPr>
              <w:pStyle w:val="TABLE-cell"/>
            </w:pPr>
            <w:r w:rsidRPr="00C11D85">
              <w:t xml:space="preserve">PROCESS: Shall define a request that the receiver is to add </w:t>
            </w:r>
            <w:r w:rsidRPr="00C11D85">
              <w:rPr>
                <w:i/>
              </w:rPr>
              <w:t>Equipment</w:t>
            </w:r>
            <w:r w:rsidRPr="00C11D85">
              <w:t xml:space="preserve">. The ID defines a suggested ID for the </w:t>
            </w:r>
            <w:r w:rsidRPr="00C11D85">
              <w:rPr>
                <w:i/>
              </w:rPr>
              <w:t>Equipment</w:t>
            </w:r>
            <w:r w:rsidRPr="00C11D85">
              <w:t xml:space="preserve">. The receiver adds the </w:t>
            </w:r>
            <w:r w:rsidRPr="00C11D85">
              <w:rPr>
                <w:i/>
              </w:rPr>
              <w:t>Equipment</w:t>
            </w:r>
            <w:r w:rsidRPr="00C11D85">
              <w:t xml:space="preserve"> and assigns IDs.  The assigned IDs shall be returned in the ACKNOWLEDGE message.</w:t>
            </w:r>
          </w:p>
          <w:p w14:paraId="56135317" w14:textId="77777777" w:rsidR="001F137E" w:rsidRPr="00C11D85" w:rsidRDefault="001F137E" w:rsidP="003B2A9E">
            <w:pPr>
              <w:pStyle w:val="TABLE-cell"/>
            </w:pPr>
            <w:r w:rsidRPr="00C11D85">
              <w:t xml:space="preserve">CHANGE: The specified attributes of the specified </w:t>
            </w:r>
            <w:r w:rsidRPr="00C11D85">
              <w:rPr>
                <w:i/>
              </w:rPr>
              <w:t xml:space="preserve">Equipment </w:t>
            </w:r>
            <w:r w:rsidRPr="00C11D85">
              <w:t xml:space="preserve">and/or the </w:t>
            </w:r>
            <w:r w:rsidRPr="00C11D85">
              <w:rPr>
                <w:i/>
              </w:rPr>
              <w:t xml:space="preserve">Equipment Asset Mappings </w:t>
            </w:r>
            <w:r w:rsidRPr="00C11D85">
              <w:t xml:space="preserve">shall be changed. </w:t>
            </w:r>
          </w:p>
          <w:p w14:paraId="3E677093" w14:textId="77777777" w:rsidR="001F137E" w:rsidRPr="00C11D85" w:rsidRDefault="001F137E" w:rsidP="003B2A9E">
            <w:pPr>
              <w:pStyle w:val="TABLE-cell"/>
            </w:pPr>
            <w:r w:rsidRPr="00C11D85">
              <w:t xml:space="preserve">CANCEL: Shall define a request that the receiver is to cancel the specified </w:t>
            </w:r>
            <w:r w:rsidRPr="00C11D85">
              <w:rPr>
                <w:i/>
              </w:rPr>
              <w:t>Equipment</w:t>
            </w:r>
            <w:r w:rsidRPr="00C11D85">
              <w:t xml:space="preserve">. </w:t>
            </w:r>
          </w:p>
          <w:p w14:paraId="21567B5D" w14:textId="77777777" w:rsidR="001F137E" w:rsidRPr="00C11D85" w:rsidRDefault="001F137E" w:rsidP="003B2A9E">
            <w:pPr>
              <w:pStyle w:val="TABLE-cell"/>
            </w:pPr>
            <w:r w:rsidRPr="00C11D85">
              <w:t xml:space="preserve">SYNC ADD: Shall define a request that the receiver is to add the specified </w:t>
            </w:r>
            <w:r w:rsidRPr="00C11D85">
              <w:rPr>
                <w:i/>
              </w:rPr>
              <w:t>Equipment</w:t>
            </w:r>
            <w:r w:rsidRPr="00C11D85">
              <w:t>.</w:t>
            </w:r>
          </w:p>
          <w:p w14:paraId="0DC76EF6" w14:textId="77777777" w:rsidR="001F137E" w:rsidRPr="00C11D85" w:rsidRDefault="001F137E" w:rsidP="003B2A9E">
            <w:pPr>
              <w:pStyle w:val="TABLE-cell"/>
            </w:pPr>
            <w:r w:rsidRPr="00C11D85">
              <w:t xml:space="preserve">SYNC CHANGE: The specified attributes of the specified </w:t>
            </w:r>
            <w:r w:rsidRPr="00C11D85">
              <w:rPr>
                <w:i/>
              </w:rPr>
              <w:t xml:space="preserve">Equipment </w:t>
            </w:r>
            <w:r w:rsidRPr="00C11D85">
              <w:t>shall be changed.</w:t>
            </w:r>
          </w:p>
          <w:p w14:paraId="5716C275" w14:textId="77777777" w:rsidR="0059222C" w:rsidRDefault="001F137E" w:rsidP="0059222C">
            <w:pPr>
              <w:pStyle w:val="TABLE-cell"/>
              <w:rPr>
                <w:ins w:id="1557" w:author="Dennis Brandl" w:date="2018-03-03T06:31:00Z"/>
              </w:rPr>
            </w:pPr>
            <w:r w:rsidRPr="00C11D85">
              <w:lastRenderedPageBreak/>
              <w:t xml:space="preserve">SYNC DELETE: Shall define a request that the receiver is to delete the specified </w:t>
            </w:r>
            <w:r w:rsidRPr="00C11D85">
              <w:rPr>
                <w:i/>
              </w:rPr>
              <w:t>Equipment</w:t>
            </w:r>
            <w:r w:rsidRPr="00C11D85">
              <w:t xml:space="preserve">. </w:t>
            </w:r>
          </w:p>
          <w:p w14:paraId="36F8947B" w14:textId="65C2C914" w:rsidR="001F137E" w:rsidRPr="00C11D85" w:rsidRDefault="0059222C" w:rsidP="0059222C">
            <w:pPr>
              <w:pStyle w:val="TABLE-cell"/>
            </w:pPr>
            <w:ins w:id="1558" w:author="Dennis Brandl" w:date="2018-03-03T06:31:00Z">
              <w:r>
                <w:t xml:space="preserve">NOTIFY: Shall define the creation of a new </w:t>
              </w:r>
              <w:r>
                <w:rPr>
                  <w:i/>
                </w:rPr>
                <w:t>Equipment</w:t>
              </w:r>
              <w:r>
                <w:t>.</w:t>
              </w:r>
            </w:ins>
          </w:p>
        </w:tc>
      </w:tr>
      <w:tr w:rsidR="00C11D85" w:rsidRPr="00C11D85" w14:paraId="557BC99C" w14:textId="77777777" w:rsidTr="00C11D85">
        <w:tc>
          <w:tcPr>
            <w:tcW w:w="1172" w:type="dxa"/>
            <w:shd w:val="clear" w:color="auto" w:fill="auto"/>
          </w:tcPr>
          <w:p w14:paraId="33BB2C92" w14:textId="77777777" w:rsidR="001F137E" w:rsidRPr="00C11D85" w:rsidRDefault="001F137E" w:rsidP="003B2A9E">
            <w:pPr>
              <w:pStyle w:val="TABLE-cell"/>
            </w:pPr>
            <w:r w:rsidRPr="00C11D85">
              <w:t>IDs  specified</w:t>
            </w:r>
          </w:p>
        </w:tc>
        <w:tc>
          <w:tcPr>
            <w:tcW w:w="1258" w:type="dxa"/>
            <w:shd w:val="clear" w:color="auto" w:fill="auto"/>
          </w:tcPr>
          <w:p w14:paraId="2EA9A2CC" w14:textId="77777777" w:rsidR="001F137E" w:rsidRPr="00C11D85" w:rsidRDefault="001F137E" w:rsidP="003B2A9E">
            <w:pPr>
              <w:pStyle w:val="TABLE-cell"/>
            </w:pPr>
            <w:r w:rsidRPr="00C11D85">
              <w:t>IDs specified</w:t>
            </w:r>
          </w:p>
        </w:tc>
        <w:tc>
          <w:tcPr>
            <w:tcW w:w="1440" w:type="dxa"/>
            <w:shd w:val="clear" w:color="auto" w:fill="auto"/>
          </w:tcPr>
          <w:p w14:paraId="3CD74A12" w14:textId="77777777" w:rsidR="001F137E" w:rsidRPr="00C11D85" w:rsidRDefault="001F137E" w:rsidP="003B2A9E">
            <w:pPr>
              <w:pStyle w:val="TABLE-cell"/>
            </w:pPr>
            <w:r w:rsidRPr="00C11D85">
              <w:rPr>
                <w:i/>
              </w:rPr>
              <w:t>not specified</w:t>
            </w:r>
          </w:p>
        </w:tc>
        <w:tc>
          <w:tcPr>
            <w:tcW w:w="5598" w:type="dxa"/>
            <w:shd w:val="clear" w:color="auto" w:fill="auto"/>
          </w:tcPr>
          <w:p w14:paraId="2A4165D7"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w:t>
            </w:r>
            <w:r w:rsidRPr="00C11D85">
              <w:t xml:space="preserve">, all of the specified </w:t>
            </w:r>
            <w:r w:rsidRPr="00C11D85">
              <w:rPr>
                <w:i/>
              </w:rPr>
              <w:t>Equipment</w:t>
            </w:r>
            <w:r w:rsidRPr="00C11D85">
              <w:t xml:space="preserve"> </w:t>
            </w:r>
            <w:r w:rsidRPr="00C11D85">
              <w:rPr>
                <w:i/>
              </w:rPr>
              <w:t>Properties</w:t>
            </w:r>
            <w:r w:rsidRPr="00C11D85">
              <w:t xml:space="preserve">, and the IDs of </w:t>
            </w:r>
            <w:r w:rsidRPr="00C11D85">
              <w:rPr>
                <w:i/>
              </w:rPr>
              <w:t>Equipment</w:t>
            </w:r>
            <w:r w:rsidRPr="00C11D85">
              <w:t xml:space="preserve"> </w:t>
            </w:r>
            <w:r w:rsidRPr="00C11D85">
              <w:rPr>
                <w:i/>
              </w:rPr>
              <w:t xml:space="preserve">Classes </w:t>
            </w:r>
            <w:r w:rsidRPr="00C11D85">
              <w:t xml:space="preserve">of the </w:t>
            </w:r>
            <w:r w:rsidRPr="00C11D85">
              <w:rPr>
                <w:i/>
              </w:rPr>
              <w:t>Equipment</w:t>
            </w:r>
            <w:r w:rsidRPr="00C11D85">
              <w:t>.</w:t>
            </w:r>
          </w:p>
          <w:p w14:paraId="29EC9FA8" w14:textId="77777777" w:rsidR="001F137E" w:rsidRPr="00C11D85" w:rsidRDefault="001F137E" w:rsidP="003B2A9E">
            <w:pPr>
              <w:pStyle w:val="TABLE-cell"/>
            </w:pPr>
            <w:r w:rsidRPr="00C11D85">
              <w:t xml:space="preserve">PROCESS: Shall define a request that the receiver is to add </w:t>
            </w:r>
            <w:r w:rsidRPr="00C11D85">
              <w:rPr>
                <w:i/>
              </w:rPr>
              <w:t>Equipment</w:t>
            </w:r>
            <w:r w:rsidRPr="00C11D85">
              <w:t xml:space="preserve">. The ID defines suggested IDs for the </w:t>
            </w:r>
            <w:r w:rsidRPr="00C11D85">
              <w:rPr>
                <w:i/>
              </w:rPr>
              <w:t>Equipment</w:t>
            </w:r>
            <w:r w:rsidRPr="00C11D85">
              <w:t xml:space="preserve"> and properties. The receiver adds the </w:t>
            </w:r>
            <w:r w:rsidRPr="00C11D85">
              <w:rPr>
                <w:i/>
              </w:rPr>
              <w:t>Equipment</w:t>
            </w:r>
            <w:r w:rsidRPr="00C11D85">
              <w:t xml:space="preserve"> and properties and assigns IDs.  The assigned IDs shall be returned in the ACKNOWLEDGE message.</w:t>
            </w:r>
          </w:p>
          <w:p w14:paraId="75B5AC7F" w14:textId="77777777" w:rsidR="001F137E" w:rsidRPr="00C11D85" w:rsidRDefault="001F137E" w:rsidP="003B2A9E">
            <w:pPr>
              <w:pStyle w:val="TABLE-cell"/>
            </w:pPr>
            <w:r w:rsidRPr="00C11D85">
              <w:t xml:space="preserve">CHANGE: Error (no property values are specified). </w:t>
            </w:r>
          </w:p>
          <w:p w14:paraId="55A77461" w14:textId="77777777" w:rsidR="001F137E" w:rsidRPr="00C11D85" w:rsidRDefault="001F137E" w:rsidP="003B2A9E">
            <w:pPr>
              <w:pStyle w:val="TABLE-cell"/>
            </w:pPr>
            <w:r w:rsidRPr="00C11D85">
              <w:t xml:space="preserve">CANCEL: Shall define a request that the receiver is to cancel the specified properties for the specified </w:t>
            </w:r>
            <w:r w:rsidRPr="00C11D85">
              <w:rPr>
                <w:i/>
              </w:rPr>
              <w:t>Equipment</w:t>
            </w:r>
            <w:r w:rsidRPr="00C11D85">
              <w:t xml:space="preserve">. </w:t>
            </w:r>
          </w:p>
          <w:p w14:paraId="14288AFA" w14:textId="77777777" w:rsidR="001F137E" w:rsidRPr="00C11D85" w:rsidRDefault="001F137E" w:rsidP="003B2A9E">
            <w:pPr>
              <w:pStyle w:val="TABLE-cell"/>
            </w:pPr>
            <w:r w:rsidRPr="00C11D85">
              <w:t xml:space="preserve">SYNC ADD: Shall define a request that the receiver is to add the </w:t>
            </w:r>
            <w:r w:rsidRPr="00C11D85">
              <w:rPr>
                <w:i/>
              </w:rPr>
              <w:t>Equipment</w:t>
            </w:r>
            <w:r w:rsidRPr="00C11D85">
              <w:t xml:space="preserve"> and list of </w:t>
            </w:r>
            <w:r w:rsidRPr="00C11D85">
              <w:rPr>
                <w:i/>
              </w:rPr>
              <w:t>Equipment</w:t>
            </w:r>
            <w:r w:rsidRPr="00C11D85">
              <w:t xml:space="preserve"> </w:t>
            </w:r>
            <w:r w:rsidRPr="00C11D85">
              <w:rPr>
                <w:i/>
              </w:rPr>
              <w:t>Properties</w:t>
            </w:r>
            <w:r w:rsidRPr="00C11D85">
              <w:t xml:space="preserve">. </w:t>
            </w:r>
          </w:p>
          <w:p w14:paraId="72685536" w14:textId="77777777" w:rsidR="001F137E" w:rsidRPr="00C11D85" w:rsidRDefault="001F137E" w:rsidP="003B2A9E">
            <w:pPr>
              <w:pStyle w:val="TABLE-cell"/>
            </w:pPr>
            <w:r w:rsidRPr="00C11D85">
              <w:t>SYNC CHANGE: Error (no property values are specified).</w:t>
            </w:r>
          </w:p>
          <w:p w14:paraId="15F7E079" w14:textId="67BA22D5" w:rsidR="0059222C" w:rsidRDefault="001F137E" w:rsidP="0059222C">
            <w:pPr>
              <w:pStyle w:val="TABLE-cell"/>
              <w:rPr>
                <w:ins w:id="1559" w:author="Dennis Brandl" w:date="2018-03-03T06:32:00Z"/>
              </w:rPr>
            </w:pPr>
            <w:r w:rsidRPr="00C11D85">
              <w:t xml:space="preserve">SYNC DELETE: Shall define a request that the receiver is to delete the specified list of </w:t>
            </w:r>
            <w:r w:rsidRPr="00C11D85">
              <w:rPr>
                <w:i/>
              </w:rPr>
              <w:t>Equipment Properties</w:t>
            </w:r>
            <w:r w:rsidRPr="00C11D85">
              <w:t>.</w:t>
            </w:r>
            <w:ins w:id="1560" w:author="Dennis Brandl" w:date="2018-03-03T06:32:00Z">
              <w:r w:rsidR="0059222C">
                <w:t xml:space="preserve"> </w:t>
              </w:r>
            </w:ins>
          </w:p>
          <w:p w14:paraId="2799E1E5" w14:textId="616B2D6A" w:rsidR="001F137E" w:rsidRPr="00C11D85" w:rsidRDefault="0059222C" w:rsidP="0059222C">
            <w:pPr>
              <w:pStyle w:val="TABLE-cell"/>
            </w:pPr>
            <w:ins w:id="1561" w:author="Dennis Brandl" w:date="2018-03-03T06:32:00Z">
              <w:r>
                <w:t xml:space="preserve">NOTIFY: Shall define the creation of a new </w:t>
              </w:r>
              <w:r>
                <w:rPr>
                  <w:i/>
                </w:rPr>
                <w:t>Equipment</w:t>
              </w:r>
              <w:r>
                <w:t>.</w:t>
              </w:r>
            </w:ins>
          </w:p>
        </w:tc>
      </w:tr>
      <w:tr w:rsidR="00C11D85" w:rsidRPr="00C11D85" w14:paraId="0C46FDB3" w14:textId="77777777" w:rsidTr="00C11D85">
        <w:tc>
          <w:tcPr>
            <w:tcW w:w="1172" w:type="dxa"/>
            <w:shd w:val="clear" w:color="auto" w:fill="auto"/>
          </w:tcPr>
          <w:p w14:paraId="08F24117" w14:textId="77777777" w:rsidR="001F137E" w:rsidRPr="00C11D85" w:rsidRDefault="001F137E" w:rsidP="003B2A9E">
            <w:pPr>
              <w:pStyle w:val="TABLE-cell"/>
            </w:pPr>
            <w:r w:rsidRPr="00C11D85">
              <w:t>IDs  specified</w:t>
            </w:r>
          </w:p>
        </w:tc>
        <w:tc>
          <w:tcPr>
            <w:tcW w:w="1258" w:type="dxa"/>
            <w:shd w:val="clear" w:color="auto" w:fill="auto"/>
          </w:tcPr>
          <w:p w14:paraId="50B7B38C" w14:textId="77777777" w:rsidR="001F137E" w:rsidRPr="00C11D85" w:rsidRDefault="001F137E" w:rsidP="003B2A9E">
            <w:pPr>
              <w:pStyle w:val="TABLE-cell"/>
            </w:pPr>
            <w:r w:rsidRPr="00C11D85">
              <w:t>IDs specified</w:t>
            </w:r>
          </w:p>
        </w:tc>
        <w:tc>
          <w:tcPr>
            <w:tcW w:w="1440" w:type="dxa"/>
            <w:shd w:val="clear" w:color="auto" w:fill="auto"/>
          </w:tcPr>
          <w:p w14:paraId="326FD16F" w14:textId="77777777" w:rsidR="001F137E" w:rsidRPr="00C11D85" w:rsidRDefault="001F137E" w:rsidP="003B2A9E">
            <w:pPr>
              <w:pStyle w:val="TABLE-cell"/>
            </w:pPr>
            <w:r w:rsidRPr="00C11D85">
              <w:t>Property Value Specified</w:t>
            </w:r>
          </w:p>
        </w:tc>
        <w:tc>
          <w:tcPr>
            <w:tcW w:w="5598" w:type="dxa"/>
            <w:shd w:val="clear" w:color="auto" w:fill="auto"/>
          </w:tcPr>
          <w:p w14:paraId="06C2656C" w14:textId="77777777" w:rsidR="001F137E" w:rsidRPr="00C11D85" w:rsidRDefault="001F137E" w:rsidP="003B2A9E">
            <w:pPr>
              <w:pStyle w:val="TABLE-cell"/>
            </w:pPr>
            <w:r w:rsidRPr="00C11D85">
              <w:t xml:space="preserve">GET: Shall define a request that the receiver is to return, in a SHOW message, all attributes about the specified </w:t>
            </w:r>
            <w:r w:rsidRPr="00C11D85">
              <w:rPr>
                <w:i/>
              </w:rPr>
              <w:t>Equipment</w:t>
            </w:r>
            <w:r w:rsidRPr="00C11D85">
              <w:t xml:space="preserve"> where the </w:t>
            </w:r>
            <w:r w:rsidRPr="00C11D85">
              <w:rPr>
                <w:i/>
              </w:rPr>
              <w:t xml:space="preserve">Equipment Property </w:t>
            </w:r>
            <w:r w:rsidRPr="00C11D85">
              <w:t xml:space="preserve">value matches the specified property value, all of the specified </w:t>
            </w:r>
            <w:r w:rsidRPr="00C11D85">
              <w:rPr>
                <w:i/>
              </w:rPr>
              <w:t>Equipment Properties</w:t>
            </w:r>
            <w:r w:rsidRPr="00C11D85">
              <w:t xml:space="preserve">, and the IDs of </w:t>
            </w:r>
            <w:r w:rsidRPr="00C11D85">
              <w:rPr>
                <w:i/>
              </w:rPr>
              <w:t>Equipment Classes</w:t>
            </w:r>
            <w:r w:rsidRPr="00C11D85">
              <w:t>.</w:t>
            </w:r>
          </w:p>
          <w:p w14:paraId="6AB98865" w14:textId="77777777" w:rsidR="001F137E" w:rsidRPr="00C11D85" w:rsidRDefault="001F137E" w:rsidP="003B2A9E">
            <w:pPr>
              <w:pStyle w:val="TABLE-cell"/>
            </w:pPr>
            <w:r w:rsidRPr="00C11D85">
              <w:t xml:space="preserve">PROCESS: Shall define a request that the receiver is to add </w:t>
            </w:r>
            <w:r w:rsidRPr="00C11D85">
              <w:rPr>
                <w:i/>
              </w:rPr>
              <w:t>Equipment</w:t>
            </w:r>
            <w:r w:rsidRPr="00C11D85">
              <w:t xml:space="preserve">. The message defines suggested IDs for the </w:t>
            </w:r>
            <w:r w:rsidRPr="00C11D85">
              <w:rPr>
                <w:i/>
              </w:rPr>
              <w:t>Equipment</w:t>
            </w:r>
            <w:r w:rsidRPr="00C11D85">
              <w:t xml:space="preserve"> and properties, and values for the properties. The receiver adds the </w:t>
            </w:r>
            <w:r w:rsidRPr="00C11D85">
              <w:rPr>
                <w:i/>
              </w:rPr>
              <w:t>Equipment</w:t>
            </w:r>
            <w:r w:rsidRPr="00C11D85">
              <w:t xml:space="preserve"> and properties and assigns IDs.  The assigned IDs shall be returned in the ACKNOWLEDGE message.</w:t>
            </w:r>
          </w:p>
          <w:p w14:paraId="6AB27251" w14:textId="77777777" w:rsidR="001F137E" w:rsidRPr="00C11D85" w:rsidRDefault="001F137E" w:rsidP="003B2A9E">
            <w:pPr>
              <w:pStyle w:val="TABLE-cell"/>
            </w:pPr>
            <w:r w:rsidRPr="00C11D85">
              <w:t xml:space="preserve">CHANGE: Shall define a request that the receiver is to change the values of the specified properties for the specified </w:t>
            </w:r>
            <w:r w:rsidRPr="00C11D85">
              <w:rPr>
                <w:i/>
              </w:rPr>
              <w:t>Equipment</w:t>
            </w:r>
            <w:r w:rsidRPr="00C11D85">
              <w:t xml:space="preserve"> to the specified values.  A RESPOND message may be used to communicate agreement, disagreement, or changes made to the CHANGE message data.</w:t>
            </w:r>
          </w:p>
          <w:p w14:paraId="5AD86F48" w14:textId="77777777" w:rsidR="001F137E" w:rsidRPr="00C11D85" w:rsidRDefault="001F137E" w:rsidP="003B2A9E">
            <w:pPr>
              <w:pStyle w:val="TABLE-cell"/>
            </w:pPr>
            <w:r w:rsidRPr="00C11D85">
              <w:t xml:space="preserve">CANCEL: Shall define a request that the receiver is to cancel the specified properties of the </w:t>
            </w:r>
            <w:r w:rsidRPr="00C11D85">
              <w:rPr>
                <w:i/>
              </w:rPr>
              <w:t>Equipment</w:t>
            </w:r>
            <w:r w:rsidRPr="00C11D85">
              <w:t xml:space="preserve"> that have the specified property value. </w:t>
            </w:r>
          </w:p>
          <w:p w14:paraId="3C31FF8A" w14:textId="77777777" w:rsidR="001F137E" w:rsidRPr="00C11D85" w:rsidRDefault="001F137E" w:rsidP="003B2A9E">
            <w:pPr>
              <w:pStyle w:val="TABLE-cell"/>
            </w:pPr>
            <w:r w:rsidRPr="00C11D85">
              <w:t xml:space="preserve">SYNC ADD: Shall define a request that the receiver is to add the specified </w:t>
            </w:r>
            <w:r w:rsidRPr="00C11D85">
              <w:rPr>
                <w:i/>
              </w:rPr>
              <w:t>Equipment</w:t>
            </w:r>
            <w:r w:rsidRPr="00C11D85">
              <w:t xml:space="preserve">, list of properties and property values. </w:t>
            </w:r>
          </w:p>
          <w:p w14:paraId="65251790" w14:textId="77777777" w:rsidR="001F137E" w:rsidRPr="00C11D85" w:rsidRDefault="001F137E" w:rsidP="003B2A9E">
            <w:pPr>
              <w:pStyle w:val="TABLE-cell"/>
            </w:pPr>
            <w:r w:rsidRPr="00C11D85">
              <w:t xml:space="preserve">SYNC CHANGE: Shall define a request that the receiver is to change the values of the specified list of properties for the specified </w:t>
            </w:r>
            <w:r w:rsidRPr="00C11D85">
              <w:rPr>
                <w:i/>
              </w:rPr>
              <w:t>Equipment</w:t>
            </w:r>
            <w:r w:rsidRPr="00C11D85">
              <w:t xml:space="preserve"> to the specified values.</w:t>
            </w:r>
          </w:p>
          <w:p w14:paraId="6AD731B9" w14:textId="538092E9" w:rsidR="0059222C" w:rsidRDefault="001F137E" w:rsidP="0059222C">
            <w:pPr>
              <w:pStyle w:val="TABLE-cell"/>
              <w:rPr>
                <w:ins w:id="1562" w:author="Dennis Brandl" w:date="2018-03-03T06:32:00Z"/>
              </w:rPr>
            </w:pPr>
            <w:r w:rsidRPr="00C11D85">
              <w:t xml:space="preserve">SYNC DELETE: Shall define a request that the receiver is to delete the specified list of </w:t>
            </w:r>
            <w:r w:rsidRPr="00C11D85">
              <w:rPr>
                <w:i/>
              </w:rPr>
              <w:t xml:space="preserve">Equipment Properties </w:t>
            </w:r>
            <w:r w:rsidRPr="00C11D85">
              <w:t xml:space="preserve">of the specified </w:t>
            </w:r>
            <w:r w:rsidRPr="00C11D85">
              <w:rPr>
                <w:i/>
              </w:rPr>
              <w:t>Equipment</w:t>
            </w:r>
            <w:r w:rsidRPr="00C11D85">
              <w:t xml:space="preserve"> that have the specified property value.</w:t>
            </w:r>
            <w:ins w:id="1563" w:author="Dennis Brandl" w:date="2018-03-03T06:32:00Z">
              <w:r w:rsidR="0059222C">
                <w:t xml:space="preserve"> </w:t>
              </w:r>
            </w:ins>
          </w:p>
          <w:p w14:paraId="5B05E59F" w14:textId="5C9B7912" w:rsidR="001F137E" w:rsidRPr="00C11D85" w:rsidRDefault="0059222C" w:rsidP="0059222C">
            <w:pPr>
              <w:pStyle w:val="TABLE-cell"/>
            </w:pPr>
            <w:ins w:id="1564" w:author="Dennis Brandl" w:date="2018-03-03T06:32:00Z">
              <w:r>
                <w:t xml:space="preserve">NOTIFY: Shall define the creation of a new </w:t>
              </w:r>
              <w:r>
                <w:rPr>
                  <w:i/>
                </w:rPr>
                <w:t>Equipment</w:t>
              </w:r>
              <w:r>
                <w:t>.</w:t>
              </w:r>
            </w:ins>
          </w:p>
        </w:tc>
      </w:tr>
      <w:tr w:rsidR="00C11D85" w:rsidRPr="00C11D85" w14:paraId="03895F49" w14:textId="77777777" w:rsidTr="00C11D85">
        <w:tc>
          <w:tcPr>
            <w:tcW w:w="1172" w:type="dxa"/>
            <w:shd w:val="clear" w:color="auto" w:fill="auto"/>
          </w:tcPr>
          <w:p w14:paraId="1A7F75F3" w14:textId="77777777" w:rsidR="001F137E" w:rsidRPr="00C11D85" w:rsidRDefault="001F137E" w:rsidP="003B2A9E">
            <w:pPr>
              <w:pStyle w:val="TABLE-cell"/>
            </w:pPr>
            <w:r w:rsidRPr="00C11D85">
              <w:t>Wildcard specified</w:t>
            </w:r>
          </w:p>
        </w:tc>
        <w:tc>
          <w:tcPr>
            <w:tcW w:w="1258" w:type="dxa"/>
            <w:shd w:val="clear" w:color="auto" w:fill="auto"/>
          </w:tcPr>
          <w:p w14:paraId="26DCAE6A" w14:textId="77777777" w:rsidR="001F137E" w:rsidRPr="00C11D85" w:rsidRDefault="001F137E" w:rsidP="003B2A9E">
            <w:pPr>
              <w:pStyle w:val="TABLE-cell"/>
            </w:pPr>
            <w:r w:rsidRPr="00C11D85">
              <w:rPr>
                <w:i/>
              </w:rPr>
              <w:t>not specified</w:t>
            </w:r>
          </w:p>
        </w:tc>
        <w:tc>
          <w:tcPr>
            <w:tcW w:w="1440" w:type="dxa"/>
            <w:shd w:val="clear" w:color="auto" w:fill="auto"/>
          </w:tcPr>
          <w:p w14:paraId="7B1BE8C1" w14:textId="77777777" w:rsidR="001F137E" w:rsidRPr="00C11D85" w:rsidRDefault="001F137E" w:rsidP="003B2A9E">
            <w:pPr>
              <w:pStyle w:val="TABLE-cell"/>
            </w:pPr>
            <w:r w:rsidRPr="00C11D85">
              <w:rPr>
                <w:i/>
              </w:rPr>
              <w:t>not specified</w:t>
            </w:r>
          </w:p>
        </w:tc>
        <w:tc>
          <w:tcPr>
            <w:tcW w:w="5598" w:type="dxa"/>
            <w:shd w:val="clear" w:color="auto" w:fill="auto"/>
          </w:tcPr>
          <w:p w14:paraId="78BD228E" w14:textId="77777777" w:rsidR="001F137E" w:rsidRPr="00C11D85" w:rsidRDefault="001F137E" w:rsidP="003B2A9E">
            <w:pPr>
              <w:pStyle w:val="TABLE-cell"/>
            </w:pPr>
            <w:r w:rsidRPr="00C11D85">
              <w:t xml:space="preserve">GET: Shall define a request that the receiver is to return, in a SHOW message, all attributes and properties about the </w:t>
            </w:r>
            <w:r w:rsidRPr="00C11D85">
              <w:rPr>
                <w:i/>
              </w:rPr>
              <w:t>Equipment</w:t>
            </w:r>
            <w:r w:rsidRPr="00C11D85">
              <w:t xml:space="preserve"> that matches the ID wildcard and the IDs of </w:t>
            </w:r>
            <w:r w:rsidRPr="00C11D85">
              <w:rPr>
                <w:i/>
              </w:rPr>
              <w:t>Equipment Classes</w:t>
            </w:r>
            <w:r w:rsidRPr="00C11D85">
              <w:t xml:space="preserve"> of each </w:t>
            </w:r>
            <w:r w:rsidRPr="00C11D85">
              <w:rPr>
                <w:i/>
              </w:rPr>
              <w:t xml:space="preserve">Equipment </w:t>
            </w:r>
            <w:r w:rsidRPr="00C11D85">
              <w:t xml:space="preserve">and all </w:t>
            </w:r>
            <w:r w:rsidRPr="00C11D85">
              <w:rPr>
                <w:i/>
              </w:rPr>
              <w:t>Equipment Asset Mappings</w:t>
            </w:r>
            <w:r w:rsidRPr="00C11D85">
              <w:t>.</w:t>
            </w:r>
          </w:p>
          <w:p w14:paraId="0AE397E7" w14:textId="77777777" w:rsidR="001F137E" w:rsidRPr="00C11D85" w:rsidRDefault="001F137E" w:rsidP="003B2A9E">
            <w:pPr>
              <w:pStyle w:val="TABLE-cell"/>
            </w:pPr>
            <w:r w:rsidRPr="00C11D85">
              <w:t>Example 1</w:t>
            </w:r>
            <w:r w:rsidRPr="00C11D85">
              <w:tab/>
              <w:t xml:space="preserve">To return all </w:t>
            </w:r>
            <w:r w:rsidRPr="00C11D85">
              <w:rPr>
                <w:i/>
              </w:rPr>
              <w:t>Equipment</w:t>
            </w:r>
            <w:r w:rsidRPr="00C11D85">
              <w:t>, specify a “*” as the wildcard.</w:t>
            </w:r>
          </w:p>
          <w:p w14:paraId="58472533" w14:textId="77777777" w:rsidR="001F137E" w:rsidRPr="00C11D85" w:rsidRDefault="001F137E" w:rsidP="003B2A9E">
            <w:pPr>
              <w:pStyle w:val="TABLE-cell"/>
            </w:pPr>
            <w:r w:rsidRPr="00C11D85">
              <w:t>PROCESS: Error.</w:t>
            </w:r>
          </w:p>
          <w:p w14:paraId="3C6AFCC7" w14:textId="77777777" w:rsidR="001F137E" w:rsidRPr="00C11D85" w:rsidRDefault="001F137E" w:rsidP="003B2A9E">
            <w:pPr>
              <w:pStyle w:val="TABLE-cell"/>
            </w:pPr>
            <w:r w:rsidRPr="00C11D85">
              <w:t xml:space="preserve">CHANGE: Error (no property values are specified). </w:t>
            </w:r>
          </w:p>
          <w:p w14:paraId="6F7043AB" w14:textId="77777777" w:rsidR="001F137E" w:rsidRPr="00C11D85" w:rsidRDefault="001F137E" w:rsidP="003B2A9E">
            <w:pPr>
              <w:pStyle w:val="TABLE-cell"/>
            </w:pPr>
            <w:r w:rsidRPr="00C11D85">
              <w:t xml:space="preserve">CANCEL: Shall define a request that the receiver is to cancel all </w:t>
            </w:r>
            <w:r w:rsidRPr="00C11D85">
              <w:rPr>
                <w:i/>
              </w:rPr>
              <w:t>Equipment</w:t>
            </w:r>
            <w:r w:rsidRPr="00C11D85">
              <w:t xml:space="preserve"> matching the ID wildcard. </w:t>
            </w:r>
          </w:p>
          <w:p w14:paraId="40E0EE1C" w14:textId="77777777" w:rsidR="001F137E" w:rsidRPr="00C11D85" w:rsidRDefault="001F137E" w:rsidP="003B2A9E">
            <w:pPr>
              <w:pStyle w:val="TABLE-cell"/>
            </w:pPr>
            <w:r w:rsidRPr="00C11D85">
              <w:t>SYNC ADD: Error.</w:t>
            </w:r>
          </w:p>
          <w:p w14:paraId="101B6CBC" w14:textId="77777777" w:rsidR="001F137E" w:rsidRPr="00C11D85" w:rsidRDefault="001F137E" w:rsidP="003B2A9E">
            <w:pPr>
              <w:pStyle w:val="TABLE-cell"/>
            </w:pPr>
            <w:r w:rsidRPr="00C11D85">
              <w:t>SYNC CHANGE: Error (no property values are specified).</w:t>
            </w:r>
          </w:p>
          <w:p w14:paraId="0690D9A7" w14:textId="77777777" w:rsidR="001F137E" w:rsidRDefault="001F137E" w:rsidP="003B2A9E">
            <w:pPr>
              <w:pStyle w:val="TABLE-cell"/>
              <w:rPr>
                <w:ins w:id="1565" w:author="Dennis Brandl" w:date="2018-03-03T06:32:00Z"/>
              </w:rPr>
            </w:pPr>
            <w:r w:rsidRPr="00C11D85">
              <w:lastRenderedPageBreak/>
              <w:t xml:space="preserve">SYNC DELETE: Shall define a request that the receiver is to delete all </w:t>
            </w:r>
            <w:r w:rsidRPr="00C11D85">
              <w:rPr>
                <w:i/>
              </w:rPr>
              <w:t>Equipment</w:t>
            </w:r>
            <w:r w:rsidRPr="00C11D85">
              <w:t xml:space="preserve"> matching the ID wildcard.</w:t>
            </w:r>
          </w:p>
          <w:p w14:paraId="0727237E" w14:textId="0F77D9F2" w:rsidR="0059222C" w:rsidRPr="00C11D85" w:rsidRDefault="0059222C" w:rsidP="003B2A9E">
            <w:pPr>
              <w:pStyle w:val="TABLE-cell"/>
            </w:pPr>
            <w:ins w:id="1566" w:author="Dennis Brandl" w:date="2018-03-03T06:32:00Z">
              <w:r>
                <w:t>NOTIFY: Error.</w:t>
              </w:r>
            </w:ins>
          </w:p>
        </w:tc>
      </w:tr>
      <w:tr w:rsidR="00C11D85" w:rsidRPr="00C11D85" w14:paraId="0F1371A1" w14:textId="77777777" w:rsidTr="00C11D85">
        <w:tc>
          <w:tcPr>
            <w:tcW w:w="1172" w:type="dxa"/>
            <w:shd w:val="clear" w:color="auto" w:fill="auto"/>
          </w:tcPr>
          <w:p w14:paraId="48192413" w14:textId="77777777" w:rsidR="001F137E" w:rsidRPr="00C11D85" w:rsidRDefault="001F137E" w:rsidP="003B2A9E">
            <w:pPr>
              <w:pStyle w:val="TABLE-cell"/>
            </w:pPr>
            <w:r w:rsidRPr="00C11D85">
              <w:t>Wildcard specified</w:t>
            </w:r>
          </w:p>
        </w:tc>
        <w:tc>
          <w:tcPr>
            <w:tcW w:w="1258" w:type="dxa"/>
            <w:shd w:val="clear" w:color="auto" w:fill="auto"/>
          </w:tcPr>
          <w:p w14:paraId="0789BB5B" w14:textId="77777777" w:rsidR="001F137E" w:rsidRPr="00C11D85" w:rsidRDefault="001F137E" w:rsidP="003B2A9E">
            <w:pPr>
              <w:pStyle w:val="TABLE-cell"/>
            </w:pPr>
            <w:r w:rsidRPr="00C11D85">
              <w:t>Wildcard specified</w:t>
            </w:r>
          </w:p>
        </w:tc>
        <w:tc>
          <w:tcPr>
            <w:tcW w:w="1440" w:type="dxa"/>
            <w:shd w:val="clear" w:color="auto" w:fill="auto"/>
          </w:tcPr>
          <w:p w14:paraId="49E54C5A" w14:textId="77777777" w:rsidR="001F137E" w:rsidRPr="00C11D85" w:rsidRDefault="001F137E" w:rsidP="003B2A9E">
            <w:pPr>
              <w:pStyle w:val="TABLE-cell"/>
            </w:pPr>
            <w:r w:rsidRPr="00C11D85">
              <w:rPr>
                <w:i/>
              </w:rPr>
              <w:t>not specified</w:t>
            </w:r>
          </w:p>
        </w:tc>
        <w:tc>
          <w:tcPr>
            <w:tcW w:w="5598" w:type="dxa"/>
            <w:shd w:val="clear" w:color="auto" w:fill="auto"/>
          </w:tcPr>
          <w:p w14:paraId="7CAEFEAB" w14:textId="77777777" w:rsidR="001F137E" w:rsidRPr="00C11D85" w:rsidRDefault="001F137E" w:rsidP="003B2A9E">
            <w:pPr>
              <w:pStyle w:val="TABLE-cell"/>
            </w:pPr>
            <w:r w:rsidRPr="00C11D85">
              <w:t xml:space="preserve">GET: Shall define a request that the receiver is to return, in a SHOW message, all attributes of the </w:t>
            </w:r>
            <w:r w:rsidRPr="00C11D85">
              <w:rPr>
                <w:i/>
              </w:rPr>
              <w:t>Equipment</w:t>
            </w:r>
            <w:r w:rsidRPr="00C11D85">
              <w:t xml:space="preserve"> that matches the ID wildcard, and for each class return all </w:t>
            </w:r>
            <w:r w:rsidRPr="00C11D85">
              <w:rPr>
                <w:i/>
              </w:rPr>
              <w:t>Equipment</w:t>
            </w:r>
            <w:r w:rsidRPr="00C11D85">
              <w:t xml:space="preserve"> </w:t>
            </w:r>
            <w:r w:rsidRPr="00C11D85">
              <w:rPr>
                <w:i/>
              </w:rPr>
              <w:t xml:space="preserve">Properties </w:t>
            </w:r>
            <w:r w:rsidRPr="00C11D85">
              <w:t xml:space="preserve">that match the property ID wildcards, and the IDs of </w:t>
            </w:r>
            <w:r w:rsidRPr="00C11D85">
              <w:rPr>
                <w:i/>
              </w:rPr>
              <w:t xml:space="preserve">Equipment Classes </w:t>
            </w:r>
            <w:r w:rsidRPr="00C11D85">
              <w:t xml:space="preserve">of to the </w:t>
            </w:r>
            <w:r w:rsidRPr="00C11D85">
              <w:rPr>
                <w:i/>
              </w:rPr>
              <w:t>Equipment</w:t>
            </w:r>
            <w:r w:rsidRPr="00C11D85">
              <w:t>.</w:t>
            </w:r>
          </w:p>
          <w:p w14:paraId="606CEE7D" w14:textId="77777777" w:rsidR="001F137E" w:rsidRPr="00C11D85" w:rsidRDefault="001F137E" w:rsidP="003B2A9E">
            <w:pPr>
              <w:pStyle w:val="TABLE-cell"/>
            </w:pPr>
            <w:r w:rsidRPr="00C11D85">
              <w:t>Example 2</w:t>
            </w:r>
            <w:r w:rsidRPr="00C11D85">
              <w:tab/>
              <w:t xml:space="preserve">To return a single property, specify the </w:t>
            </w:r>
            <w:r w:rsidRPr="00C11D85">
              <w:rPr>
                <w:i/>
              </w:rPr>
              <w:t>Equipment Property</w:t>
            </w:r>
            <w:r w:rsidRPr="00C11D85">
              <w:t xml:space="preserve"> ID in the property ID wildcard.</w:t>
            </w:r>
          </w:p>
          <w:p w14:paraId="4E0621BA" w14:textId="77777777" w:rsidR="001F137E" w:rsidRPr="00C11D85" w:rsidRDefault="001F137E" w:rsidP="003B2A9E">
            <w:pPr>
              <w:pStyle w:val="TABLE-cell"/>
            </w:pPr>
            <w:r w:rsidRPr="00C11D85">
              <w:t>Example 3</w:t>
            </w:r>
            <w:r w:rsidRPr="00C11D85">
              <w:tab/>
              <w:t xml:space="preserve">To return all </w:t>
            </w:r>
            <w:r w:rsidRPr="00C11D85">
              <w:rPr>
                <w:i/>
              </w:rPr>
              <w:t>Equipment</w:t>
            </w:r>
            <w:r w:rsidRPr="00C11D85">
              <w:t xml:space="preserve"> properties, specify a “*” as the property ID wildcard.</w:t>
            </w:r>
          </w:p>
          <w:p w14:paraId="5C48C11F" w14:textId="77777777" w:rsidR="001F137E" w:rsidRPr="00C11D85" w:rsidRDefault="001F137E" w:rsidP="003B2A9E">
            <w:pPr>
              <w:pStyle w:val="TABLE-cell"/>
            </w:pPr>
            <w:r w:rsidRPr="00C11D85">
              <w:t>Example 4</w:t>
            </w:r>
            <w:r w:rsidRPr="00C11D85">
              <w:tab/>
              <w:t xml:space="preserve">To return a single </w:t>
            </w:r>
            <w:r w:rsidRPr="00C11D85">
              <w:rPr>
                <w:i/>
              </w:rPr>
              <w:t>Equipment</w:t>
            </w:r>
            <w:r w:rsidRPr="00C11D85">
              <w:t xml:space="preserve">, specify the </w:t>
            </w:r>
            <w:r w:rsidRPr="00C11D85">
              <w:rPr>
                <w:i/>
              </w:rPr>
              <w:t>Equipment</w:t>
            </w:r>
            <w:r w:rsidRPr="00C11D85">
              <w:t xml:space="preserve"> ID in the ID wildcard.</w:t>
            </w:r>
          </w:p>
          <w:p w14:paraId="6E25B952" w14:textId="77777777" w:rsidR="001F137E" w:rsidRPr="00C11D85" w:rsidRDefault="001F137E" w:rsidP="003B2A9E">
            <w:pPr>
              <w:pStyle w:val="TABLE-cell"/>
            </w:pPr>
            <w:r w:rsidRPr="00C11D85">
              <w:t>Example 5</w:t>
            </w:r>
            <w:r w:rsidRPr="00C11D85">
              <w:tab/>
              <w:t xml:space="preserve">To return all </w:t>
            </w:r>
            <w:r w:rsidRPr="00C11D85">
              <w:rPr>
                <w:i/>
              </w:rPr>
              <w:t>Equipment</w:t>
            </w:r>
            <w:r w:rsidRPr="00C11D85">
              <w:t>, specify a “*” as the ID wildcard.</w:t>
            </w:r>
          </w:p>
          <w:p w14:paraId="384370AE" w14:textId="77777777" w:rsidR="001F137E" w:rsidRPr="00C11D85" w:rsidRDefault="001F137E" w:rsidP="003B2A9E">
            <w:pPr>
              <w:pStyle w:val="TABLE-cell"/>
            </w:pPr>
            <w:r w:rsidRPr="00C11D85">
              <w:t>PROCESS: Error.</w:t>
            </w:r>
          </w:p>
          <w:p w14:paraId="0E46A0A6" w14:textId="77777777" w:rsidR="001F137E" w:rsidRPr="00C11D85" w:rsidRDefault="001F137E" w:rsidP="003B2A9E">
            <w:pPr>
              <w:pStyle w:val="TABLE-cell"/>
            </w:pPr>
            <w:r w:rsidRPr="00C11D85">
              <w:t xml:space="preserve">CHANGE: Error (no property values are specified). </w:t>
            </w:r>
          </w:p>
          <w:p w14:paraId="468DC730" w14:textId="77777777" w:rsidR="001F137E" w:rsidRPr="00C11D85" w:rsidRDefault="001F137E" w:rsidP="003B2A9E">
            <w:pPr>
              <w:pStyle w:val="TABLE-cell"/>
            </w:pPr>
            <w:r w:rsidRPr="00C11D85">
              <w:t xml:space="preserve">CANCEL: Shall define a request that the receiver is to cancel all properties matching the </w:t>
            </w:r>
            <w:r w:rsidRPr="00C11D85">
              <w:rPr>
                <w:i/>
              </w:rPr>
              <w:t>Equipment Property</w:t>
            </w:r>
            <w:r w:rsidRPr="00C11D85">
              <w:t xml:space="preserve"> ID wildcard of all </w:t>
            </w:r>
            <w:r w:rsidRPr="00C11D85">
              <w:rPr>
                <w:i/>
              </w:rPr>
              <w:t>Equipment</w:t>
            </w:r>
            <w:r w:rsidRPr="00C11D85">
              <w:t xml:space="preserve"> that matches the ID wildcard. </w:t>
            </w:r>
          </w:p>
          <w:p w14:paraId="481F4FD5" w14:textId="77777777" w:rsidR="001F137E" w:rsidRPr="00C11D85" w:rsidRDefault="001F137E" w:rsidP="003B2A9E">
            <w:pPr>
              <w:pStyle w:val="TABLE-cell"/>
            </w:pPr>
            <w:r w:rsidRPr="00C11D85">
              <w:t>SYNC ADD: Error.</w:t>
            </w:r>
          </w:p>
          <w:p w14:paraId="74467E95" w14:textId="77777777" w:rsidR="001F137E" w:rsidRPr="00C11D85" w:rsidRDefault="001F137E" w:rsidP="003B2A9E">
            <w:pPr>
              <w:pStyle w:val="TABLE-cell"/>
            </w:pPr>
            <w:r w:rsidRPr="00C11D85">
              <w:t>SYNC CHANGE: Error (no property values are specified).</w:t>
            </w:r>
          </w:p>
          <w:p w14:paraId="03F0D263" w14:textId="77777777" w:rsidR="001F137E" w:rsidRDefault="001F137E" w:rsidP="003B2A9E">
            <w:pPr>
              <w:pStyle w:val="TABLE-cell"/>
              <w:rPr>
                <w:ins w:id="1567" w:author="Dennis Brandl" w:date="2018-03-03T06:32:00Z"/>
              </w:rPr>
            </w:pPr>
            <w:r w:rsidRPr="00C11D85">
              <w:t xml:space="preserve">SYNC DELETE: Shall define a request that the receiver is to delete all properties that match the </w:t>
            </w:r>
            <w:r w:rsidRPr="00C11D85">
              <w:rPr>
                <w:i/>
              </w:rPr>
              <w:t>Equipment Property</w:t>
            </w:r>
            <w:r w:rsidRPr="00C11D85">
              <w:t xml:space="preserve"> ID wildcard of all </w:t>
            </w:r>
            <w:r w:rsidRPr="00C11D85">
              <w:rPr>
                <w:i/>
              </w:rPr>
              <w:t>Equipment</w:t>
            </w:r>
            <w:r w:rsidRPr="00C11D85">
              <w:t xml:space="preserve"> that match the ID wildcard. </w:t>
            </w:r>
          </w:p>
          <w:p w14:paraId="4F732306" w14:textId="48C3DFA7" w:rsidR="0059222C" w:rsidRPr="00C11D85" w:rsidRDefault="0059222C" w:rsidP="003B2A9E">
            <w:pPr>
              <w:pStyle w:val="TABLE-cell"/>
            </w:pPr>
            <w:ins w:id="1568" w:author="Dennis Brandl" w:date="2018-03-03T06:32:00Z">
              <w:r>
                <w:t>NOTIFY: Error.</w:t>
              </w:r>
            </w:ins>
          </w:p>
        </w:tc>
      </w:tr>
    </w:tbl>
    <w:p w14:paraId="77FAD5CC" w14:textId="77777777" w:rsidR="001F137E" w:rsidRPr="000615A5" w:rsidRDefault="001F137E" w:rsidP="009A3909">
      <w:pPr>
        <w:pStyle w:val="NOTE"/>
      </w:pPr>
    </w:p>
    <w:p w14:paraId="6CE8E8AB" w14:textId="6B3365C6" w:rsidR="001F137E" w:rsidRPr="000615A5" w:rsidDel="00EA5221" w:rsidRDefault="001F137E" w:rsidP="009A3909">
      <w:pPr>
        <w:pStyle w:val="Heading3"/>
        <w:rPr>
          <w:del w:id="1569" w:author="Dennis Brandl" w:date="2018-03-05T15:51:00Z"/>
        </w:rPr>
      </w:pPr>
      <w:bookmarkStart w:id="1570" w:name="_Toc507944865"/>
      <w:del w:id="1571" w:author="Dennis Brandl" w:date="2018-03-05T15:51:00Z">
        <w:r w:rsidRPr="000615A5" w:rsidDel="00EA5221">
          <w:delText>Equipment capability test specification verbs</w:delText>
        </w:r>
        <w:bookmarkEnd w:id="1570"/>
      </w:del>
    </w:p>
    <w:p w14:paraId="3E32E82D" w14:textId="1145EE78" w:rsidR="001F137E" w:rsidRPr="000615A5" w:rsidDel="00EA5221" w:rsidRDefault="00672F56" w:rsidP="003B2A9E">
      <w:pPr>
        <w:pStyle w:val="PARAGRAPH"/>
        <w:rPr>
          <w:del w:id="1572" w:author="Dennis Brandl" w:date="2018-03-05T15:51:00Z"/>
        </w:rPr>
      </w:pPr>
      <w:del w:id="1573" w:author="Dennis Brandl" w:date="2018-03-05T15:51:00Z">
        <w:r w:rsidDel="00EA5221">
          <w:delText>All verbs</w:delText>
        </w:r>
        <w:r w:rsidR="009A3909" w:rsidDel="00EA5221">
          <w:delText xml:space="preserve"> </w:delText>
        </w:r>
        <w:r w:rsidDel="00EA5221">
          <w:delText>shall be valid</w:delText>
        </w:r>
        <w:r w:rsidR="001F137E" w:rsidRPr="000615A5" w:rsidDel="00EA5221">
          <w:delText xml:space="preserve"> for an </w:delText>
        </w:r>
        <w:r w:rsidR="001F137E" w:rsidRPr="004A59E2" w:rsidDel="00EA5221">
          <w:rPr>
            <w:i/>
          </w:rPr>
          <w:delText>equipment capability test specification</w:delText>
        </w:r>
        <w:r w:rsidR="001F137E" w:rsidRPr="000615A5" w:rsidDel="00EA5221">
          <w:delText xml:space="preserve"> noun.   </w:delText>
        </w:r>
      </w:del>
    </w:p>
    <w:p w14:paraId="4201CA28" w14:textId="1DAA436C" w:rsidR="001F137E" w:rsidRPr="000615A5" w:rsidDel="00EA5221" w:rsidRDefault="003932B6" w:rsidP="001F137E">
      <w:pPr>
        <w:pStyle w:val="NOTE"/>
        <w:ind w:left="624" w:hanging="624"/>
        <w:rPr>
          <w:del w:id="1574" w:author="Dennis Brandl" w:date="2018-03-05T15:51:00Z"/>
        </w:rPr>
      </w:pPr>
      <w:del w:id="1575" w:author="Dennis Brandl" w:date="2018-03-05T15:51:00Z">
        <w:r w:rsidDel="00EA5221">
          <w:delText>NOTE</w:delText>
        </w:r>
        <w:r w:rsidR="001F137E" w:rsidRPr="000615A5" w:rsidDel="00EA5221">
          <w:tab/>
          <w:delText xml:space="preserve">This contains information about capability tests.  The returned information contains the identification of the tested equipment class properties, and the identification of the equipment properties. </w:delText>
        </w:r>
      </w:del>
    </w:p>
    <w:p w14:paraId="59B54921" w14:textId="27E9476C" w:rsidR="001F137E" w:rsidRPr="000615A5" w:rsidDel="00EA5221" w:rsidRDefault="001F137E" w:rsidP="009A3909">
      <w:pPr>
        <w:pStyle w:val="Heading3"/>
        <w:rPr>
          <w:del w:id="1576" w:author="Dennis Brandl" w:date="2018-03-05T15:51:00Z"/>
        </w:rPr>
      </w:pPr>
      <w:bookmarkStart w:id="1577" w:name="_Toc507944866"/>
      <w:del w:id="1578" w:author="Dennis Brandl" w:date="2018-03-05T15:51:00Z">
        <w:r w:rsidRPr="000615A5" w:rsidDel="00EA5221">
          <w:delText>Equipment capability test specification test verb actions</w:delText>
        </w:r>
        <w:bookmarkEnd w:id="1577"/>
      </w:del>
    </w:p>
    <w:p w14:paraId="1AC366B5" w14:textId="56C78844" w:rsidR="001F137E" w:rsidRPr="000615A5" w:rsidDel="00EA5221" w:rsidRDefault="001F137E" w:rsidP="003B2A9E">
      <w:pPr>
        <w:pStyle w:val="PARAGRAPH"/>
        <w:rPr>
          <w:del w:id="1579" w:author="Dennis Brandl" w:date="2018-03-05T15:51:00Z"/>
        </w:rPr>
      </w:pPr>
      <w:del w:id="1580" w:author="Dennis Brandl" w:date="2018-03-05T15:51:00Z">
        <w:r w:rsidRPr="000615A5" w:rsidDel="00EA5221">
          <w:delText xml:space="preserve">The actions performed on an </w:delText>
        </w:r>
        <w:r w:rsidRPr="000615A5" w:rsidDel="00EA5221">
          <w:rPr>
            <w:i/>
          </w:rPr>
          <w:delText>equipment capability test specification</w:delText>
        </w:r>
        <w:r w:rsidRPr="000615A5" w:rsidDel="00EA5221">
          <w:delText xml:space="preserve"> </w:delText>
        </w:r>
        <w:r w:rsidR="00751BC9" w:rsidDel="00EA5221">
          <w:delText>noun are defined in</w:delText>
        </w:r>
        <w:r w:rsidR="003B2A9E" w:rsidRPr="000615A5" w:rsidDel="00EA5221">
          <w:delText xml:space="preserve"> </w:delText>
        </w:r>
        <w:r w:rsidRPr="000615A5" w:rsidDel="00EA5221">
          <w:fldChar w:fldCharType="begin"/>
        </w:r>
        <w:r w:rsidRPr="000615A5" w:rsidDel="00EA5221">
          <w:delInstrText xml:space="preserve"> REF _Ref350242918 \h </w:delInstrText>
        </w:r>
        <w:r w:rsidRPr="000615A5" w:rsidDel="00EA5221">
          <w:fldChar w:fldCharType="separate"/>
        </w:r>
        <w:r w:rsidR="00036893" w:rsidRPr="000615A5" w:rsidDel="00EA5221">
          <w:delText xml:space="preserve">Table </w:delText>
        </w:r>
        <w:r w:rsidR="00036893" w:rsidDel="00EA5221">
          <w:rPr>
            <w:noProof/>
          </w:rPr>
          <w:delText>13</w:delText>
        </w:r>
        <w:r w:rsidRPr="000615A5" w:rsidDel="00EA5221">
          <w:fldChar w:fldCharType="end"/>
        </w:r>
        <w:r w:rsidRPr="000615A5" w:rsidDel="00EA5221">
          <w:delText>.</w:delText>
        </w:r>
      </w:del>
    </w:p>
    <w:p w14:paraId="554800EC" w14:textId="499BA5BD" w:rsidR="001F137E" w:rsidRPr="000615A5" w:rsidDel="00EA5221" w:rsidRDefault="001F137E" w:rsidP="00BF396C">
      <w:pPr>
        <w:pStyle w:val="TABLE-title"/>
        <w:rPr>
          <w:del w:id="1581" w:author="Dennis Brandl" w:date="2018-03-05T15:51:00Z"/>
        </w:rPr>
      </w:pPr>
      <w:bookmarkStart w:id="1582" w:name="_Ref350242918"/>
      <w:bookmarkStart w:id="1583" w:name="_Toc483857366"/>
      <w:del w:id="1584" w:author="Dennis Brandl" w:date="2018-03-05T15:51:00Z">
        <w:r w:rsidRPr="000615A5" w:rsidDel="00EA5221">
          <w:delText xml:space="preserve">Table </w:delText>
        </w:r>
        <w:r w:rsidRPr="000615A5" w:rsidDel="00EA5221">
          <w:fldChar w:fldCharType="begin"/>
        </w:r>
        <w:r w:rsidRPr="000615A5" w:rsidDel="00EA5221">
          <w:delInstrText xml:space="preserve"> SEQ Table \* ARABIC </w:delInstrText>
        </w:r>
        <w:r w:rsidRPr="000615A5" w:rsidDel="00EA5221">
          <w:fldChar w:fldCharType="separate"/>
        </w:r>
        <w:r w:rsidR="00036893" w:rsidDel="00EA5221">
          <w:rPr>
            <w:noProof/>
          </w:rPr>
          <w:delText>13</w:delText>
        </w:r>
        <w:r w:rsidRPr="000615A5" w:rsidDel="00EA5221">
          <w:fldChar w:fldCharType="end"/>
        </w:r>
        <w:bookmarkEnd w:id="1582"/>
        <w:r w:rsidRPr="000615A5" w:rsidDel="00EA5221">
          <w:delText xml:space="preserve"> </w:delText>
        </w:r>
        <w:r w:rsidR="00270E45" w:rsidDel="00EA5221">
          <w:delText>–</w:delText>
        </w:r>
        <w:r w:rsidRPr="000615A5" w:rsidDel="00EA5221">
          <w:delText xml:space="preserve"> Equipment</w:delText>
        </w:r>
        <w:r w:rsidR="00270E45" w:rsidDel="00EA5221">
          <w:delText xml:space="preserve"> </w:delText>
        </w:r>
        <w:r w:rsidRPr="000615A5" w:rsidDel="00EA5221">
          <w:delText xml:space="preserve">capability test specification </w:delText>
        </w:r>
        <w:r w:rsidRPr="000615A5" w:rsidDel="00EA5221">
          <w:rPr>
            <w:szCs w:val="24"/>
          </w:rPr>
          <w:delText>verb</w:delText>
        </w:r>
        <w:r w:rsidRPr="000615A5" w:rsidDel="00EA5221">
          <w:delText xml:space="preserve"> actions</w:delText>
        </w:r>
        <w:bookmarkEnd w:id="1583"/>
      </w:del>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3"/>
        <w:gridCol w:w="7239"/>
      </w:tblGrid>
      <w:tr w:rsidR="004A59E2" w:rsidRPr="004A59E2" w:rsidDel="00EA5221" w14:paraId="03443F87" w14:textId="5CFBDD76" w:rsidTr="004A59E2">
        <w:trPr>
          <w:tblHeader/>
          <w:del w:id="1585" w:author="Dennis Brandl" w:date="2018-03-05T15:51:00Z"/>
        </w:trPr>
        <w:tc>
          <w:tcPr>
            <w:tcW w:w="1737" w:type="dxa"/>
            <w:shd w:val="clear" w:color="auto" w:fill="auto"/>
          </w:tcPr>
          <w:p w14:paraId="46584F67" w14:textId="76B128F6" w:rsidR="001F137E" w:rsidRPr="004A59E2" w:rsidDel="00EA5221" w:rsidRDefault="001F137E" w:rsidP="004A59E2">
            <w:pPr>
              <w:pStyle w:val="TABLE-col-heading"/>
              <w:rPr>
                <w:del w:id="1586" w:author="Dennis Brandl" w:date="2018-03-05T15:51:00Z"/>
              </w:rPr>
            </w:pPr>
            <w:del w:id="1587" w:author="Dennis Brandl" w:date="2018-03-05T15:51:00Z">
              <w:r w:rsidRPr="004A59E2" w:rsidDel="00EA5221">
                <w:delText>Capability Test ID</w:delText>
              </w:r>
            </w:del>
          </w:p>
        </w:tc>
        <w:tc>
          <w:tcPr>
            <w:tcW w:w="7443" w:type="dxa"/>
            <w:shd w:val="clear" w:color="auto" w:fill="auto"/>
            <w:vAlign w:val="center"/>
          </w:tcPr>
          <w:p w14:paraId="44EAEAF3" w14:textId="37D0B6A6" w:rsidR="001F137E" w:rsidRPr="004A59E2" w:rsidDel="00EA5221" w:rsidRDefault="00751BC9" w:rsidP="004A59E2">
            <w:pPr>
              <w:pStyle w:val="TABLE-col-heading"/>
              <w:rPr>
                <w:del w:id="1588" w:author="Dennis Brandl" w:date="2018-03-05T15:51:00Z"/>
              </w:rPr>
            </w:pPr>
            <w:del w:id="1589" w:author="Dennis Brandl" w:date="2018-03-05T15:51:00Z">
              <w:r w:rsidDel="00EA5221">
                <w:delText>Verb action on noun</w:delText>
              </w:r>
            </w:del>
          </w:p>
        </w:tc>
      </w:tr>
      <w:tr w:rsidR="004A59E2" w:rsidRPr="004A59E2" w:rsidDel="00EA5221" w14:paraId="5E3766C7" w14:textId="00FE5355" w:rsidTr="004A59E2">
        <w:trPr>
          <w:del w:id="1590" w:author="Dennis Brandl" w:date="2018-03-05T15:51:00Z"/>
        </w:trPr>
        <w:tc>
          <w:tcPr>
            <w:tcW w:w="1737" w:type="dxa"/>
            <w:shd w:val="clear" w:color="auto" w:fill="auto"/>
          </w:tcPr>
          <w:p w14:paraId="6C45C9F3" w14:textId="456BEBEE" w:rsidR="001F137E" w:rsidRPr="004A59E2" w:rsidDel="00EA5221" w:rsidRDefault="001F137E" w:rsidP="003B2A9E">
            <w:pPr>
              <w:pStyle w:val="TABLE-cell"/>
              <w:rPr>
                <w:del w:id="1591" w:author="Dennis Brandl" w:date="2018-03-05T15:51:00Z"/>
              </w:rPr>
            </w:pPr>
            <w:del w:id="1592" w:author="Dennis Brandl" w:date="2018-03-05T15:51:00Z">
              <w:r w:rsidRPr="004A59E2" w:rsidDel="00EA5221">
                <w:delText>IDs specified</w:delText>
              </w:r>
            </w:del>
          </w:p>
        </w:tc>
        <w:tc>
          <w:tcPr>
            <w:tcW w:w="7443" w:type="dxa"/>
            <w:shd w:val="clear" w:color="auto" w:fill="auto"/>
          </w:tcPr>
          <w:p w14:paraId="4C615A0D" w14:textId="31B98C80" w:rsidR="001F137E" w:rsidRPr="004A59E2" w:rsidDel="00EA5221" w:rsidRDefault="001F137E" w:rsidP="003B2A9E">
            <w:pPr>
              <w:pStyle w:val="TABLE-cell"/>
              <w:rPr>
                <w:del w:id="1593" w:author="Dennis Brandl" w:date="2018-03-05T15:51:00Z"/>
              </w:rPr>
            </w:pPr>
            <w:del w:id="1594" w:author="Dennis Brandl" w:date="2018-03-05T15:51:00Z">
              <w:r w:rsidRPr="004A59E2" w:rsidDel="00EA5221">
                <w:delText xml:space="preserve">GET: Shall define a request that the receiver is to return, in a SHOW message, all attributes of the </w:delText>
              </w:r>
              <w:r w:rsidRPr="004A59E2" w:rsidDel="00EA5221">
                <w:rPr>
                  <w:i/>
                </w:rPr>
                <w:delText>Equipment Capability Test Specifications</w:delText>
              </w:r>
              <w:r w:rsidRPr="004A59E2" w:rsidDel="00EA5221">
                <w:delText xml:space="preserve">, the IDs of </w:delText>
              </w:r>
              <w:r w:rsidRPr="004A59E2" w:rsidDel="00EA5221">
                <w:rPr>
                  <w:i/>
                </w:rPr>
                <w:delText>Equipment Class Properties</w:delText>
              </w:r>
              <w:r w:rsidRPr="004A59E2" w:rsidDel="00EA5221">
                <w:delText xml:space="preserve"> referenced by the test, and the IDs of all </w:delText>
              </w:r>
              <w:r w:rsidRPr="004A59E2" w:rsidDel="00EA5221">
                <w:rPr>
                  <w:i/>
                </w:rPr>
                <w:delText>Equipment Properties</w:delText>
              </w:r>
              <w:r w:rsidRPr="004A59E2" w:rsidDel="00EA5221">
                <w:delText xml:space="preserve"> referenced by the test.</w:delText>
              </w:r>
            </w:del>
          </w:p>
          <w:p w14:paraId="4DC88F58" w14:textId="31ED70E1" w:rsidR="001F137E" w:rsidRPr="004A59E2" w:rsidDel="00EA5221" w:rsidRDefault="001F137E" w:rsidP="003B2A9E">
            <w:pPr>
              <w:pStyle w:val="TABLE-cell"/>
              <w:rPr>
                <w:del w:id="1595" w:author="Dennis Brandl" w:date="2018-03-05T15:51:00Z"/>
              </w:rPr>
            </w:pPr>
            <w:del w:id="1596" w:author="Dennis Brandl" w:date="2018-03-05T15:51:00Z">
              <w:r w:rsidRPr="004A59E2" w:rsidDel="00EA5221">
                <w:delText xml:space="preserve">PROCESS: Shall define a request that the receiver is to add </w:delText>
              </w:r>
              <w:r w:rsidRPr="004A59E2" w:rsidDel="00EA5221">
                <w:rPr>
                  <w:i/>
                </w:rPr>
                <w:delText>Equipment Capability Test Specifications</w:delText>
              </w:r>
              <w:r w:rsidRPr="004A59E2" w:rsidDel="00EA5221">
                <w:delText xml:space="preserve">. Defines suggested IDs for the </w:delText>
              </w:r>
              <w:r w:rsidRPr="004A59E2" w:rsidDel="00EA5221">
                <w:rPr>
                  <w:i/>
                </w:rPr>
                <w:delText>Equipment Capability Test Specifications</w:delText>
              </w:r>
              <w:r w:rsidRPr="004A59E2" w:rsidDel="00EA5221">
                <w:delText xml:space="preserve">, values for the attributes and IDs of </w:delText>
              </w:r>
              <w:r w:rsidRPr="004A59E2" w:rsidDel="00EA5221">
                <w:rPr>
                  <w:i/>
                </w:rPr>
                <w:delText>Equipment Class Properties</w:delText>
              </w:r>
              <w:r w:rsidRPr="004A59E2" w:rsidDel="00EA5221">
                <w:delText xml:space="preserve"> and </w:delText>
              </w:r>
              <w:r w:rsidRPr="004A59E2" w:rsidDel="00EA5221">
                <w:rPr>
                  <w:i/>
                </w:rPr>
                <w:delText>Equipment Properties</w:delText>
              </w:r>
              <w:r w:rsidRPr="004A59E2" w:rsidDel="00EA5221">
                <w:delText xml:space="preserve"> referenced by the </w:delText>
              </w:r>
              <w:r w:rsidRPr="004A59E2" w:rsidDel="00EA5221">
                <w:rPr>
                  <w:i/>
                </w:rPr>
                <w:delText>Equipment Capability Test Specifications</w:delText>
              </w:r>
              <w:r w:rsidRPr="004A59E2" w:rsidDel="00EA5221">
                <w:delText xml:space="preserve">. The receiver adds the </w:delText>
              </w:r>
              <w:r w:rsidRPr="004A59E2" w:rsidDel="00EA5221">
                <w:rPr>
                  <w:i/>
                </w:rPr>
                <w:delText>Equipment Capability Test Specifications</w:delText>
              </w:r>
              <w:r w:rsidRPr="004A59E2" w:rsidDel="00EA5221">
                <w:delText xml:space="preserve"> and assigns IDs.  The assigned IDs shall be returned in the ACKNOWLEDGE message.</w:delText>
              </w:r>
            </w:del>
          </w:p>
          <w:p w14:paraId="22300F04" w14:textId="0102D9BA" w:rsidR="001F137E" w:rsidRPr="004A59E2" w:rsidDel="00EA5221" w:rsidRDefault="001F137E" w:rsidP="003B2A9E">
            <w:pPr>
              <w:pStyle w:val="TABLE-cell"/>
              <w:rPr>
                <w:del w:id="1597" w:author="Dennis Brandl" w:date="2018-03-05T15:51:00Z"/>
              </w:rPr>
            </w:pPr>
            <w:del w:id="1598" w:author="Dennis Brandl" w:date="2018-03-05T15:51:00Z">
              <w:r w:rsidRPr="004A59E2" w:rsidDel="00EA5221">
                <w:delText xml:space="preserve">CHANGE: Shall define a request that the receiver is to change the specified attributes of the </w:delText>
              </w:r>
              <w:r w:rsidRPr="004A59E2" w:rsidDel="00EA5221">
                <w:rPr>
                  <w:i/>
                </w:rPr>
                <w:delText>Equipment Capability Test Specifications</w:delText>
              </w:r>
              <w:r w:rsidRPr="004A59E2" w:rsidDel="00EA5221">
                <w:delText xml:space="preserve"> and IDs of </w:delText>
              </w:r>
              <w:r w:rsidRPr="004A59E2" w:rsidDel="00EA5221">
                <w:rPr>
                  <w:i/>
                </w:rPr>
                <w:delText>Equipment Class Properties</w:delText>
              </w:r>
              <w:r w:rsidRPr="004A59E2" w:rsidDel="00EA5221">
                <w:delText xml:space="preserve"> and EQUIPMENT properties referenced.  A RESPOND message may be used to communicate agreement, disagreement, or changes made to the CHANGE message data.</w:delText>
              </w:r>
            </w:del>
          </w:p>
          <w:p w14:paraId="28BCE372" w14:textId="18B93981" w:rsidR="001F137E" w:rsidRPr="004A59E2" w:rsidDel="00EA5221" w:rsidRDefault="001F137E" w:rsidP="003B2A9E">
            <w:pPr>
              <w:pStyle w:val="TABLE-cell"/>
              <w:rPr>
                <w:del w:id="1599" w:author="Dennis Brandl" w:date="2018-03-05T15:51:00Z"/>
              </w:rPr>
            </w:pPr>
            <w:del w:id="1600" w:author="Dennis Brandl" w:date="2018-03-05T15:51:00Z">
              <w:r w:rsidRPr="004A59E2" w:rsidDel="00EA5221">
                <w:delText xml:space="preserve">CANCEL: Shall define a request that the receiver is to cancel the specified </w:delText>
              </w:r>
              <w:r w:rsidRPr="004A59E2" w:rsidDel="00EA5221">
                <w:rPr>
                  <w:i/>
                </w:rPr>
                <w:delText>Equipment Capability Test Specifications</w:delText>
              </w:r>
              <w:r w:rsidRPr="004A59E2" w:rsidDel="00EA5221">
                <w:delText xml:space="preserve">. </w:delText>
              </w:r>
            </w:del>
          </w:p>
          <w:p w14:paraId="716E61D4" w14:textId="18F4C2DB" w:rsidR="001F137E" w:rsidRPr="004A59E2" w:rsidDel="00EA5221" w:rsidRDefault="001F137E" w:rsidP="003B2A9E">
            <w:pPr>
              <w:pStyle w:val="TABLE-cell"/>
              <w:rPr>
                <w:del w:id="1601" w:author="Dennis Brandl" w:date="2018-03-05T15:51:00Z"/>
              </w:rPr>
            </w:pPr>
            <w:del w:id="1602" w:author="Dennis Brandl" w:date="2018-03-05T15:51:00Z">
              <w:r w:rsidRPr="004A59E2" w:rsidDel="00EA5221">
                <w:delText xml:space="preserve">SYNC ADD: Shall define a request that the receiver is to add the specified </w:delText>
              </w:r>
              <w:r w:rsidRPr="004A59E2" w:rsidDel="00EA5221">
                <w:rPr>
                  <w:i/>
                </w:rPr>
                <w:delText>Equipment Capability Test Specifications</w:delText>
              </w:r>
              <w:r w:rsidRPr="004A59E2" w:rsidDel="00EA5221">
                <w:delText xml:space="preserve"> and IDs </w:delText>
              </w:r>
              <w:r w:rsidRPr="004A59E2" w:rsidDel="00EA5221">
                <w:rPr>
                  <w:i/>
                </w:rPr>
                <w:delText>Equipment Class Properties</w:delText>
              </w:r>
              <w:r w:rsidRPr="004A59E2" w:rsidDel="00EA5221">
                <w:delText xml:space="preserve"> and </w:delText>
              </w:r>
              <w:r w:rsidRPr="004A59E2" w:rsidDel="00EA5221">
                <w:rPr>
                  <w:i/>
                </w:rPr>
                <w:delText>Equipment Properties</w:delText>
              </w:r>
              <w:r w:rsidRPr="004A59E2" w:rsidDel="00EA5221">
                <w:delText xml:space="preserve"> referenced. </w:delText>
              </w:r>
            </w:del>
          </w:p>
          <w:p w14:paraId="32AC04EB" w14:textId="0D3C95C2" w:rsidR="001F137E" w:rsidRPr="004A59E2" w:rsidDel="00EA5221" w:rsidRDefault="001F137E" w:rsidP="003B2A9E">
            <w:pPr>
              <w:pStyle w:val="TABLE-cell"/>
              <w:rPr>
                <w:del w:id="1603" w:author="Dennis Brandl" w:date="2018-03-05T15:51:00Z"/>
              </w:rPr>
            </w:pPr>
            <w:del w:id="1604" w:author="Dennis Brandl" w:date="2018-03-05T15:51:00Z">
              <w:r w:rsidRPr="004A59E2" w:rsidDel="00EA5221">
                <w:lastRenderedPageBreak/>
                <w:delText xml:space="preserve">SYNC CHANGE: Shall define a request that the receiver is to change the specified attributes of the </w:delText>
              </w:r>
              <w:r w:rsidRPr="004A59E2" w:rsidDel="00EA5221">
                <w:rPr>
                  <w:i/>
                </w:rPr>
                <w:delText>Equipment Capability Test Specifications</w:delText>
              </w:r>
              <w:r w:rsidRPr="004A59E2" w:rsidDel="00EA5221">
                <w:delText xml:space="preserve"> and IDs of </w:delText>
              </w:r>
              <w:r w:rsidRPr="004A59E2" w:rsidDel="00EA5221">
                <w:rPr>
                  <w:i/>
                </w:rPr>
                <w:delText>Equipment Class Properties</w:delText>
              </w:r>
              <w:r w:rsidRPr="004A59E2" w:rsidDel="00EA5221">
                <w:delText xml:space="preserve"> and </w:delText>
              </w:r>
              <w:r w:rsidRPr="004A59E2" w:rsidDel="00EA5221">
                <w:rPr>
                  <w:i/>
                </w:rPr>
                <w:delText>Equipment Properties</w:delText>
              </w:r>
              <w:r w:rsidRPr="004A59E2" w:rsidDel="00EA5221">
                <w:delText xml:space="preserve"> referenced.</w:delText>
              </w:r>
            </w:del>
          </w:p>
          <w:p w14:paraId="0C456B70" w14:textId="1FF47A23" w:rsidR="001F137E" w:rsidRPr="004A59E2" w:rsidDel="00EA5221" w:rsidRDefault="001F137E" w:rsidP="0059222C">
            <w:pPr>
              <w:pStyle w:val="TABLE-cell"/>
              <w:rPr>
                <w:del w:id="1605" w:author="Dennis Brandl" w:date="2018-03-05T15:51:00Z"/>
              </w:rPr>
            </w:pPr>
            <w:del w:id="1606" w:author="Dennis Brandl" w:date="2018-03-05T15:51:00Z">
              <w:r w:rsidRPr="004A59E2" w:rsidDel="00EA5221">
                <w:delText xml:space="preserve">SYNC DELETE: Shall define a request that the receiver is to delete the specified </w:delText>
              </w:r>
              <w:r w:rsidRPr="004A59E2" w:rsidDel="00EA5221">
                <w:rPr>
                  <w:i/>
                </w:rPr>
                <w:delText>Equipment Capability Test Specifications</w:delText>
              </w:r>
              <w:r w:rsidRPr="004A59E2" w:rsidDel="00EA5221">
                <w:delText>.</w:delText>
              </w:r>
            </w:del>
          </w:p>
        </w:tc>
      </w:tr>
      <w:tr w:rsidR="004A59E2" w:rsidRPr="004A59E2" w:rsidDel="00EA5221" w14:paraId="67A99605" w14:textId="187220C6" w:rsidTr="004A59E2">
        <w:trPr>
          <w:del w:id="1607" w:author="Dennis Brandl" w:date="2018-03-05T15:51:00Z"/>
        </w:trPr>
        <w:tc>
          <w:tcPr>
            <w:tcW w:w="1737" w:type="dxa"/>
            <w:shd w:val="clear" w:color="auto" w:fill="auto"/>
          </w:tcPr>
          <w:p w14:paraId="0E6EB7E3" w14:textId="37CF835A" w:rsidR="001F137E" w:rsidRPr="004A59E2" w:rsidDel="00EA5221" w:rsidRDefault="001F137E" w:rsidP="003B2A9E">
            <w:pPr>
              <w:pStyle w:val="TABLE-cell"/>
              <w:rPr>
                <w:del w:id="1608" w:author="Dennis Brandl" w:date="2018-03-05T15:51:00Z"/>
              </w:rPr>
            </w:pPr>
            <w:del w:id="1609" w:author="Dennis Brandl" w:date="2018-03-05T15:51:00Z">
              <w:r w:rsidRPr="004A59E2" w:rsidDel="00EA5221">
                <w:delText>&lt;not specified&gt;</w:delText>
              </w:r>
            </w:del>
          </w:p>
        </w:tc>
        <w:tc>
          <w:tcPr>
            <w:tcW w:w="7443" w:type="dxa"/>
            <w:shd w:val="clear" w:color="auto" w:fill="auto"/>
          </w:tcPr>
          <w:p w14:paraId="48913FE7" w14:textId="2EEED243" w:rsidR="001F137E" w:rsidRPr="004A59E2" w:rsidDel="00EA5221" w:rsidRDefault="001F137E" w:rsidP="003B2A9E">
            <w:pPr>
              <w:pStyle w:val="TABLE-cell"/>
              <w:rPr>
                <w:del w:id="1610" w:author="Dennis Brandl" w:date="2018-03-05T15:51:00Z"/>
              </w:rPr>
            </w:pPr>
            <w:del w:id="1611" w:author="Dennis Brandl" w:date="2018-03-05T15:51:00Z">
              <w:r w:rsidRPr="004A59E2" w:rsidDel="00EA5221">
                <w:delText>GET: Error.</w:delText>
              </w:r>
            </w:del>
          </w:p>
          <w:p w14:paraId="074D62DA" w14:textId="1B052CFC" w:rsidR="001F137E" w:rsidRPr="004A59E2" w:rsidDel="00EA5221" w:rsidRDefault="001F137E" w:rsidP="003B2A9E">
            <w:pPr>
              <w:pStyle w:val="TABLE-cell"/>
              <w:rPr>
                <w:del w:id="1612" w:author="Dennis Brandl" w:date="2018-03-05T15:51:00Z"/>
              </w:rPr>
            </w:pPr>
            <w:del w:id="1613" w:author="Dennis Brandl" w:date="2018-03-05T15:51:00Z">
              <w:r w:rsidRPr="004A59E2" w:rsidDel="00EA5221">
                <w:delText>PROCESS: Error.</w:delText>
              </w:r>
            </w:del>
          </w:p>
          <w:p w14:paraId="3ED6082E" w14:textId="309B6E74" w:rsidR="001F137E" w:rsidRPr="004A59E2" w:rsidDel="00EA5221" w:rsidRDefault="001F137E" w:rsidP="003B2A9E">
            <w:pPr>
              <w:pStyle w:val="TABLE-cell"/>
              <w:rPr>
                <w:del w:id="1614" w:author="Dennis Brandl" w:date="2018-03-05T15:51:00Z"/>
              </w:rPr>
            </w:pPr>
            <w:del w:id="1615" w:author="Dennis Brandl" w:date="2018-03-05T15:51:00Z">
              <w:r w:rsidRPr="004A59E2" w:rsidDel="00EA5221">
                <w:delText xml:space="preserve">CHANGE: Error. </w:delText>
              </w:r>
            </w:del>
          </w:p>
          <w:p w14:paraId="3404B563" w14:textId="55E926BD" w:rsidR="001F137E" w:rsidRPr="004A59E2" w:rsidDel="00EA5221" w:rsidRDefault="001F137E" w:rsidP="003B2A9E">
            <w:pPr>
              <w:pStyle w:val="TABLE-cell"/>
              <w:rPr>
                <w:del w:id="1616" w:author="Dennis Brandl" w:date="2018-03-05T15:51:00Z"/>
              </w:rPr>
            </w:pPr>
            <w:del w:id="1617" w:author="Dennis Brandl" w:date="2018-03-05T15:51:00Z">
              <w:r w:rsidRPr="004A59E2" w:rsidDel="00EA5221">
                <w:delText xml:space="preserve">CANCEL: Error. </w:delText>
              </w:r>
            </w:del>
          </w:p>
          <w:p w14:paraId="33AF674A" w14:textId="6C800F40" w:rsidR="001F137E" w:rsidRPr="004A59E2" w:rsidDel="00EA5221" w:rsidRDefault="001F137E" w:rsidP="003B2A9E">
            <w:pPr>
              <w:pStyle w:val="TABLE-cell"/>
              <w:rPr>
                <w:del w:id="1618" w:author="Dennis Brandl" w:date="2018-03-05T15:51:00Z"/>
              </w:rPr>
            </w:pPr>
            <w:del w:id="1619" w:author="Dennis Brandl" w:date="2018-03-05T15:51:00Z">
              <w:r w:rsidRPr="004A59E2" w:rsidDel="00EA5221">
                <w:delText xml:space="preserve">SYNC ADD: Error. </w:delText>
              </w:r>
            </w:del>
          </w:p>
          <w:p w14:paraId="6B1A50EE" w14:textId="07D60E5A" w:rsidR="001F137E" w:rsidRPr="004A59E2" w:rsidDel="00EA5221" w:rsidRDefault="001F137E" w:rsidP="003B2A9E">
            <w:pPr>
              <w:pStyle w:val="TABLE-cell"/>
              <w:rPr>
                <w:del w:id="1620" w:author="Dennis Brandl" w:date="2018-03-05T15:51:00Z"/>
              </w:rPr>
            </w:pPr>
            <w:del w:id="1621" w:author="Dennis Brandl" w:date="2018-03-05T15:51:00Z">
              <w:r w:rsidRPr="004A59E2" w:rsidDel="00EA5221">
                <w:delText>SYNC CHANGE: Error.</w:delText>
              </w:r>
            </w:del>
          </w:p>
          <w:p w14:paraId="6B9FAC80" w14:textId="68BF92DD" w:rsidR="0059222C" w:rsidRPr="004A59E2" w:rsidDel="00EA5221" w:rsidRDefault="001F137E" w:rsidP="003B2A9E">
            <w:pPr>
              <w:pStyle w:val="TABLE-cell"/>
              <w:rPr>
                <w:del w:id="1622" w:author="Dennis Brandl" w:date="2018-03-05T15:51:00Z"/>
              </w:rPr>
            </w:pPr>
            <w:del w:id="1623" w:author="Dennis Brandl" w:date="2018-03-05T15:51:00Z">
              <w:r w:rsidRPr="004A59E2" w:rsidDel="00EA5221">
                <w:delText>SYNC DELETE: Error.</w:delText>
              </w:r>
            </w:del>
          </w:p>
        </w:tc>
      </w:tr>
      <w:tr w:rsidR="004A59E2" w:rsidRPr="004A59E2" w:rsidDel="00EA5221" w14:paraId="393045BE" w14:textId="19F291BC" w:rsidTr="004A59E2">
        <w:trPr>
          <w:del w:id="1624" w:author="Dennis Brandl" w:date="2018-03-05T15:51:00Z"/>
        </w:trPr>
        <w:tc>
          <w:tcPr>
            <w:tcW w:w="1737" w:type="dxa"/>
            <w:shd w:val="clear" w:color="auto" w:fill="auto"/>
          </w:tcPr>
          <w:p w14:paraId="6FED30D4" w14:textId="6D600266" w:rsidR="001F137E" w:rsidRPr="004A59E2" w:rsidDel="00EA5221" w:rsidRDefault="001F137E" w:rsidP="003B2A9E">
            <w:pPr>
              <w:pStyle w:val="TABLE-cell"/>
              <w:rPr>
                <w:del w:id="1625" w:author="Dennis Brandl" w:date="2018-03-05T15:51:00Z"/>
              </w:rPr>
            </w:pPr>
            <w:del w:id="1626" w:author="Dennis Brandl" w:date="2018-03-05T15:51:00Z">
              <w:r w:rsidRPr="004A59E2" w:rsidDel="00EA5221">
                <w:delText>Wildcard specified</w:delText>
              </w:r>
            </w:del>
          </w:p>
        </w:tc>
        <w:tc>
          <w:tcPr>
            <w:tcW w:w="7443" w:type="dxa"/>
            <w:shd w:val="clear" w:color="auto" w:fill="auto"/>
          </w:tcPr>
          <w:p w14:paraId="79772E3F" w14:textId="5EC26CEC" w:rsidR="001F137E" w:rsidRPr="004A59E2" w:rsidDel="00EA5221" w:rsidRDefault="001F137E" w:rsidP="003B2A9E">
            <w:pPr>
              <w:pStyle w:val="TABLE-cell"/>
              <w:rPr>
                <w:del w:id="1627" w:author="Dennis Brandl" w:date="2018-03-05T15:51:00Z"/>
              </w:rPr>
            </w:pPr>
            <w:del w:id="1628" w:author="Dennis Brandl" w:date="2018-03-05T15:51:00Z">
              <w:r w:rsidRPr="004A59E2" w:rsidDel="00EA5221">
                <w:delText xml:space="preserve">GET: Shall define a request that the receiver is to return, in a SHOW message, all attributes of all </w:delText>
              </w:r>
              <w:r w:rsidRPr="004A59E2" w:rsidDel="00EA5221">
                <w:rPr>
                  <w:i/>
                </w:rPr>
                <w:delText>Capability Tests</w:delText>
              </w:r>
              <w:r w:rsidRPr="004A59E2" w:rsidDel="00EA5221">
                <w:delText xml:space="preserve"> identified by the wildcard, the IDs of </w:delText>
              </w:r>
              <w:r w:rsidRPr="004A59E2" w:rsidDel="00EA5221">
                <w:rPr>
                  <w:i/>
                </w:rPr>
                <w:delText>Equipment Class Properties</w:delText>
              </w:r>
              <w:r w:rsidRPr="004A59E2" w:rsidDel="00EA5221">
                <w:delText xml:space="preserve"> referenced, and the IDs of </w:delText>
              </w:r>
              <w:r w:rsidRPr="004A59E2" w:rsidDel="00EA5221">
                <w:rPr>
                  <w:i/>
                </w:rPr>
                <w:delText>Equipment Properties</w:delText>
              </w:r>
              <w:r w:rsidRPr="004A59E2" w:rsidDel="00EA5221">
                <w:delText xml:space="preserve"> referenced by the tests.</w:delText>
              </w:r>
            </w:del>
          </w:p>
          <w:p w14:paraId="6C362331" w14:textId="2A215A60" w:rsidR="001F137E" w:rsidRPr="004A59E2" w:rsidDel="00EA5221" w:rsidRDefault="001F137E" w:rsidP="003B2A9E">
            <w:pPr>
              <w:pStyle w:val="TABLE-cell"/>
              <w:rPr>
                <w:del w:id="1629" w:author="Dennis Brandl" w:date="2018-03-05T15:51:00Z"/>
              </w:rPr>
            </w:pPr>
            <w:del w:id="1630" w:author="Dennis Brandl" w:date="2018-03-05T15:51:00Z">
              <w:r w:rsidRPr="004A59E2" w:rsidDel="00EA5221">
                <w:delText xml:space="preserve">Example </w:delText>
              </w:r>
              <w:r w:rsidRPr="004A59E2" w:rsidDel="00EA5221">
                <w:tab/>
                <w:delText xml:space="preserve">To return all </w:delText>
              </w:r>
              <w:r w:rsidRPr="004A59E2" w:rsidDel="00EA5221">
                <w:rPr>
                  <w:i/>
                </w:rPr>
                <w:delText>Capability Tests</w:delText>
              </w:r>
              <w:r w:rsidRPr="004A59E2" w:rsidDel="00EA5221">
                <w:delText>, specify a “*” as the wildcard.</w:delText>
              </w:r>
            </w:del>
          </w:p>
          <w:p w14:paraId="73F0F5D3" w14:textId="5C94EBDE" w:rsidR="001F137E" w:rsidRPr="004A59E2" w:rsidDel="00EA5221" w:rsidRDefault="001F137E" w:rsidP="003B2A9E">
            <w:pPr>
              <w:pStyle w:val="TABLE-cell"/>
              <w:rPr>
                <w:del w:id="1631" w:author="Dennis Brandl" w:date="2018-03-05T15:51:00Z"/>
              </w:rPr>
            </w:pPr>
            <w:del w:id="1632" w:author="Dennis Brandl" w:date="2018-03-05T15:51:00Z">
              <w:r w:rsidRPr="004A59E2" w:rsidDel="00EA5221">
                <w:delText>PROCESS: Error.</w:delText>
              </w:r>
            </w:del>
          </w:p>
          <w:p w14:paraId="7E13968F" w14:textId="5BABFD69" w:rsidR="001F137E" w:rsidRPr="004A59E2" w:rsidDel="00EA5221" w:rsidRDefault="001F137E" w:rsidP="003B2A9E">
            <w:pPr>
              <w:pStyle w:val="TABLE-cell"/>
              <w:rPr>
                <w:del w:id="1633" w:author="Dennis Brandl" w:date="2018-03-05T15:51:00Z"/>
              </w:rPr>
            </w:pPr>
            <w:del w:id="1634" w:author="Dennis Brandl" w:date="2018-03-05T15:51:00Z">
              <w:r w:rsidRPr="004A59E2" w:rsidDel="00EA5221">
                <w:delText xml:space="preserve">CHANGE: Shall define a request that the receiver is to change all specified attributes of all </w:delText>
              </w:r>
              <w:r w:rsidRPr="004A59E2" w:rsidDel="00EA5221">
                <w:rPr>
                  <w:i/>
                </w:rPr>
                <w:delText>Capability Tests</w:delText>
              </w:r>
              <w:r w:rsidRPr="004A59E2" w:rsidDel="00EA5221">
                <w:delText xml:space="preserve"> matching the wildcard and IDs of </w:delText>
              </w:r>
              <w:r w:rsidRPr="004A59E2" w:rsidDel="00EA5221">
                <w:rPr>
                  <w:i/>
                </w:rPr>
                <w:delText>Equipment Class Properties</w:delText>
              </w:r>
              <w:r w:rsidRPr="004A59E2" w:rsidDel="00EA5221">
                <w:delText xml:space="preserve"> and </w:delText>
              </w:r>
              <w:r w:rsidRPr="004A59E2" w:rsidDel="00EA5221">
                <w:rPr>
                  <w:i/>
                </w:rPr>
                <w:delText>Equipment Properties</w:delText>
              </w:r>
              <w:r w:rsidRPr="004A59E2" w:rsidDel="00EA5221">
                <w:delText xml:space="preserve"> referenced.  A RESPOND message may be used to communicate agreement, disagreement, or changes made to the CHANGE message data.</w:delText>
              </w:r>
            </w:del>
          </w:p>
          <w:p w14:paraId="5083F657" w14:textId="0ED57222" w:rsidR="001F137E" w:rsidRPr="004A59E2" w:rsidDel="00EA5221" w:rsidRDefault="001F137E" w:rsidP="003B2A9E">
            <w:pPr>
              <w:pStyle w:val="TABLE-cell"/>
              <w:rPr>
                <w:del w:id="1635" w:author="Dennis Brandl" w:date="2018-03-05T15:51:00Z"/>
              </w:rPr>
            </w:pPr>
            <w:del w:id="1636" w:author="Dennis Brandl" w:date="2018-03-05T15:51:00Z">
              <w:r w:rsidRPr="004A59E2" w:rsidDel="00EA5221">
                <w:delText xml:space="preserve">CANCEL: Shall define a request that the receiver is to cancel all </w:delText>
              </w:r>
              <w:r w:rsidRPr="004A59E2" w:rsidDel="00EA5221">
                <w:rPr>
                  <w:i/>
                </w:rPr>
                <w:delText>Capability Tests</w:delText>
              </w:r>
              <w:r w:rsidRPr="004A59E2" w:rsidDel="00EA5221">
                <w:delText xml:space="preserve"> matching the wildcard. </w:delText>
              </w:r>
            </w:del>
          </w:p>
          <w:p w14:paraId="718E5453" w14:textId="2D884C88" w:rsidR="001F137E" w:rsidRPr="004A59E2" w:rsidDel="00EA5221" w:rsidRDefault="001F137E" w:rsidP="003B2A9E">
            <w:pPr>
              <w:pStyle w:val="TABLE-cell"/>
              <w:rPr>
                <w:del w:id="1637" w:author="Dennis Brandl" w:date="2018-03-05T15:51:00Z"/>
              </w:rPr>
            </w:pPr>
            <w:del w:id="1638" w:author="Dennis Brandl" w:date="2018-03-05T15:51:00Z">
              <w:r w:rsidRPr="004A59E2" w:rsidDel="00EA5221">
                <w:delText xml:space="preserve">SYNC ADD: Error. </w:delText>
              </w:r>
            </w:del>
          </w:p>
          <w:p w14:paraId="7C45E37E" w14:textId="5798BF71" w:rsidR="001F137E" w:rsidRPr="004A59E2" w:rsidDel="00EA5221" w:rsidRDefault="001F137E" w:rsidP="003B2A9E">
            <w:pPr>
              <w:pStyle w:val="TABLE-cell"/>
              <w:rPr>
                <w:del w:id="1639" w:author="Dennis Brandl" w:date="2018-03-05T15:51:00Z"/>
              </w:rPr>
            </w:pPr>
            <w:del w:id="1640" w:author="Dennis Brandl" w:date="2018-03-05T15:51:00Z">
              <w:r w:rsidRPr="004A59E2" w:rsidDel="00EA5221">
                <w:delText xml:space="preserve">SYNC CHANGE: Shall define a request that the receiver is to change all specified attributes of all </w:delText>
              </w:r>
              <w:r w:rsidRPr="004A59E2" w:rsidDel="00EA5221">
                <w:rPr>
                  <w:i/>
                </w:rPr>
                <w:delText>Capability Tests</w:delText>
              </w:r>
              <w:r w:rsidRPr="004A59E2" w:rsidDel="00EA5221">
                <w:delText xml:space="preserve"> matching the wildcard and IDs of </w:delText>
              </w:r>
              <w:r w:rsidRPr="004A59E2" w:rsidDel="00EA5221">
                <w:rPr>
                  <w:i/>
                </w:rPr>
                <w:delText>Equipment Class Properties</w:delText>
              </w:r>
              <w:r w:rsidRPr="004A59E2" w:rsidDel="00EA5221">
                <w:delText xml:space="preserve"> and </w:delText>
              </w:r>
              <w:r w:rsidRPr="004A59E2" w:rsidDel="00EA5221">
                <w:rPr>
                  <w:i/>
                </w:rPr>
                <w:delText>Equipment Properties</w:delText>
              </w:r>
              <w:r w:rsidRPr="004A59E2" w:rsidDel="00EA5221">
                <w:delText xml:space="preserve"> referenced.</w:delText>
              </w:r>
            </w:del>
          </w:p>
          <w:p w14:paraId="203555FB" w14:textId="418156FA" w:rsidR="0059222C" w:rsidRPr="004A59E2" w:rsidDel="00EA5221" w:rsidRDefault="001F137E" w:rsidP="003B2A9E">
            <w:pPr>
              <w:pStyle w:val="TABLE-cell"/>
              <w:rPr>
                <w:del w:id="1641" w:author="Dennis Brandl" w:date="2018-03-05T15:51:00Z"/>
              </w:rPr>
            </w:pPr>
            <w:del w:id="1642" w:author="Dennis Brandl" w:date="2018-03-05T15:51:00Z">
              <w:r w:rsidRPr="004A59E2" w:rsidDel="00EA5221">
                <w:delText xml:space="preserve">SYNC DELETE: Shall define a request that the receiver is to delete all </w:delText>
              </w:r>
              <w:r w:rsidRPr="004A59E2" w:rsidDel="00EA5221">
                <w:rPr>
                  <w:i/>
                </w:rPr>
                <w:delText>Capability Tests</w:delText>
              </w:r>
              <w:r w:rsidRPr="004A59E2" w:rsidDel="00EA5221">
                <w:delText xml:space="preserve"> matching the wildcard shall be deleted.</w:delText>
              </w:r>
            </w:del>
          </w:p>
        </w:tc>
      </w:tr>
    </w:tbl>
    <w:p w14:paraId="0BF04F69" w14:textId="77777777" w:rsidR="001F137E" w:rsidRPr="000615A5" w:rsidRDefault="001F137E" w:rsidP="009A3909">
      <w:pPr>
        <w:pStyle w:val="NOTE"/>
      </w:pPr>
    </w:p>
    <w:p w14:paraId="1D232A44" w14:textId="77777777" w:rsidR="001F137E" w:rsidRPr="000615A5" w:rsidRDefault="001F137E" w:rsidP="009A3909">
      <w:pPr>
        <w:pStyle w:val="Heading2"/>
      </w:pPr>
      <w:bookmarkStart w:id="1643" w:name="_Toc507944867"/>
      <w:r w:rsidRPr="000615A5">
        <w:t>Physical asset model</w:t>
      </w:r>
      <w:bookmarkEnd w:id="1643"/>
    </w:p>
    <w:p w14:paraId="6919323D" w14:textId="77777777" w:rsidR="001F137E" w:rsidRPr="000615A5" w:rsidRDefault="001F137E" w:rsidP="009A3909">
      <w:pPr>
        <w:pStyle w:val="Heading3"/>
      </w:pPr>
      <w:bookmarkStart w:id="1644" w:name="_Toc507944868"/>
      <w:r w:rsidRPr="000615A5">
        <w:t>Physical asset model elements</w:t>
      </w:r>
      <w:bookmarkEnd w:id="1644"/>
    </w:p>
    <w:p w14:paraId="285E1564" w14:textId="58D5C5C8" w:rsidR="001F137E" w:rsidRPr="000615A5" w:rsidRDefault="001F137E" w:rsidP="009A3909">
      <w:pPr>
        <w:pStyle w:val="PARAGRAPH"/>
      </w:pPr>
      <w:r w:rsidRPr="000615A5">
        <w:t xml:space="preserve">The message definitions assume that information may be accessed from any of three starting points: </w:t>
      </w:r>
      <w:r w:rsidRPr="004A59E2">
        <w:rPr>
          <w:i/>
        </w:rPr>
        <w:t>physical asset class</w:t>
      </w:r>
      <w:r w:rsidRPr="000615A5">
        <w:t xml:space="preserve">, </w:t>
      </w:r>
      <w:r w:rsidRPr="004A59E2">
        <w:rPr>
          <w:i/>
        </w:rPr>
        <w:t>physical asset</w:t>
      </w:r>
      <w:r w:rsidRPr="000615A5">
        <w:t xml:space="preserve">, or </w:t>
      </w:r>
      <w:r w:rsidRPr="004A59E2">
        <w:rPr>
          <w:i/>
        </w:rPr>
        <w:t>physical asset capability test</w:t>
      </w:r>
      <w:r w:rsidRPr="000615A5">
        <w:t xml:space="preserve">, as identified by the dotted collections in </w:t>
      </w:r>
      <w:r w:rsidRPr="000615A5">
        <w:fldChar w:fldCharType="begin"/>
      </w:r>
      <w:r w:rsidRPr="000615A5">
        <w:instrText xml:space="preserve"> REF _Ref120009559 </w:instrText>
      </w:r>
      <w:r w:rsidRPr="000615A5">
        <w:fldChar w:fldCharType="separate"/>
      </w:r>
      <w:r w:rsidR="00FA7DD5" w:rsidRPr="000615A5">
        <w:t xml:space="preserve">Figure </w:t>
      </w:r>
      <w:r w:rsidR="00FA7DD5">
        <w:rPr>
          <w:noProof/>
        </w:rPr>
        <w:t>19</w:t>
      </w:r>
      <w:r w:rsidRPr="000615A5">
        <w:fldChar w:fldCharType="end"/>
      </w:r>
      <w:r w:rsidRPr="000615A5">
        <w:t>.</w:t>
      </w:r>
      <w:ins w:id="1645" w:author="Dennis Brandl" w:date="2018-03-05T15:52:00Z">
        <w:r w:rsidR="00EA5221">
          <w:t xml:space="preserve"> </w:t>
        </w:r>
        <w:r w:rsidR="00EA5221">
          <w:rPr>
            <w:i/>
          </w:rPr>
          <w:t xml:space="preserve">Physical class </w:t>
        </w:r>
        <w:r w:rsidR="00EA5221" w:rsidRPr="000F3240">
          <w:t>and</w:t>
        </w:r>
        <w:r w:rsidR="00EA5221">
          <w:rPr>
            <w:i/>
          </w:rPr>
          <w:t xml:space="preserve"> physical asset</w:t>
        </w:r>
        <w:r w:rsidR="00EA5221">
          <w:t xml:space="preserve"> implement the </w:t>
        </w:r>
        <w:r w:rsidR="00EA5221">
          <w:rPr>
            <w:i/>
          </w:rPr>
          <w:t>t</w:t>
        </w:r>
        <w:r w:rsidR="00EA5221" w:rsidRPr="00E96A9E">
          <w:rPr>
            <w:i/>
          </w:rPr>
          <w:t xml:space="preserve">estable </w:t>
        </w:r>
        <w:r w:rsidR="00EA5221">
          <w:rPr>
            <w:i/>
          </w:rPr>
          <w:t>o</w:t>
        </w:r>
        <w:r w:rsidR="00EA5221" w:rsidRPr="00E96A9E">
          <w:rPr>
            <w:i/>
          </w:rPr>
          <w:t>bject</w:t>
        </w:r>
        <w:r w:rsidR="00EA5221">
          <w:t xml:space="preserve"> &lt;&lt;interface&gt;&gt; class (See ISA 95.00.02 on the Operations Test Model).  </w:t>
        </w:r>
        <w:r w:rsidR="00EA5221">
          <w:rPr>
            <w:i/>
          </w:rPr>
          <w:t>Physical asset</w:t>
        </w:r>
        <w:r w:rsidR="00EA5221" w:rsidRPr="000F3240">
          <w:rPr>
            <w:i/>
          </w:rPr>
          <w:t xml:space="preserve"> class property</w:t>
        </w:r>
        <w:r w:rsidR="00EA5221">
          <w:t xml:space="preserve"> and </w:t>
        </w:r>
      </w:ins>
      <w:ins w:id="1646" w:author="Dennis Brandl" w:date="2018-03-05T15:53:00Z">
        <w:r w:rsidR="00EA5221">
          <w:rPr>
            <w:i/>
          </w:rPr>
          <w:t>physical asset</w:t>
        </w:r>
      </w:ins>
      <w:ins w:id="1647" w:author="Dennis Brandl" w:date="2018-03-05T15:52:00Z">
        <w:r w:rsidR="00EA5221" w:rsidRPr="000F3240">
          <w:rPr>
            <w:i/>
          </w:rPr>
          <w:t xml:space="preserve"> property</w:t>
        </w:r>
        <w:r w:rsidR="00EA5221">
          <w:t xml:space="preserve"> implement the </w:t>
        </w:r>
        <w:r w:rsidR="00EA5221" w:rsidRPr="000F3240">
          <w:rPr>
            <w:i/>
          </w:rPr>
          <w:t>testable object property</w:t>
        </w:r>
        <w:r w:rsidR="00EA5221">
          <w:t xml:space="preserve"> &lt;&lt;interface&gt;&gt; class.  See clause </w:t>
        </w:r>
        <w:r w:rsidR="00EA5221">
          <w:fldChar w:fldCharType="begin"/>
        </w:r>
        <w:r w:rsidR="00EA5221">
          <w:instrText xml:space="preserve"> REF _Ref508021909 \w \h </w:instrText>
        </w:r>
        <w:r w:rsidR="00EA5221">
          <w:fldChar w:fldCharType="separate"/>
        </w:r>
        <w:r w:rsidR="00EA5221">
          <w:t>6.4</w:t>
        </w:r>
        <w:r w:rsidR="00EA5221">
          <w:fldChar w:fldCharType="end"/>
        </w:r>
        <w:r w:rsidR="00EA5221">
          <w:t xml:space="preserve"> for the </w:t>
        </w:r>
        <w:r w:rsidR="00EA5221">
          <w:rPr>
            <w:i/>
          </w:rPr>
          <w:t>t</w:t>
        </w:r>
        <w:r w:rsidR="00EA5221" w:rsidRPr="00E44D0F">
          <w:rPr>
            <w:i/>
          </w:rPr>
          <w:t xml:space="preserve">est </w:t>
        </w:r>
        <w:r w:rsidR="00EA5221">
          <w:rPr>
            <w:i/>
          </w:rPr>
          <w:t>s</w:t>
        </w:r>
        <w:r w:rsidR="00EA5221" w:rsidRPr="00E44D0F">
          <w:rPr>
            <w:i/>
          </w:rPr>
          <w:t>pecification</w:t>
        </w:r>
        <w:r w:rsidR="00EA5221">
          <w:t xml:space="preserve"> transaction definitions.</w:t>
        </w:r>
      </w:ins>
    </w:p>
    <w:p w14:paraId="3C675B25" w14:textId="4FC69A59" w:rsidR="001F137E" w:rsidRPr="000615A5" w:rsidRDefault="00AA36FD" w:rsidP="002A2036">
      <w:pPr>
        <w:pStyle w:val="FIGURE"/>
      </w:pPr>
      <w:ins w:id="1648" w:author="Dennis Brandl" w:date="2018-03-04T17:14:00Z">
        <w:r w:rsidRPr="00AA36FD">
          <w:rPr>
            <w:noProof/>
            <w:lang w:val="en-US" w:eastAsia="en-US"/>
          </w:rPr>
          <w:lastRenderedPageBreak/>
          <w:drawing>
            <wp:inline distT="0" distB="0" distL="0" distR="0" wp14:anchorId="7B69C4FE" wp14:editId="67BDE61C">
              <wp:extent cx="5759450" cy="300927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009275"/>
                      </a:xfrm>
                      <a:prstGeom prst="rect">
                        <a:avLst/>
                      </a:prstGeom>
                      <a:noFill/>
                      <a:ln>
                        <a:noFill/>
                      </a:ln>
                    </pic:spPr>
                  </pic:pic>
                </a:graphicData>
              </a:graphic>
            </wp:inline>
          </w:drawing>
        </w:r>
      </w:ins>
    </w:p>
    <w:p w14:paraId="64206EA9" w14:textId="3AE00BBB" w:rsidR="001F137E" w:rsidRPr="000615A5" w:rsidRDefault="001F137E" w:rsidP="009A3909">
      <w:pPr>
        <w:pStyle w:val="FIGURE-title"/>
      </w:pPr>
      <w:bookmarkStart w:id="1649" w:name="_Ref120009559"/>
      <w:bookmarkStart w:id="1650" w:name="_Toc48968866"/>
      <w:bookmarkStart w:id="1651" w:name="_Toc507944726"/>
      <w:r w:rsidRPr="000615A5">
        <w:t xml:space="preserve">Figure </w:t>
      </w:r>
      <w:r w:rsidRPr="000615A5">
        <w:fldChar w:fldCharType="begin"/>
      </w:r>
      <w:r w:rsidRPr="000615A5">
        <w:instrText xml:space="preserve"> SEQ Figure \* ARABIC </w:instrText>
      </w:r>
      <w:r w:rsidRPr="000615A5">
        <w:fldChar w:fldCharType="separate"/>
      </w:r>
      <w:r w:rsidR="00FA7DD5">
        <w:rPr>
          <w:noProof/>
        </w:rPr>
        <w:t>19</w:t>
      </w:r>
      <w:r w:rsidRPr="000615A5">
        <w:fldChar w:fldCharType="end"/>
      </w:r>
      <w:bookmarkEnd w:id="1649"/>
      <w:r w:rsidRPr="000615A5">
        <w:t xml:space="preserve"> </w:t>
      </w:r>
      <w:r w:rsidR="00270E45">
        <w:t>–</w:t>
      </w:r>
      <w:r w:rsidRPr="000615A5">
        <w:t xml:space="preserve"> Object</w:t>
      </w:r>
      <w:r w:rsidR="00270E45">
        <w:t xml:space="preserve"> </w:t>
      </w:r>
      <w:r w:rsidRPr="000615A5">
        <w:t>grouping for the physical asset model</w:t>
      </w:r>
      <w:bookmarkEnd w:id="1650"/>
      <w:bookmarkEnd w:id="1651"/>
    </w:p>
    <w:p w14:paraId="4B422987" w14:textId="53132985" w:rsidR="001F137E" w:rsidRPr="000615A5" w:rsidRDefault="002A2036" w:rsidP="004A59E2">
      <w:pPr>
        <w:pStyle w:val="Note-Example"/>
      </w:pPr>
      <w:r w:rsidRPr="000615A5">
        <w:t>Example</w:t>
      </w:r>
      <w:r w:rsidRPr="000615A5">
        <w:tab/>
      </w:r>
      <w:r w:rsidR="001F137E" w:rsidRPr="000615A5">
        <w:t xml:space="preserve">Messages may be: </w:t>
      </w:r>
      <w:r w:rsidR="004A59E2" w:rsidRPr="004A59E2">
        <w:rPr>
          <w:i/>
        </w:rPr>
        <w:t>GET</w:t>
      </w:r>
      <w:r w:rsidR="001F137E" w:rsidRPr="004A59E2">
        <w:rPr>
          <w:i/>
        </w:rPr>
        <w:t xml:space="preserve"> Physical Asset Class</w:t>
      </w:r>
      <w:r w:rsidR="001F137E" w:rsidRPr="000615A5">
        <w:t xml:space="preserve">, </w:t>
      </w:r>
      <w:r w:rsidR="004A59E2" w:rsidRPr="004A59E2">
        <w:rPr>
          <w:i/>
        </w:rPr>
        <w:t>GET</w:t>
      </w:r>
      <w:r w:rsidR="001F137E" w:rsidRPr="004A59E2">
        <w:rPr>
          <w:i/>
        </w:rPr>
        <w:t xml:space="preserve"> Physical Asset</w:t>
      </w:r>
      <w:r w:rsidR="001F137E" w:rsidRPr="000615A5">
        <w:t xml:space="preserve">, </w:t>
      </w:r>
      <w:r w:rsidR="004A59E2" w:rsidRPr="004A59E2">
        <w:rPr>
          <w:i/>
        </w:rPr>
        <w:t>GET</w:t>
      </w:r>
      <w:r w:rsidR="001F137E" w:rsidRPr="004A59E2">
        <w:rPr>
          <w:i/>
        </w:rPr>
        <w:t xml:space="preserve"> Physical Asset Capability Test</w:t>
      </w:r>
    </w:p>
    <w:p w14:paraId="443FFB9B" w14:textId="77777777" w:rsidR="001F137E" w:rsidRPr="000615A5" w:rsidRDefault="001F137E" w:rsidP="009A3909">
      <w:pPr>
        <w:pStyle w:val="Heading3"/>
      </w:pPr>
      <w:bookmarkStart w:id="1652" w:name="_Toc507944869"/>
      <w:r w:rsidRPr="000615A5">
        <w:t>Physical asset class verbs</w:t>
      </w:r>
      <w:bookmarkEnd w:id="1652"/>
    </w:p>
    <w:p w14:paraId="65A441CC" w14:textId="131D3A22"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4A59E2">
        <w:rPr>
          <w:i/>
        </w:rPr>
        <w:t>physical asset class</w:t>
      </w:r>
      <w:r w:rsidR="001F137E" w:rsidRPr="000615A5">
        <w:t xml:space="preserve"> noun.   </w:t>
      </w:r>
    </w:p>
    <w:p w14:paraId="697D1CCD" w14:textId="40DBACC3" w:rsidR="001F137E" w:rsidRPr="000615A5" w:rsidRDefault="003932B6" w:rsidP="001F137E">
      <w:pPr>
        <w:pStyle w:val="NOTE"/>
        <w:ind w:left="624" w:hanging="624"/>
      </w:pPr>
      <w:r>
        <w:t>NOTE</w:t>
      </w:r>
      <w:r w:rsidR="001F137E" w:rsidRPr="000615A5">
        <w:tab/>
        <w:t xml:space="preserve">This contains information about </w:t>
      </w:r>
      <w:r w:rsidR="001F137E" w:rsidRPr="004A59E2">
        <w:rPr>
          <w:i/>
        </w:rPr>
        <w:t>physical asset classes</w:t>
      </w:r>
      <w:r w:rsidR="001F137E" w:rsidRPr="000615A5">
        <w:t xml:space="preserve">, or </w:t>
      </w:r>
      <w:r w:rsidR="001F137E" w:rsidRPr="004A59E2">
        <w:rPr>
          <w:i/>
        </w:rPr>
        <w:t>physical asset classes</w:t>
      </w:r>
      <w:r w:rsidR="001F137E" w:rsidRPr="000615A5">
        <w:t xml:space="preserve"> and their </w:t>
      </w:r>
      <w:r w:rsidR="001F137E" w:rsidRPr="004A59E2">
        <w:rPr>
          <w:i/>
        </w:rPr>
        <w:t>physical asset class properties</w:t>
      </w:r>
      <w:r w:rsidR="001F137E" w:rsidRPr="000615A5">
        <w:t xml:space="preserve">.  The returned information does not contain the </w:t>
      </w:r>
      <w:r w:rsidR="001F137E" w:rsidRPr="004A59E2">
        <w:rPr>
          <w:i/>
        </w:rPr>
        <w:t>physical asset</w:t>
      </w:r>
      <w:r w:rsidR="001F137E" w:rsidRPr="000615A5">
        <w:t xml:space="preserve"> objects associated with the physical asset class, but only the IDs of the physical asset belonging to the class. </w:t>
      </w:r>
    </w:p>
    <w:p w14:paraId="7FC6E1AD" w14:textId="77777777" w:rsidR="001F137E" w:rsidRPr="000615A5" w:rsidRDefault="001F137E" w:rsidP="009A3909">
      <w:pPr>
        <w:pStyle w:val="Heading3"/>
      </w:pPr>
      <w:bookmarkStart w:id="1653" w:name="_Toc507944870"/>
      <w:r w:rsidRPr="000615A5">
        <w:t>Physical asset class verb actions</w:t>
      </w:r>
      <w:bookmarkEnd w:id="1653"/>
    </w:p>
    <w:p w14:paraId="0BCC97B2" w14:textId="490F2323" w:rsidR="001F137E" w:rsidRPr="000615A5" w:rsidRDefault="001F137E" w:rsidP="002A2036">
      <w:pPr>
        <w:pStyle w:val="PARAGRAPH"/>
      </w:pPr>
      <w:r w:rsidRPr="000615A5">
        <w:t xml:space="preserve">The actions performed on </w:t>
      </w:r>
      <w:r w:rsidRPr="004A59E2">
        <w:rPr>
          <w:i/>
        </w:rPr>
        <w:t>physical asset class</w:t>
      </w:r>
      <w:r w:rsidRPr="000615A5">
        <w:t xml:space="preserve"> objects are defined in </w:t>
      </w:r>
      <w:r w:rsidRPr="000615A5">
        <w:fldChar w:fldCharType="begin"/>
      </w:r>
      <w:r w:rsidRPr="000615A5">
        <w:instrText xml:space="preserve"> REF _Ref106948978 </w:instrText>
      </w:r>
      <w:r w:rsidRPr="000615A5">
        <w:fldChar w:fldCharType="separate"/>
      </w:r>
      <w:r w:rsidR="00FA7DD5" w:rsidRPr="000615A5">
        <w:t xml:space="preserve">Table </w:t>
      </w:r>
      <w:r w:rsidR="00FA7DD5">
        <w:rPr>
          <w:noProof/>
        </w:rPr>
        <w:t>13</w:t>
      </w:r>
      <w:r w:rsidRPr="000615A5">
        <w:fldChar w:fldCharType="end"/>
      </w:r>
      <w:r w:rsidRPr="000615A5">
        <w:t>.</w:t>
      </w:r>
    </w:p>
    <w:p w14:paraId="3BF095B3" w14:textId="64C3D1A6" w:rsidR="001F137E" w:rsidRPr="000615A5" w:rsidRDefault="001F137E" w:rsidP="00BF396C">
      <w:pPr>
        <w:pStyle w:val="TABLE-title"/>
      </w:pPr>
      <w:bookmarkStart w:id="1654" w:name="_Ref106948978"/>
      <w:bookmarkStart w:id="1655" w:name="_Toc61597316"/>
      <w:bookmarkStart w:id="1656" w:name="_Toc66633543"/>
      <w:bookmarkStart w:id="1657" w:name="_Toc93913233"/>
      <w:bookmarkStart w:id="1658" w:name="_Toc94085655"/>
      <w:bookmarkStart w:id="1659" w:name="_Toc99938137"/>
      <w:bookmarkStart w:id="1660" w:name="_Toc104708476"/>
      <w:bookmarkStart w:id="1661" w:name="_Toc111971580"/>
      <w:bookmarkStart w:id="1662" w:name="_Toc111991833"/>
      <w:bookmarkStart w:id="1663" w:name="_Toc112730160"/>
      <w:bookmarkStart w:id="1664" w:name="_Toc120010356"/>
      <w:bookmarkStart w:id="1665" w:name="_Toc130399771"/>
      <w:bookmarkStart w:id="1666" w:name="_Toc131732202"/>
      <w:bookmarkStart w:id="1667" w:name="_Toc134537671"/>
      <w:bookmarkStart w:id="1668" w:name="_Toc483857367"/>
      <w:r w:rsidRPr="000615A5">
        <w:t xml:space="preserve">Table </w:t>
      </w:r>
      <w:r w:rsidRPr="000615A5">
        <w:fldChar w:fldCharType="begin"/>
      </w:r>
      <w:r w:rsidRPr="000615A5">
        <w:instrText xml:space="preserve"> SEQ Table \* ARABIC </w:instrText>
      </w:r>
      <w:r w:rsidRPr="000615A5">
        <w:fldChar w:fldCharType="separate"/>
      </w:r>
      <w:r w:rsidR="00FA7DD5">
        <w:rPr>
          <w:noProof/>
        </w:rPr>
        <w:t>13</w:t>
      </w:r>
      <w:r w:rsidRPr="000615A5">
        <w:fldChar w:fldCharType="end"/>
      </w:r>
      <w:bookmarkEnd w:id="1654"/>
      <w:r w:rsidRPr="000615A5">
        <w:t xml:space="preserve"> – Physical asset class verb </w:t>
      </w:r>
      <w:bookmarkEnd w:id="1655"/>
      <w:bookmarkEnd w:id="1656"/>
      <w:bookmarkEnd w:id="1657"/>
      <w:bookmarkEnd w:id="1658"/>
      <w:bookmarkEnd w:id="1659"/>
      <w:bookmarkEnd w:id="1660"/>
      <w:r w:rsidRPr="000615A5">
        <w:t>actions</w:t>
      </w:r>
      <w:bookmarkEnd w:id="1661"/>
      <w:bookmarkEnd w:id="1662"/>
      <w:bookmarkEnd w:id="1663"/>
      <w:bookmarkEnd w:id="1664"/>
      <w:bookmarkEnd w:id="1665"/>
      <w:bookmarkEnd w:id="1666"/>
      <w:bookmarkEnd w:id="1667"/>
      <w:bookmarkEnd w:id="166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2"/>
        <w:gridCol w:w="1258"/>
        <w:gridCol w:w="1435"/>
        <w:gridCol w:w="5495"/>
      </w:tblGrid>
      <w:tr w:rsidR="004A59E2" w:rsidRPr="004A59E2" w14:paraId="7F4ACBB0" w14:textId="77777777" w:rsidTr="004A59E2">
        <w:trPr>
          <w:tblHeader/>
        </w:trPr>
        <w:tc>
          <w:tcPr>
            <w:tcW w:w="1172" w:type="dxa"/>
            <w:shd w:val="clear" w:color="auto" w:fill="auto"/>
            <w:vAlign w:val="center"/>
          </w:tcPr>
          <w:p w14:paraId="17ABD37D" w14:textId="77777777" w:rsidR="001F137E" w:rsidRPr="004A59E2" w:rsidRDefault="001F137E" w:rsidP="002A2036">
            <w:pPr>
              <w:pStyle w:val="TABLE-col-heading"/>
            </w:pPr>
            <w:r w:rsidRPr="004A59E2">
              <w:t xml:space="preserve">Physical Asset </w:t>
            </w:r>
            <w:r w:rsidRPr="004A59E2">
              <w:br/>
              <w:t>Class ID</w:t>
            </w:r>
          </w:p>
        </w:tc>
        <w:tc>
          <w:tcPr>
            <w:tcW w:w="1258" w:type="dxa"/>
            <w:shd w:val="clear" w:color="auto" w:fill="auto"/>
            <w:vAlign w:val="center"/>
          </w:tcPr>
          <w:p w14:paraId="35DD259F" w14:textId="77777777" w:rsidR="001F137E" w:rsidRPr="004A59E2" w:rsidRDefault="001F137E" w:rsidP="002A2036">
            <w:pPr>
              <w:pStyle w:val="TABLE-col-heading"/>
            </w:pPr>
            <w:r w:rsidRPr="004A59E2">
              <w:t>Physical Asset Class Property ID</w:t>
            </w:r>
          </w:p>
        </w:tc>
        <w:tc>
          <w:tcPr>
            <w:tcW w:w="1435" w:type="dxa"/>
            <w:shd w:val="clear" w:color="auto" w:fill="auto"/>
            <w:vAlign w:val="center"/>
          </w:tcPr>
          <w:p w14:paraId="7FF91BFA" w14:textId="77777777" w:rsidR="001F137E" w:rsidRPr="004A59E2" w:rsidRDefault="001F137E" w:rsidP="002A2036">
            <w:pPr>
              <w:pStyle w:val="TABLE-col-heading"/>
            </w:pPr>
            <w:r w:rsidRPr="004A59E2">
              <w:t>Physical Asset Class Property Value</w:t>
            </w:r>
          </w:p>
        </w:tc>
        <w:tc>
          <w:tcPr>
            <w:tcW w:w="5495" w:type="dxa"/>
            <w:shd w:val="clear" w:color="auto" w:fill="auto"/>
            <w:vAlign w:val="center"/>
          </w:tcPr>
          <w:p w14:paraId="12B33026" w14:textId="6BECCF3B" w:rsidR="001F137E" w:rsidRPr="004A59E2" w:rsidRDefault="00751BC9" w:rsidP="002A2036">
            <w:pPr>
              <w:pStyle w:val="TABLE-col-heading"/>
            </w:pPr>
            <w:r>
              <w:t>Verb action on noun</w:t>
            </w:r>
          </w:p>
        </w:tc>
      </w:tr>
      <w:tr w:rsidR="004A59E2" w:rsidRPr="004A59E2" w14:paraId="7E3701D1" w14:textId="77777777" w:rsidTr="004A59E2">
        <w:tc>
          <w:tcPr>
            <w:tcW w:w="1172" w:type="dxa"/>
            <w:shd w:val="clear" w:color="auto" w:fill="auto"/>
          </w:tcPr>
          <w:p w14:paraId="73750D61" w14:textId="77777777" w:rsidR="001F137E" w:rsidRPr="004A59E2" w:rsidRDefault="001F137E" w:rsidP="002A2036">
            <w:pPr>
              <w:pStyle w:val="TABLE-cell"/>
            </w:pPr>
            <w:r w:rsidRPr="004A59E2">
              <w:t>IDs specified</w:t>
            </w:r>
          </w:p>
        </w:tc>
        <w:tc>
          <w:tcPr>
            <w:tcW w:w="1258" w:type="dxa"/>
            <w:shd w:val="clear" w:color="auto" w:fill="auto"/>
          </w:tcPr>
          <w:p w14:paraId="6C8F388C" w14:textId="77777777" w:rsidR="001F137E" w:rsidRPr="004A59E2" w:rsidRDefault="001F137E" w:rsidP="002A2036">
            <w:pPr>
              <w:pStyle w:val="TABLE-cell"/>
              <w:rPr>
                <w:i/>
              </w:rPr>
            </w:pPr>
            <w:r w:rsidRPr="004A59E2">
              <w:rPr>
                <w:i/>
              </w:rPr>
              <w:t>not specified</w:t>
            </w:r>
          </w:p>
        </w:tc>
        <w:tc>
          <w:tcPr>
            <w:tcW w:w="1435" w:type="dxa"/>
            <w:shd w:val="clear" w:color="auto" w:fill="auto"/>
          </w:tcPr>
          <w:p w14:paraId="4D794BDE" w14:textId="77777777" w:rsidR="001F137E" w:rsidRPr="004A59E2" w:rsidRDefault="001F137E" w:rsidP="002A2036">
            <w:pPr>
              <w:pStyle w:val="TABLE-cell"/>
              <w:rPr>
                <w:i/>
              </w:rPr>
            </w:pPr>
            <w:r w:rsidRPr="004A59E2">
              <w:rPr>
                <w:i/>
              </w:rPr>
              <w:t>not specified</w:t>
            </w:r>
          </w:p>
        </w:tc>
        <w:tc>
          <w:tcPr>
            <w:tcW w:w="5495" w:type="dxa"/>
            <w:shd w:val="clear" w:color="auto" w:fill="auto"/>
          </w:tcPr>
          <w:p w14:paraId="41606AFA"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 Classes</w:t>
            </w:r>
            <w:r w:rsidRPr="004A59E2">
              <w:t xml:space="preserve">, all properties and their attributes, and the IDs of </w:t>
            </w:r>
            <w:r w:rsidRPr="004A59E2">
              <w:rPr>
                <w:i/>
              </w:rPr>
              <w:t>Physical asset</w:t>
            </w:r>
            <w:r w:rsidRPr="004A59E2">
              <w:t xml:space="preserve"> that are members of each </w:t>
            </w:r>
            <w:r w:rsidRPr="004A59E2">
              <w:rPr>
                <w:i/>
              </w:rPr>
              <w:t>Physical asset Class</w:t>
            </w:r>
            <w:r w:rsidRPr="004A59E2">
              <w:t>.</w:t>
            </w:r>
          </w:p>
          <w:p w14:paraId="2AF4BECE" w14:textId="77777777" w:rsidR="001F137E" w:rsidRPr="004A59E2" w:rsidRDefault="001F137E" w:rsidP="002A2036">
            <w:pPr>
              <w:pStyle w:val="TABLE-cell"/>
            </w:pPr>
            <w:r w:rsidRPr="004A59E2">
              <w:t xml:space="preserve">PROCESS: Shall define a request that the receiver is to add </w:t>
            </w:r>
            <w:r w:rsidRPr="004A59E2">
              <w:rPr>
                <w:i/>
              </w:rPr>
              <w:t>Physical asset Classes</w:t>
            </w:r>
            <w:r w:rsidRPr="004A59E2">
              <w:t xml:space="preserve">. The message defines suggested IDs for the </w:t>
            </w:r>
            <w:r w:rsidRPr="004A59E2">
              <w:rPr>
                <w:i/>
              </w:rPr>
              <w:t>Physical asset Classes</w:t>
            </w:r>
            <w:r w:rsidRPr="004A59E2">
              <w:t xml:space="preserve">. The receiver adds the </w:t>
            </w:r>
            <w:r w:rsidRPr="004A59E2">
              <w:rPr>
                <w:i/>
              </w:rPr>
              <w:t>Physical asset Classes</w:t>
            </w:r>
            <w:r w:rsidRPr="004A59E2">
              <w:t xml:space="preserve"> and assigns IDs.  The assigned IDs shall be returned in the ACKNOWLEDGE message.</w:t>
            </w:r>
          </w:p>
          <w:p w14:paraId="0A48B157" w14:textId="77777777" w:rsidR="001F137E" w:rsidRPr="004A59E2" w:rsidRDefault="001F137E" w:rsidP="002A2036">
            <w:pPr>
              <w:pStyle w:val="TABLE-cell"/>
            </w:pPr>
            <w:r w:rsidRPr="004A59E2">
              <w:t xml:space="preserve">CHANGE: The specified attributes of the specified </w:t>
            </w:r>
            <w:r w:rsidRPr="004A59E2">
              <w:rPr>
                <w:i/>
              </w:rPr>
              <w:t xml:space="preserve">Physical asset Classes </w:t>
            </w:r>
            <w:r w:rsidRPr="004A59E2">
              <w:t xml:space="preserve">shall be changed. </w:t>
            </w:r>
          </w:p>
          <w:p w14:paraId="21C81B8B" w14:textId="77777777" w:rsidR="001F137E" w:rsidRPr="004A59E2" w:rsidRDefault="001F137E" w:rsidP="002A2036">
            <w:pPr>
              <w:pStyle w:val="TABLE-cell"/>
            </w:pPr>
            <w:r w:rsidRPr="004A59E2">
              <w:t xml:space="preserve">CANCEL: Shall define a request that the receiver is to cancel the specified </w:t>
            </w:r>
            <w:r w:rsidRPr="004A59E2">
              <w:rPr>
                <w:i/>
              </w:rPr>
              <w:t>Physical asset Classes</w:t>
            </w:r>
            <w:r w:rsidRPr="004A59E2">
              <w:t xml:space="preserve">. </w:t>
            </w:r>
          </w:p>
          <w:p w14:paraId="14D55B2C" w14:textId="77777777" w:rsidR="001F137E" w:rsidRPr="004A59E2" w:rsidRDefault="001F137E" w:rsidP="002A2036">
            <w:pPr>
              <w:pStyle w:val="TABLE-cell"/>
            </w:pPr>
            <w:r w:rsidRPr="004A59E2">
              <w:t xml:space="preserve">SYNC ADD: Shall define a request that the receiver is to add the specified </w:t>
            </w:r>
            <w:r w:rsidRPr="004A59E2">
              <w:rPr>
                <w:i/>
              </w:rPr>
              <w:t>Physical asset Classes</w:t>
            </w:r>
            <w:r w:rsidRPr="004A59E2">
              <w:t>.</w:t>
            </w:r>
          </w:p>
          <w:p w14:paraId="581758E3" w14:textId="77777777" w:rsidR="001F137E" w:rsidRPr="004A59E2" w:rsidRDefault="001F137E" w:rsidP="002A2036">
            <w:pPr>
              <w:pStyle w:val="TABLE-cell"/>
            </w:pPr>
            <w:r w:rsidRPr="004A59E2">
              <w:t xml:space="preserve">SYNC CHANGE: The specified attributes of the specified </w:t>
            </w:r>
            <w:r w:rsidRPr="004A59E2">
              <w:rPr>
                <w:i/>
              </w:rPr>
              <w:t xml:space="preserve">Physical asset Classes </w:t>
            </w:r>
            <w:r w:rsidRPr="004A59E2">
              <w:t>shall be changed.</w:t>
            </w:r>
          </w:p>
          <w:p w14:paraId="50813F26" w14:textId="77777777" w:rsidR="0059222C" w:rsidRDefault="001F137E" w:rsidP="0059222C">
            <w:pPr>
              <w:pStyle w:val="TABLE-cell"/>
              <w:rPr>
                <w:ins w:id="1669" w:author="Dennis Brandl" w:date="2018-03-03T06:33:00Z"/>
              </w:rPr>
            </w:pPr>
            <w:r w:rsidRPr="004A59E2">
              <w:t xml:space="preserve">SYNC DELETE: Shall define a request that the receiver is to delete the specified </w:t>
            </w:r>
            <w:r w:rsidRPr="004A59E2">
              <w:rPr>
                <w:i/>
              </w:rPr>
              <w:t>Physical asset Classes</w:t>
            </w:r>
            <w:r w:rsidRPr="004A59E2">
              <w:t xml:space="preserve">. </w:t>
            </w:r>
          </w:p>
          <w:p w14:paraId="12B9D542" w14:textId="529DC4CE" w:rsidR="001F137E" w:rsidRPr="004A59E2" w:rsidRDefault="0059222C" w:rsidP="0059222C">
            <w:pPr>
              <w:pStyle w:val="TABLE-cell"/>
            </w:pPr>
            <w:ins w:id="1670" w:author="Dennis Brandl" w:date="2018-03-03T06:33:00Z">
              <w:r>
                <w:t xml:space="preserve">NOTIFY: Shall define the creation of a new </w:t>
              </w:r>
              <w:r>
                <w:rPr>
                  <w:i/>
                </w:rPr>
                <w:t>Physical asset Class</w:t>
              </w:r>
              <w:r>
                <w:t>.</w:t>
              </w:r>
            </w:ins>
          </w:p>
        </w:tc>
      </w:tr>
      <w:tr w:rsidR="004A59E2" w:rsidRPr="004A59E2" w14:paraId="5B6F9CFC" w14:textId="77777777" w:rsidTr="004A59E2">
        <w:tc>
          <w:tcPr>
            <w:tcW w:w="1172" w:type="dxa"/>
            <w:shd w:val="clear" w:color="auto" w:fill="auto"/>
          </w:tcPr>
          <w:p w14:paraId="1F4D9BA6" w14:textId="77777777" w:rsidR="001F137E" w:rsidRPr="004A59E2" w:rsidRDefault="001F137E" w:rsidP="002A2036">
            <w:pPr>
              <w:pStyle w:val="TABLE-cell"/>
            </w:pPr>
            <w:r w:rsidRPr="004A59E2">
              <w:lastRenderedPageBreak/>
              <w:t>IDs specified</w:t>
            </w:r>
          </w:p>
        </w:tc>
        <w:tc>
          <w:tcPr>
            <w:tcW w:w="1258" w:type="dxa"/>
            <w:shd w:val="clear" w:color="auto" w:fill="auto"/>
          </w:tcPr>
          <w:p w14:paraId="7F58F85B" w14:textId="77777777" w:rsidR="001F137E" w:rsidRPr="004A59E2" w:rsidRDefault="001F137E" w:rsidP="002A2036">
            <w:pPr>
              <w:pStyle w:val="TABLE-cell"/>
            </w:pPr>
            <w:r w:rsidRPr="004A59E2">
              <w:t>IDs specified</w:t>
            </w:r>
          </w:p>
        </w:tc>
        <w:tc>
          <w:tcPr>
            <w:tcW w:w="1435" w:type="dxa"/>
            <w:shd w:val="clear" w:color="auto" w:fill="auto"/>
          </w:tcPr>
          <w:p w14:paraId="133CBF16" w14:textId="77777777" w:rsidR="001F137E" w:rsidRPr="004A59E2" w:rsidRDefault="001F137E" w:rsidP="002A2036">
            <w:pPr>
              <w:pStyle w:val="TABLE-cell"/>
              <w:rPr>
                <w:i/>
              </w:rPr>
            </w:pPr>
            <w:r w:rsidRPr="004A59E2">
              <w:rPr>
                <w:i/>
              </w:rPr>
              <w:t>not specified</w:t>
            </w:r>
          </w:p>
        </w:tc>
        <w:tc>
          <w:tcPr>
            <w:tcW w:w="5495" w:type="dxa"/>
            <w:shd w:val="clear" w:color="auto" w:fill="auto"/>
          </w:tcPr>
          <w:p w14:paraId="1C7B6492"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 Classes</w:t>
            </w:r>
            <w:r w:rsidRPr="004A59E2">
              <w:t xml:space="preserve">, all of the specified </w:t>
            </w:r>
            <w:r w:rsidRPr="004A59E2">
              <w:rPr>
                <w:i/>
              </w:rPr>
              <w:t>Physical asset Class Properties</w:t>
            </w:r>
            <w:r w:rsidRPr="004A59E2">
              <w:t xml:space="preserve">, and the IDs of </w:t>
            </w:r>
            <w:r w:rsidRPr="004A59E2">
              <w:rPr>
                <w:i/>
              </w:rPr>
              <w:t>Physical asset</w:t>
            </w:r>
            <w:r w:rsidRPr="004A59E2">
              <w:t xml:space="preserve"> that are members of each </w:t>
            </w:r>
            <w:r w:rsidRPr="004A59E2">
              <w:rPr>
                <w:i/>
              </w:rPr>
              <w:t>Physical asset Class</w:t>
            </w:r>
            <w:r w:rsidRPr="004A59E2">
              <w:t>.</w:t>
            </w:r>
          </w:p>
          <w:p w14:paraId="44CDE3A5" w14:textId="77777777" w:rsidR="001F137E" w:rsidRPr="004A59E2" w:rsidRDefault="001F137E" w:rsidP="002A2036">
            <w:pPr>
              <w:pStyle w:val="TABLE-cell"/>
            </w:pPr>
            <w:r w:rsidRPr="004A59E2">
              <w:t xml:space="preserve">PROCESS: Shall define a request that the receiver is to add </w:t>
            </w:r>
            <w:r w:rsidRPr="004A59E2">
              <w:rPr>
                <w:i/>
              </w:rPr>
              <w:t>Physical asset Classes</w:t>
            </w:r>
            <w:r w:rsidRPr="004A59E2">
              <w:t xml:space="preserve">. The message defines suggested IDs for the </w:t>
            </w:r>
            <w:r w:rsidRPr="004A59E2">
              <w:rPr>
                <w:i/>
              </w:rPr>
              <w:t>Physical asset Classes</w:t>
            </w:r>
            <w:r w:rsidRPr="004A59E2">
              <w:t xml:space="preserve"> and properties. The receiver adds the </w:t>
            </w:r>
            <w:r w:rsidRPr="004A59E2">
              <w:rPr>
                <w:i/>
              </w:rPr>
              <w:t>Physical asset Classes</w:t>
            </w:r>
            <w:r w:rsidRPr="004A59E2">
              <w:t xml:space="preserve"> and properties and assigns IDs.  The assigned IDs shall be returned in the ACKNOWLEDGE message.</w:t>
            </w:r>
          </w:p>
          <w:p w14:paraId="29A30A08" w14:textId="77777777" w:rsidR="001F137E" w:rsidRPr="004A59E2" w:rsidRDefault="001F137E" w:rsidP="002A2036">
            <w:pPr>
              <w:pStyle w:val="TABLE-cell"/>
            </w:pPr>
            <w:r w:rsidRPr="004A59E2">
              <w:t xml:space="preserve">CHANGE: Error (no property values are specified). </w:t>
            </w:r>
          </w:p>
          <w:p w14:paraId="6EC4AD9E" w14:textId="77777777" w:rsidR="001F137E" w:rsidRPr="004A59E2" w:rsidRDefault="001F137E" w:rsidP="002A2036">
            <w:pPr>
              <w:pStyle w:val="TABLE-cell"/>
            </w:pPr>
            <w:r w:rsidRPr="004A59E2">
              <w:t xml:space="preserve">CANCEL: Shall define a request that the receiver is to cancel the specified properties for the specified </w:t>
            </w:r>
            <w:r w:rsidRPr="004A59E2">
              <w:rPr>
                <w:i/>
              </w:rPr>
              <w:t>Physical asset Classes</w:t>
            </w:r>
            <w:r w:rsidRPr="004A59E2">
              <w:t xml:space="preserve">. </w:t>
            </w:r>
          </w:p>
          <w:p w14:paraId="0A458901" w14:textId="77777777" w:rsidR="001F137E" w:rsidRPr="004A59E2" w:rsidRDefault="001F137E" w:rsidP="002A2036">
            <w:pPr>
              <w:pStyle w:val="TABLE-cell"/>
            </w:pPr>
            <w:r w:rsidRPr="004A59E2">
              <w:t xml:space="preserve">SYNC ADD: Shall define a request that the receiver is to add the </w:t>
            </w:r>
            <w:r w:rsidRPr="004A59E2">
              <w:rPr>
                <w:i/>
              </w:rPr>
              <w:t>Physical asset Classes</w:t>
            </w:r>
            <w:r w:rsidRPr="004A59E2">
              <w:t xml:space="preserve"> and list of </w:t>
            </w:r>
            <w:r w:rsidRPr="004A59E2">
              <w:rPr>
                <w:i/>
              </w:rPr>
              <w:t>Physical asset Class Properties</w:t>
            </w:r>
            <w:r w:rsidRPr="004A59E2">
              <w:t xml:space="preserve">. </w:t>
            </w:r>
          </w:p>
          <w:p w14:paraId="28A58F8E" w14:textId="77777777" w:rsidR="001F137E" w:rsidRPr="004A59E2" w:rsidRDefault="001F137E" w:rsidP="002A2036">
            <w:pPr>
              <w:pStyle w:val="TABLE-cell"/>
            </w:pPr>
            <w:r w:rsidRPr="004A59E2">
              <w:t>SYNC CHANGE: Error (no property values are specified).</w:t>
            </w:r>
          </w:p>
          <w:p w14:paraId="4DDD1272" w14:textId="2CBAEAE2" w:rsidR="0059222C" w:rsidRDefault="001F137E" w:rsidP="0059222C">
            <w:pPr>
              <w:pStyle w:val="TABLE-cell"/>
              <w:rPr>
                <w:ins w:id="1671" w:author="Dennis Brandl" w:date="2018-03-03T06:33:00Z"/>
              </w:rPr>
            </w:pPr>
            <w:r w:rsidRPr="004A59E2">
              <w:t xml:space="preserve">SYNC DELETE: Shall define a request that the receiver is to delete the specified list of </w:t>
            </w:r>
            <w:r w:rsidRPr="004A59E2">
              <w:rPr>
                <w:i/>
              </w:rPr>
              <w:t>Physical asset Class Properties</w:t>
            </w:r>
            <w:r w:rsidRPr="004A59E2">
              <w:t>.</w:t>
            </w:r>
            <w:ins w:id="1672" w:author="Dennis Brandl" w:date="2018-03-03T06:33:00Z">
              <w:r w:rsidR="0059222C">
                <w:t xml:space="preserve"> </w:t>
              </w:r>
            </w:ins>
          </w:p>
          <w:p w14:paraId="72810A28" w14:textId="3519756F" w:rsidR="001F137E" w:rsidRPr="004A59E2" w:rsidRDefault="0059222C" w:rsidP="0059222C">
            <w:pPr>
              <w:pStyle w:val="TABLE-cell"/>
            </w:pPr>
            <w:ins w:id="1673" w:author="Dennis Brandl" w:date="2018-03-03T06:33:00Z">
              <w:r>
                <w:t xml:space="preserve">NOTIFY: Shall define the creation of a new </w:t>
              </w:r>
              <w:r>
                <w:rPr>
                  <w:i/>
                </w:rPr>
                <w:t>Physical asset Class</w:t>
              </w:r>
              <w:r>
                <w:t>.</w:t>
              </w:r>
            </w:ins>
          </w:p>
        </w:tc>
      </w:tr>
      <w:tr w:rsidR="004A59E2" w:rsidRPr="004A59E2" w14:paraId="7C8A7C91" w14:textId="77777777" w:rsidTr="004A59E2">
        <w:tc>
          <w:tcPr>
            <w:tcW w:w="1172" w:type="dxa"/>
            <w:shd w:val="clear" w:color="auto" w:fill="auto"/>
          </w:tcPr>
          <w:p w14:paraId="63E66482" w14:textId="77777777" w:rsidR="001F137E" w:rsidRPr="004A59E2" w:rsidRDefault="001F137E" w:rsidP="002A2036">
            <w:pPr>
              <w:pStyle w:val="TABLE-cell"/>
            </w:pPr>
            <w:r w:rsidRPr="004A59E2">
              <w:t>IDs specified</w:t>
            </w:r>
          </w:p>
        </w:tc>
        <w:tc>
          <w:tcPr>
            <w:tcW w:w="1258" w:type="dxa"/>
            <w:shd w:val="clear" w:color="auto" w:fill="auto"/>
          </w:tcPr>
          <w:p w14:paraId="18AABDD3" w14:textId="77777777" w:rsidR="001F137E" w:rsidRPr="004A59E2" w:rsidRDefault="001F137E" w:rsidP="002A2036">
            <w:pPr>
              <w:pStyle w:val="TABLE-cell"/>
            </w:pPr>
            <w:r w:rsidRPr="004A59E2">
              <w:t>IDs specified</w:t>
            </w:r>
          </w:p>
        </w:tc>
        <w:tc>
          <w:tcPr>
            <w:tcW w:w="1435" w:type="dxa"/>
            <w:shd w:val="clear" w:color="auto" w:fill="auto"/>
          </w:tcPr>
          <w:p w14:paraId="6940FF06" w14:textId="77777777" w:rsidR="001F137E" w:rsidRPr="004A59E2" w:rsidRDefault="001F137E" w:rsidP="002A2036">
            <w:pPr>
              <w:pStyle w:val="TABLE-cell"/>
            </w:pPr>
            <w:r w:rsidRPr="004A59E2">
              <w:t>Property Value Specified</w:t>
            </w:r>
          </w:p>
        </w:tc>
        <w:tc>
          <w:tcPr>
            <w:tcW w:w="5495" w:type="dxa"/>
            <w:shd w:val="clear" w:color="auto" w:fill="auto"/>
          </w:tcPr>
          <w:p w14:paraId="7D846BEF"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 Classes</w:t>
            </w:r>
            <w:r w:rsidRPr="004A59E2">
              <w:t xml:space="preserve"> where the </w:t>
            </w:r>
            <w:r w:rsidRPr="004A59E2">
              <w:rPr>
                <w:i/>
              </w:rPr>
              <w:t>Physical asset Class Property</w:t>
            </w:r>
            <w:r w:rsidRPr="004A59E2">
              <w:t xml:space="preserve"> value matches the specified property value, all of the specified </w:t>
            </w:r>
            <w:r w:rsidRPr="004A59E2">
              <w:rPr>
                <w:i/>
              </w:rPr>
              <w:t>Physical asset Class Properties</w:t>
            </w:r>
            <w:r w:rsidRPr="004A59E2">
              <w:t xml:space="preserve">, and the IDs of </w:t>
            </w:r>
            <w:r w:rsidRPr="004A59E2">
              <w:rPr>
                <w:i/>
              </w:rPr>
              <w:t>Physical asset</w:t>
            </w:r>
            <w:r w:rsidRPr="004A59E2">
              <w:t xml:space="preserve"> that are members of each </w:t>
            </w:r>
            <w:r w:rsidRPr="004A59E2">
              <w:rPr>
                <w:i/>
              </w:rPr>
              <w:t>Physical asset Class</w:t>
            </w:r>
            <w:r w:rsidRPr="004A59E2">
              <w:t>.</w:t>
            </w:r>
          </w:p>
          <w:p w14:paraId="5C2D9919" w14:textId="77777777" w:rsidR="001F137E" w:rsidRPr="004A59E2" w:rsidRDefault="001F137E" w:rsidP="002A2036">
            <w:pPr>
              <w:pStyle w:val="TABLE-cell"/>
            </w:pPr>
            <w:r w:rsidRPr="004A59E2">
              <w:t xml:space="preserve">PROCESS: Shall define a request that the receiver is to add </w:t>
            </w:r>
            <w:r w:rsidRPr="004A59E2">
              <w:rPr>
                <w:i/>
              </w:rPr>
              <w:t>Physical asset Classes</w:t>
            </w:r>
            <w:r w:rsidRPr="004A59E2">
              <w:t xml:space="preserve">. The message defines suggested IDs for the </w:t>
            </w:r>
            <w:r w:rsidRPr="004A59E2">
              <w:rPr>
                <w:i/>
              </w:rPr>
              <w:t>Physical asset Classes</w:t>
            </w:r>
            <w:r w:rsidRPr="004A59E2">
              <w:t xml:space="preserve"> and properties, and values for the properties. The receiver adds the </w:t>
            </w:r>
            <w:r w:rsidRPr="004A59E2">
              <w:rPr>
                <w:i/>
              </w:rPr>
              <w:t>Physical asset Classes</w:t>
            </w:r>
            <w:r w:rsidRPr="004A59E2">
              <w:t xml:space="preserve"> and properties and assigns IDs.  The assigned IDs shall be returned in the ACKNOWLEDGE message.</w:t>
            </w:r>
          </w:p>
          <w:p w14:paraId="5C5735DD" w14:textId="77777777" w:rsidR="001F137E" w:rsidRPr="004A59E2" w:rsidRDefault="001F137E" w:rsidP="002A2036">
            <w:pPr>
              <w:pStyle w:val="TABLE-cell"/>
            </w:pPr>
            <w:r w:rsidRPr="004A59E2">
              <w:t xml:space="preserve">CHANGE: Shall define a request that the receiver is to change the values of the specified properties for the specified </w:t>
            </w:r>
            <w:r w:rsidRPr="004A59E2">
              <w:rPr>
                <w:i/>
              </w:rPr>
              <w:t>Physical asset Classes</w:t>
            </w:r>
            <w:r w:rsidRPr="004A59E2">
              <w:t xml:space="preserve"> to the specified values.  A RESPOND message may be used to communicate agreement, disagreement, or changes made to the CHANGE message data.</w:t>
            </w:r>
          </w:p>
          <w:p w14:paraId="18BA3AB3" w14:textId="77777777" w:rsidR="001F137E" w:rsidRPr="004A59E2" w:rsidRDefault="001F137E" w:rsidP="002A2036">
            <w:pPr>
              <w:pStyle w:val="TABLE-cell"/>
            </w:pPr>
            <w:r w:rsidRPr="004A59E2">
              <w:t xml:space="preserve">CANCEL: Shall define a request that the receiver is to cancel the specified properties of the </w:t>
            </w:r>
            <w:r w:rsidRPr="004A59E2">
              <w:rPr>
                <w:i/>
              </w:rPr>
              <w:t>Physical asset Classes</w:t>
            </w:r>
            <w:r w:rsidRPr="004A59E2">
              <w:t xml:space="preserve"> that have the specified property value. </w:t>
            </w:r>
          </w:p>
          <w:p w14:paraId="3B6AAF95" w14:textId="77777777" w:rsidR="001F137E" w:rsidRPr="004A59E2" w:rsidRDefault="001F137E" w:rsidP="002A2036">
            <w:pPr>
              <w:pStyle w:val="TABLE-cell"/>
            </w:pPr>
            <w:r w:rsidRPr="004A59E2">
              <w:t xml:space="preserve">SYNC ADD: Shall define a request that the receiver is to add the specified </w:t>
            </w:r>
            <w:r w:rsidRPr="004A59E2">
              <w:rPr>
                <w:i/>
              </w:rPr>
              <w:t>Physical asset Classes</w:t>
            </w:r>
            <w:r w:rsidRPr="004A59E2">
              <w:t xml:space="preserve">, list of properties and property values. </w:t>
            </w:r>
          </w:p>
          <w:p w14:paraId="06DEB6B5" w14:textId="77777777" w:rsidR="001F137E" w:rsidRPr="004A59E2" w:rsidRDefault="001F137E" w:rsidP="002A2036">
            <w:pPr>
              <w:pStyle w:val="TABLE-cell"/>
            </w:pPr>
            <w:r w:rsidRPr="004A59E2">
              <w:t xml:space="preserve">SYNC CHANGE: Shall define a request that the receiver is to change the values of the specified list of properties for the specified </w:t>
            </w:r>
            <w:r w:rsidRPr="004A59E2">
              <w:rPr>
                <w:i/>
              </w:rPr>
              <w:t>Physical asset Classes</w:t>
            </w:r>
            <w:r w:rsidRPr="004A59E2">
              <w:t xml:space="preserve"> to the specified values.</w:t>
            </w:r>
          </w:p>
          <w:p w14:paraId="19D1A57D" w14:textId="487E8BF2" w:rsidR="0059222C" w:rsidRDefault="001F137E" w:rsidP="0059222C">
            <w:pPr>
              <w:pStyle w:val="TABLE-cell"/>
              <w:rPr>
                <w:ins w:id="1674" w:author="Dennis Brandl" w:date="2018-03-03T06:34:00Z"/>
              </w:rPr>
            </w:pPr>
            <w:r w:rsidRPr="004A59E2">
              <w:t xml:space="preserve">SYNC DELETE: Shall define a request that the receiver is to delete the specified list of </w:t>
            </w:r>
            <w:r w:rsidRPr="004A59E2">
              <w:rPr>
                <w:i/>
              </w:rPr>
              <w:t xml:space="preserve">Physical asset Class Properties </w:t>
            </w:r>
            <w:r w:rsidRPr="004A59E2">
              <w:t xml:space="preserve">of the specified </w:t>
            </w:r>
            <w:r w:rsidRPr="004A59E2">
              <w:rPr>
                <w:i/>
              </w:rPr>
              <w:t>Physical asset Classes</w:t>
            </w:r>
            <w:r w:rsidRPr="004A59E2">
              <w:t xml:space="preserve"> that have the specified property value.</w:t>
            </w:r>
            <w:ins w:id="1675" w:author="Dennis Brandl" w:date="2018-03-03T06:34:00Z">
              <w:r w:rsidR="0059222C">
                <w:t xml:space="preserve"> </w:t>
              </w:r>
            </w:ins>
          </w:p>
          <w:p w14:paraId="2913ED7C" w14:textId="1AC66788" w:rsidR="001F137E" w:rsidRPr="004A59E2" w:rsidRDefault="0059222C" w:rsidP="0059222C">
            <w:pPr>
              <w:pStyle w:val="TABLE-cell"/>
            </w:pPr>
            <w:ins w:id="1676" w:author="Dennis Brandl" w:date="2018-03-03T06:34:00Z">
              <w:r>
                <w:t xml:space="preserve">NOTIFY: Shall define the creation of a new </w:t>
              </w:r>
              <w:r>
                <w:rPr>
                  <w:i/>
                </w:rPr>
                <w:t>Physical asset Class</w:t>
              </w:r>
              <w:r>
                <w:t>.</w:t>
              </w:r>
            </w:ins>
          </w:p>
        </w:tc>
      </w:tr>
      <w:tr w:rsidR="004A59E2" w:rsidRPr="004A59E2" w14:paraId="642F0040" w14:textId="77777777" w:rsidTr="004A59E2">
        <w:tc>
          <w:tcPr>
            <w:tcW w:w="1172" w:type="dxa"/>
            <w:shd w:val="clear" w:color="auto" w:fill="auto"/>
          </w:tcPr>
          <w:p w14:paraId="67D9D4AA" w14:textId="77777777" w:rsidR="001F137E" w:rsidRPr="004A59E2" w:rsidRDefault="001F137E" w:rsidP="002A2036">
            <w:pPr>
              <w:pStyle w:val="TABLE-cell"/>
            </w:pPr>
            <w:r w:rsidRPr="004A59E2">
              <w:t>Wildcard specified</w:t>
            </w:r>
          </w:p>
        </w:tc>
        <w:tc>
          <w:tcPr>
            <w:tcW w:w="1258" w:type="dxa"/>
            <w:shd w:val="clear" w:color="auto" w:fill="auto"/>
          </w:tcPr>
          <w:p w14:paraId="2AC05FB1" w14:textId="77777777" w:rsidR="001F137E" w:rsidRPr="004A59E2" w:rsidRDefault="001F137E" w:rsidP="002A2036">
            <w:pPr>
              <w:pStyle w:val="TABLE-cell"/>
              <w:rPr>
                <w:i/>
              </w:rPr>
            </w:pPr>
            <w:r w:rsidRPr="004A59E2">
              <w:rPr>
                <w:i/>
              </w:rPr>
              <w:t>not specified</w:t>
            </w:r>
          </w:p>
        </w:tc>
        <w:tc>
          <w:tcPr>
            <w:tcW w:w="1435" w:type="dxa"/>
            <w:shd w:val="clear" w:color="auto" w:fill="auto"/>
          </w:tcPr>
          <w:p w14:paraId="3123CC4A" w14:textId="77777777" w:rsidR="001F137E" w:rsidRPr="004A59E2" w:rsidRDefault="001F137E" w:rsidP="002A2036">
            <w:pPr>
              <w:pStyle w:val="TABLE-cell"/>
              <w:rPr>
                <w:i/>
              </w:rPr>
            </w:pPr>
            <w:r w:rsidRPr="004A59E2">
              <w:rPr>
                <w:i/>
              </w:rPr>
              <w:t>not specified</w:t>
            </w:r>
          </w:p>
        </w:tc>
        <w:tc>
          <w:tcPr>
            <w:tcW w:w="5495" w:type="dxa"/>
            <w:shd w:val="clear" w:color="auto" w:fill="auto"/>
          </w:tcPr>
          <w:p w14:paraId="4560F532" w14:textId="77777777" w:rsidR="001F137E" w:rsidRPr="004A59E2" w:rsidRDefault="001F137E" w:rsidP="002A2036">
            <w:pPr>
              <w:pStyle w:val="TABLE-cell"/>
            </w:pPr>
            <w:r w:rsidRPr="004A59E2">
              <w:t xml:space="preserve">GET: Shall define a request that the receiver is to return, in a SHOW message, all attributes and properties about the </w:t>
            </w:r>
            <w:r w:rsidRPr="004A59E2">
              <w:rPr>
                <w:i/>
              </w:rPr>
              <w:t>Physical asset Classes</w:t>
            </w:r>
            <w:r w:rsidRPr="004A59E2">
              <w:t xml:space="preserve"> that match the wildcard ID and the IDs of </w:t>
            </w:r>
            <w:r w:rsidRPr="004A59E2">
              <w:rPr>
                <w:i/>
              </w:rPr>
              <w:t>Physical asset</w:t>
            </w:r>
            <w:r w:rsidRPr="004A59E2">
              <w:t xml:space="preserve"> that are members of each </w:t>
            </w:r>
            <w:r w:rsidRPr="004A59E2">
              <w:rPr>
                <w:i/>
              </w:rPr>
              <w:t>Physical asset Class</w:t>
            </w:r>
            <w:r w:rsidRPr="004A59E2">
              <w:t>.</w:t>
            </w:r>
          </w:p>
          <w:p w14:paraId="33AB4F7D" w14:textId="77777777" w:rsidR="001F137E" w:rsidRPr="004A59E2" w:rsidRDefault="001F137E" w:rsidP="002A2036">
            <w:pPr>
              <w:pStyle w:val="TABLE-cell"/>
            </w:pPr>
            <w:r w:rsidRPr="004A59E2">
              <w:t>Example 1</w:t>
            </w:r>
            <w:r w:rsidRPr="004A59E2">
              <w:tab/>
              <w:t xml:space="preserve">To return all </w:t>
            </w:r>
            <w:r w:rsidRPr="004A59E2">
              <w:rPr>
                <w:i/>
              </w:rPr>
              <w:t>Physical asset Classes</w:t>
            </w:r>
            <w:r w:rsidRPr="004A59E2">
              <w:t>, specify a “*” as the wildcard.</w:t>
            </w:r>
          </w:p>
          <w:p w14:paraId="4E153D75" w14:textId="77777777" w:rsidR="001F137E" w:rsidRPr="004A59E2" w:rsidRDefault="001F137E" w:rsidP="002A2036">
            <w:pPr>
              <w:pStyle w:val="TABLE-cell"/>
            </w:pPr>
            <w:r w:rsidRPr="004A59E2">
              <w:t>PROCESS: Error.</w:t>
            </w:r>
          </w:p>
          <w:p w14:paraId="1FE3A38C" w14:textId="77777777" w:rsidR="001F137E" w:rsidRPr="004A59E2" w:rsidRDefault="001F137E" w:rsidP="002A2036">
            <w:pPr>
              <w:pStyle w:val="TABLE-cell"/>
            </w:pPr>
            <w:r w:rsidRPr="004A59E2">
              <w:t xml:space="preserve">CHANGE: Error (no property values are specified). </w:t>
            </w:r>
          </w:p>
          <w:p w14:paraId="7B05F6DD" w14:textId="77777777" w:rsidR="001F137E" w:rsidRPr="004A59E2" w:rsidRDefault="001F137E" w:rsidP="002A2036">
            <w:pPr>
              <w:pStyle w:val="TABLE-cell"/>
            </w:pPr>
            <w:r w:rsidRPr="004A59E2">
              <w:t xml:space="preserve">CANCEL: Shall define a request that the receiver is to cancel all </w:t>
            </w:r>
            <w:r w:rsidRPr="004A59E2">
              <w:rPr>
                <w:i/>
              </w:rPr>
              <w:t>Physical asset Classes</w:t>
            </w:r>
            <w:r w:rsidRPr="004A59E2">
              <w:t xml:space="preserve"> matching the wildcard ID. </w:t>
            </w:r>
          </w:p>
          <w:p w14:paraId="2EDC87A7" w14:textId="77777777" w:rsidR="001F137E" w:rsidRPr="004A59E2" w:rsidRDefault="001F137E" w:rsidP="002A2036">
            <w:pPr>
              <w:pStyle w:val="TABLE-cell"/>
            </w:pPr>
            <w:r w:rsidRPr="004A59E2">
              <w:t>SYNC ADD: Error.</w:t>
            </w:r>
          </w:p>
          <w:p w14:paraId="5D4CE5D0" w14:textId="77777777" w:rsidR="001F137E" w:rsidRPr="004A59E2" w:rsidRDefault="001F137E" w:rsidP="002A2036">
            <w:pPr>
              <w:pStyle w:val="TABLE-cell"/>
            </w:pPr>
            <w:r w:rsidRPr="004A59E2">
              <w:t>SYNC CHANGE: Error (no property values are specified).</w:t>
            </w:r>
          </w:p>
          <w:p w14:paraId="39CB9DF4" w14:textId="77777777" w:rsidR="001F137E" w:rsidRDefault="001F137E" w:rsidP="002A2036">
            <w:pPr>
              <w:pStyle w:val="TABLE-cell"/>
              <w:rPr>
                <w:ins w:id="1677" w:author="Dennis Brandl" w:date="2018-03-03T06:34:00Z"/>
              </w:rPr>
            </w:pPr>
            <w:r w:rsidRPr="004A59E2">
              <w:lastRenderedPageBreak/>
              <w:t xml:space="preserve">SYNC DELETE: Shall define a request that the receiver is to delete all </w:t>
            </w:r>
            <w:r w:rsidRPr="004A59E2">
              <w:rPr>
                <w:i/>
              </w:rPr>
              <w:t>Physical asset Classes</w:t>
            </w:r>
            <w:r w:rsidRPr="004A59E2">
              <w:t xml:space="preserve"> matching the wildcard ID.</w:t>
            </w:r>
          </w:p>
          <w:p w14:paraId="6A1935BA" w14:textId="537767B7" w:rsidR="0059222C" w:rsidRPr="004A59E2" w:rsidRDefault="0059222C" w:rsidP="002A2036">
            <w:pPr>
              <w:pStyle w:val="TABLE-cell"/>
            </w:pPr>
            <w:ins w:id="1678" w:author="Dennis Brandl" w:date="2018-03-03T06:34:00Z">
              <w:r>
                <w:t>NOTIFY: Error.</w:t>
              </w:r>
            </w:ins>
          </w:p>
        </w:tc>
      </w:tr>
      <w:tr w:rsidR="004A59E2" w:rsidRPr="004A59E2" w14:paraId="2FB095CE" w14:textId="77777777" w:rsidTr="004A59E2">
        <w:tc>
          <w:tcPr>
            <w:tcW w:w="1172" w:type="dxa"/>
            <w:shd w:val="clear" w:color="auto" w:fill="auto"/>
          </w:tcPr>
          <w:p w14:paraId="7A2995BA" w14:textId="77777777" w:rsidR="001F137E" w:rsidRPr="004A59E2" w:rsidRDefault="001F137E" w:rsidP="002A2036">
            <w:pPr>
              <w:pStyle w:val="TABLE-cell"/>
            </w:pPr>
            <w:r w:rsidRPr="004A59E2">
              <w:t>Wildcard specified</w:t>
            </w:r>
          </w:p>
        </w:tc>
        <w:tc>
          <w:tcPr>
            <w:tcW w:w="1258" w:type="dxa"/>
            <w:shd w:val="clear" w:color="auto" w:fill="auto"/>
          </w:tcPr>
          <w:p w14:paraId="2861F1CA" w14:textId="77777777" w:rsidR="001F137E" w:rsidRPr="004A59E2" w:rsidRDefault="001F137E" w:rsidP="002A2036">
            <w:pPr>
              <w:pStyle w:val="TABLE-cell"/>
            </w:pPr>
            <w:r w:rsidRPr="004A59E2">
              <w:t>Wildcard specified</w:t>
            </w:r>
          </w:p>
        </w:tc>
        <w:tc>
          <w:tcPr>
            <w:tcW w:w="1435" w:type="dxa"/>
            <w:shd w:val="clear" w:color="auto" w:fill="auto"/>
          </w:tcPr>
          <w:p w14:paraId="5085978A" w14:textId="77777777" w:rsidR="001F137E" w:rsidRPr="004A59E2" w:rsidRDefault="001F137E" w:rsidP="002A2036">
            <w:pPr>
              <w:pStyle w:val="TABLE-cell"/>
              <w:rPr>
                <w:i/>
              </w:rPr>
            </w:pPr>
            <w:r w:rsidRPr="004A59E2">
              <w:rPr>
                <w:i/>
              </w:rPr>
              <w:t>not specified</w:t>
            </w:r>
          </w:p>
        </w:tc>
        <w:tc>
          <w:tcPr>
            <w:tcW w:w="5495" w:type="dxa"/>
            <w:shd w:val="clear" w:color="auto" w:fill="auto"/>
          </w:tcPr>
          <w:p w14:paraId="30137C13" w14:textId="77777777" w:rsidR="001F137E" w:rsidRPr="004A59E2" w:rsidRDefault="001F137E" w:rsidP="002A2036">
            <w:pPr>
              <w:pStyle w:val="TABLE-cell"/>
            </w:pPr>
            <w:r w:rsidRPr="004A59E2">
              <w:t xml:space="preserve">GET: Shall define a request that the receiver is to return, in a SHOW message, all attributes of the </w:t>
            </w:r>
            <w:r w:rsidRPr="004A59E2">
              <w:rPr>
                <w:i/>
              </w:rPr>
              <w:t>Physical Asset Classes</w:t>
            </w:r>
            <w:r w:rsidRPr="004A59E2">
              <w:t xml:space="preserve"> that match the wildcard IDs, and for each class return all </w:t>
            </w:r>
            <w:r w:rsidRPr="004A59E2">
              <w:rPr>
                <w:i/>
              </w:rPr>
              <w:t>Physical Asset Class Properties</w:t>
            </w:r>
            <w:r w:rsidRPr="004A59E2">
              <w:t xml:space="preserve"> that match the property ID wildcards, and the IDs of </w:t>
            </w:r>
            <w:r w:rsidRPr="004A59E2">
              <w:rPr>
                <w:i/>
              </w:rPr>
              <w:t>Physical Asset</w:t>
            </w:r>
            <w:r w:rsidRPr="004A59E2">
              <w:t xml:space="preserve"> that are members of each </w:t>
            </w:r>
            <w:r w:rsidRPr="004A59E2">
              <w:rPr>
                <w:i/>
              </w:rPr>
              <w:t>Physical Asset Class</w:t>
            </w:r>
            <w:r w:rsidRPr="004A59E2">
              <w:t>.</w:t>
            </w:r>
          </w:p>
          <w:p w14:paraId="768BB0CD" w14:textId="77777777" w:rsidR="001F137E" w:rsidRPr="004A59E2" w:rsidRDefault="001F137E" w:rsidP="002A2036">
            <w:pPr>
              <w:pStyle w:val="TABLE-cell"/>
            </w:pPr>
            <w:r w:rsidRPr="004A59E2">
              <w:t>Example 2</w:t>
            </w:r>
            <w:r w:rsidRPr="004A59E2">
              <w:tab/>
              <w:t xml:space="preserve">To return a single property, specify the </w:t>
            </w:r>
            <w:r w:rsidRPr="004A59E2">
              <w:rPr>
                <w:i/>
              </w:rPr>
              <w:t>Physical Asset Class</w:t>
            </w:r>
            <w:r w:rsidRPr="004A59E2">
              <w:t xml:space="preserve"> </w:t>
            </w:r>
            <w:r w:rsidRPr="004A59E2">
              <w:rPr>
                <w:i/>
              </w:rPr>
              <w:t>Property</w:t>
            </w:r>
            <w:r w:rsidRPr="004A59E2">
              <w:t xml:space="preserve"> ID in the property ID wildcard.</w:t>
            </w:r>
          </w:p>
          <w:p w14:paraId="680AA8BF" w14:textId="77777777" w:rsidR="001F137E" w:rsidRPr="004A59E2" w:rsidRDefault="001F137E" w:rsidP="002A2036">
            <w:pPr>
              <w:pStyle w:val="TABLE-cell"/>
            </w:pPr>
            <w:r w:rsidRPr="004A59E2">
              <w:t>Example 3</w:t>
            </w:r>
            <w:r w:rsidRPr="004A59E2">
              <w:tab/>
              <w:t xml:space="preserve">To return all </w:t>
            </w:r>
            <w:r w:rsidRPr="004A59E2">
              <w:rPr>
                <w:i/>
              </w:rPr>
              <w:t>Physical Asset Class Properties</w:t>
            </w:r>
            <w:r w:rsidRPr="004A59E2">
              <w:t>, specify a “*” as the property ID wildcard.</w:t>
            </w:r>
          </w:p>
          <w:p w14:paraId="7BF8A663" w14:textId="77777777" w:rsidR="001F137E" w:rsidRPr="004A59E2" w:rsidRDefault="001F137E" w:rsidP="002A2036">
            <w:pPr>
              <w:pStyle w:val="TABLE-cell"/>
            </w:pPr>
            <w:r w:rsidRPr="004A59E2">
              <w:t>Example 4</w:t>
            </w:r>
            <w:r w:rsidRPr="004A59E2">
              <w:tab/>
              <w:t xml:space="preserve">To return a single </w:t>
            </w:r>
            <w:r w:rsidRPr="004A59E2">
              <w:rPr>
                <w:i/>
              </w:rPr>
              <w:t>Physical Asset Class</w:t>
            </w:r>
            <w:r w:rsidRPr="004A59E2">
              <w:t>, specify the ID in the wildcard ID.</w:t>
            </w:r>
          </w:p>
          <w:p w14:paraId="0D141F9A" w14:textId="77777777" w:rsidR="001F137E" w:rsidRPr="004A59E2" w:rsidRDefault="001F137E" w:rsidP="002A2036">
            <w:pPr>
              <w:pStyle w:val="TABLE-cell"/>
            </w:pPr>
            <w:r w:rsidRPr="004A59E2">
              <w:t>Example 5</w:t>
            </w:r>
            <w:r w:rsidRPr="004A59E2">
              <w:tab/>
              <w:t xml:space="preserve">To return all </w:t>
            </w:r>
            <w:r w:rsidRPr="004A59E2">
              <w:rPr>
                <w:i/>
              </w:rPr>
              <w:t>Physical Asset Classes</w:t>
            </w:r>
            <w:r w:rsidRPr="004A59E2">
              <w:t>, specify a “*” as the ID wildcard.</w:t>
            </w:r>
          </w:p>
          <w:p w14:paraId="580CFF55" w14:textId="77777777" w:rsidR="001F137E" w:rsidRPr="004A59E2" w:rsidRDefault="001F137E" w:rsidP="002A2036">
            <w:pPr>
              <w:pStyle w:val="TABLE-cell"/>
            </w:pPr>
            <w:r w:rsidRPr="004A59E2">
              <w:t>PROCESS: Error.</w:t>
            </w:r>
          </w:p>
          <w:p w14:paraId="05AC360D" w14:textId="77777777" w:rsidR="001F137E" w:rsidRPr="004A59E2" w:rsidRDefault="001F137E" w:rsidP="002A2036">
            <w:pPr>
              <w:pStyle w:val="TABLE-cell"/>
            </w:pPr>
            <w:r w:rsidRPr="004A59E2">
              <w:t xml:space="preserve">CHANGE: Error (no property values are specified). </w:t>
            </w:r>
          </w:p>
          <w:p w14:paraId="3AA23FDA" w14:textId="77777777" w:rsidR="001F137E" w:rsidRPr="004A59E2" w:rsidRDefault="001F137E" w:rsidP="002A2036">
            <w:pPr>
              <w:pStyle w:val="TABLE-cell"/>
            </w:pPr>
            <w:r w:rsidRPr="004A59E2">
              <w:t xml:space="preserve">CANCEL: Shall define a request that the receiver is to cancel all </w:t>
            </w:r>
            <w:r w:rsidRPr="004A59E2">
              <w:rPr>
                <w:i/>
              </w:rPr>
              <w:t>Physical Asset Class Properties</w:t>
            </w:r>
            <w:r w:rsidRPr="004A59E2">
              <w:t xml:space="preserve"> matching the property ID wildcard of all </w:t>
            </w:r>
            <w:r w:rsidRPr="004A59E2">
              <w:rPr>
                <w:i/>
              </w:rPr>
              <w:t>Physical Asset Classes</w:t>
            </w:r>
            <w:r w:rsidRPr="004A59E2">
              <w:t xml:space="preserve"> that match the ID wildcard. </w:t>
            </w:r>
          </w:p>
          <w:p w14:paraId="7D7871B2" w14:textId="77777777" w:rsidR="001F137E" w:rsidRPr="004A59E2" w:rsidRDefault="001F137E" w:rsidP="002A2036">
            <w:pPr>
              <w:pStyle w:val="TABLE-cell"/>
            </w:pPr>
            <w:r w:rsidRPr="004A59E2">
              <w:t>SYNC ADD: Error.</w:t>
            </w:r>
          </w:p>
          <w:p w14:paraId="10AEC243" w14:textId="77777777" w:rsidR="001F137E" w:rsidRPr="004A59E2" w:rsidRDefault="001F137E" w:rsidP="002A2036">
            <w:pPr>
              <w:pStyle w:val="TABLE-cell"/>
            </w:pPr>
            <w:r w:rsidRPr="004A59E2">
              <w:t>SYNC CHANGE: Error (no property values are specified).</w:t>
            </w:r>
          </w:p>
          <w:p w14:paraId="26D2BBA9" w14:textId="77777777" w:rsidR="001F137E" w:rsidRDefault="001F137E" w:rsidP="002A2036">
            <w:pPr>
              <w:pStyle w:val="TABLE-cell"/>
              <w:rPr>
                <w:ins w:id="1679" w:author="Dennis Brandl" w:date="2018-03-03T06:34:00Z"/>
              </w:rPr>
            </w:pPr>
            <w:r w:rsidRPr="004A59E2">
              <w:t xml:space="preserve">SYNC DELETE: Shall define a request that the receiver is to delete all </w:t>
            </w:r>
            <w:r w:rsidRPr="004A59E2">
              <w:rPr>
                <w:i/>
              </w:rPr>
              <w:t>Physical Asset Class Properties</w:t>
            </w:r>
            <w:r w:rsidRPr="004A59E2">
              <w:t xml:space="preserve"> matching the property ID wildcard of all </w:t>
            </w:r>
            <w:r w:rsidRPr="004A59E2">
              <w:rPr>
                <w:i/>
              </w:rPr>
              <w:t>Physical Asset Classes</w:t>
            </w:r>
            <w:r w:rsidRPr="004A59E2">
              <w:t xml:space="preserve"> that match the ID wildcard. </w:t>
            </w:r>
          </w:p>
          <w:p w14:paraId="1B5F3CEA" w14:textId="7D76169C" w:rsidR="0059222C" w:rsidRPr="004A59E2" w:rsidRDefault="0059222C" w:rsidP="002A2036">
            <w:pPr>
              <w:pStyle w:val="TABLE-cell"/>
            </w:pPr>
            <w:ins w:id="1680" w:author="Dennis Brandl" w:date="2018-03-03T06:34:00Z">
              <w:r>
                <w:t>NOTIFY: Error.</w:t>
              </w:r>
            </w:ins>
          </w:p>
        </w:tc>
      </w:tr>
    </w:tbl>
    <w:p w14:paraId="246FCD8A" w14:textId="77777777" w:rsidR="001F137E" w:rsidRPr="000615A5" w:rsidRDefault="001F137E" w:rsidP="009A3909">
      <w:pPr>
        <w:pStyle w:val="NOTE"/>
      </w:pPr>
    </w:p>
    <w:p w14:paraId="702CE878" w14:textId="77777777" w:rsidR="001F137E" w:rsidRPr="000615A5" w:rsidRDefault="001F137E" w:rsidP="009A3909">
      <w:pPr>
        <w:pStyle w:val="Heading3"/>
      </w:pPr>
      <w:bookmarkStart w:id="1681" w:name="_Toc507944871"/>
      <w:r w:rsidRPr="000615A5">
        <w:t>Physical asset verbs</w:t>
      </w:r>
      <w:bookmarkEnd w:id="1681"/>
    </w:p>
    <w:p w14:paraId="05DF2C6C" w14:textId="7427760B"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4A59E2">
        <w:rPr>
          <w:i/>
        </w:rPr>
        <w:t>physical asset</w:t>
      </w:r>
      <w:r w:rsidR="001F137E" w:rsidRPr="000615A5">
        <w:t xml:space="preserve"> noun.   </w:t>
      </w:r>
    </w:p>
    <w:p w14:paraId="5DB7E334" w14:textId="2494B1C7" w:rsidR="001F137E" w:rsidRPr="000615A5" w:rsidRDefault="003932B6" w:rsidP="001F137E">
      <w:pPr>
        <w:pStyle w:val="NOTE"/>
        <w:ind w:left="624" w:hanging="624"/>
      </w:pPr>
      <w:r>
        <w:t>NOTE</w:t>
      </w:r>
      <w:r w:rsidR="001F137E" w:rsidRPr="000615A5">
        <w:tab/>
        <w:t xml:space="preserve">This contains information about </w:t>
      </w:r>
      <w:r w:rsidR="001F137E" w:rsidRPr="004A59E2">
        <w:rPr>
          <w:i/>
        </w:rPr>
        <w:t>physical asset</w:t>
      </w:r>
      <w:r w:rsidR="001F137E" w:rsidRPr="000615A5">
        <w:t xml:space="preserve"> and the </w:t>
      </w:r>
      <w:r w:rsidR="001F137E" w:rsidRPr="004A59E2">
        <w:rPr>
          <w:i/>
        </w:rPr>
        <w:t>physical asset properties</w:t>
      </w:r>
      <w:r w:rsidR="001F137E" w:rsidRPr="000615A5">
        <w:t xml:space="preserve">.  The returned information does not contain the </w:t>
      </w:r>
      <w:r w:rsidR="001F137E" w:rsidRPr="004A59E2">
        <w:rPr>
          <w:i/>
        </w:rPr>
        <w:t>physical asset class</w:t>
      </w:r>
      <w:r w:rsidR="001F137E" w:rsidRPr="000615A5">
        <w:t xml:space="preserve"> objects associated with the </w:t>
      </w:r>
      <w:r w:rsidR="001F137E" w:rsidRPr="004A59E2">
        <w:rPr>
          <w:i/>
        </w:rPr>
        <w:t>physical asset</w:t>
      </w:r>
      <w:r w:rsidR="001F137E" w:rsidRPr="000615A5">
        <w:t xml:space="preserve">, but only the IDs of the physical asset classes the physical asset belongs to. </w:t>
      </w:r>
    </w:p>
    <w:p w14:paraId="72943607" w14:textId="77777777" w:rsidR="001F137E" w:rsidRPr="000615A5" w:rsidRDefault="001F137E" w:rsidP="009A3909">
      <w:pPr>
        <w:pStyle w:val="Heading3"/>
      </w:pPr>
      <w:bookmarkStart w:id="1682" w:name="_Toc507944872"/>
      <w:r w:rsidRPr="000615A5">
        <w:t>Physical asset verb actions</w:t>
      </w:r>
      <w:bookmarkEnd w:id="1682"/>
    </w:p>
    <w:p w14:paraId="3AE99936" w14:textId="7F9BBEF0" w:rsidR="001F137E" w:rsidRPr="000615A5" w:rsidRDefault="001F137E" w:rsidP="002A2036">
      <w:pPr>
        <w:pStyle w:val="PARAGRAPH"/>
      </w:pPr>
      <w:r w:rsidRPr="000615A5">
        <w:t xml:space="preserve">The actions performed on a </w:t>
      </w:r>
      <w:r w:rsidRPr="004A59E2">
        <w:rPr>
          <w:i/>
        </w:rPr>
        <w:t xml:space="preserve">physical asset </w:t>
      </w:r>
      <w:r w:rsidR="00751BC9">
        <w:rPr>
          <w:i/>
        </w:rPr>
        <w:t>noun are defined in</w:t>
      </w:r>
      <w:r w:rsidRPr="000615A5">
        <w:t xml:space="preserve"> </w:t>
      </w:r>
      <w:r w:rsidRPr="000615A5">
        <w:fldChar w:fldCharType="begin"/>
      </w:r>
      <w:r w:rsidRPr="000615A5">
        <w:instrText xml:space="preserve"> REF _Ref106949257 </w:instrText>
      </w:r>
      <w:r w:rsidRPr="000615A5">
        <w:fldChar w:fldCharType="separate"/>
      </w:r>
      <w:r w:rsidR="00FA7DD5" w:rsidRPr="000615A5">
        <w:t xml:space="preserve">Table </w:t>
      </w:r>
      <w:r w:rsidR="00FA7DD5">
        <w:rPr>
          <w:noProof/>
        </w:rPr>
        <w:t>14</w:t>
      </w:r>
      <w:r w:rsidRPr="000615A5">
        <w:fldChar w:fldCharType="end"/>
      </w:r>
      <w:r w:rsidRPr="000615A5">
        <w:t>.</w:t>
      </w:r>
    </w:p>
    <w:p w14:paraId="2EA79166" w14:textId="14F8EABC" w:rsidR="001F137E" w:rsidRPr="000615A5" w:rsidRDefault="001F137E" w:rsidP="00BF396C">
      <w:pPr>
        <w:pStyle w:val="TABLE-title"/>
      </w:pPr>
      <w:bookmarkStart w:id="1683" w:name="_Ref106949257"/>
      <w:bookmarkStart w:id="1684" w:name="_Toc61597317"/>
      <w:bookmarkStart w:id="1685" w:name="_Toc66633544"/>
      <w:bookmarkStart w:id="1686" w:name="_Toc93913234"/>
      <w:bookmarkStart w:id="1687" w:name="_Toc94085656"/>
      <w:bookmarkStart w:id="1688" w:name="_Toc99938138"/>
      <w:bookmarkStart w:id="1689" w:name="_Toc104708477"/>
      <w:bookmarkStart w:id="1690" w:name="_Toc111971581"/>
      <w:bookmarkStart w:id="1691" w:name="_Toc111991834"/>
      <w:bookmarkStart w:id="1692" w:name="_Toc112730161"/>
      <w:bookmarkStart w:id="1693" w:name="_Toc120010357"/>
      <w:bookmarkStart w:id="1694" w:name="_Toc130399772"/>
      <w:bookmarkStart w:id="1695" w:name="_Toc131732203"/>
      <w:bookmarkStart w:id="1696" w:name="_Toc134537672"/>
      <w:bookmarkStart w:id="1697" w:name="_Toc483857368"/>
      <w:r w:rsidRPr="000615A5">
        <w:t xml:space="preserve">Table </w:t>
      </w:r>
      <w:r w:rsidRPr="000615A5">
        <w:fldChar w:fldCharType="begin"/>
      </w:r>
      <w:r w:rsidRPr="000615A5">
        <w:instrText xml:space="preserve"> SEQ Table \* ARABIC </w:instrText>
      </w:r>
      <w:r w:rsidRPr="000615A5">
        <w:fldChar w:fldCharType="separate"/>
      </w:r>
      <w:r w:rsidR="00FA7DD5">
        <w:rPr>
          <w:noProof/>
        </w:rPr>
        <w:t>14</w:t>
      </w:r>
      <w:r w:rsidRPr="000615A5">
        <w:fldChar w:fldCharType="end"/>
      </w:r>
      <w:bookmarkEnd w:id="1683"/>
      <w:r w:rsidRPr="000615A5">
        <w:t xml:space="preserve"> </w:t>
      </w:r>
      <w:r w:rsidR="00270E45">
        <w:t>–</w:t>
      </w:r>
      <w:r w:rsidRPr="000615A5">
        <w:t xml:space="preserve"> Physical</w:t>
      </w:r>
      <w:r w:rsidR="00270E45">
        <w:t xml:space="preserve"> </w:t>
      </w:r>
      <w:r w:rsidRPr="000615A5">
        <w:t xml:space="preserve">Asset </w:t>
      </w:r>
      <w:r w:rsidRPr="000615A5">
        <w:rPr>
          <w:szCs w:val="24"/>
        </w:rPr>
        <w:t>verb</w:t>
      </w:r>
      <w:r w:rsidRPr="000615A5">
        <w:t xml:space="preserve"> </w:t>
      </w:r>
      <w:bookmarkEnd w:id="1684"/>
      <w:bookmarkEnd w:id="1685"/>
      <w:bookmarkEnd w:id="1686"/>
      <w:bookmarkEnd w:id="1687"/>
      <w:bookmarkEnd w:id="1688"/>
      <w:bookmarkEnd w:id="1689"/>
      <w:bookmarkEnd w:id="1690"/>
      <w:r w:rsidRPr="000615A5">
        <w:t>actions</w:t>
      </w:r>
      <w:bookmarkEnd w:id="1691"/>
      <w:bookmarkEnd w:id="1692"/>
      <w:bookmarkEnd w:id="1693"/>
      <w:bookmarkEnd w:id="1694"/>
      <w:bookmarkEnd w:id="1695"/>
      <w:bookmarkEnd w:id="1696"/>
      <w:bookmarkEnd w:id="16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226"/>
        <w:gridCol w:w="1390"/>
        <w:gridCol w:w="5189"/>
      </w:tblGrid>
      <w:tr w:rsidR="004A59E2" w:rsidRPr="004A59E2" w14:paraId="664FED8D" w14:textId="77777777" w:rsidTr="004A59E2">
        <w:trPr>
          <w:tblHeader/>
        </w:trPr>
        <w:tc>
          <w:tcPr>
            <w:tcW w:w="1172" w:type="dxa"/>
            <w:shd w:val="clear" w:color="auto" w:fill="auto"/>
            <w:vAlign w:val="center"/>
          </w:tcPr>
          <w:p w14:paraId="6D81B54B" w14:textId="77777777" w:rsidR="001F137E" w:rsidRPr="004A59E2" w:rsidRDefault="001F137E" w:rsidP="002A2036">
            <w:pPr>
              <w:pStyle w:val="TABLE-col-heading"/>
            </w:pPr>
            <w:r w:rsidRPr="004A59E2">
              <w:t xml:space="preserve">Physical Asset </w:t>
            </w:r>
            <w:r w:rsidRPr="004A59E2">
              <w:br/>
              <w:t>ID</w:t>
            </w:r>
          </w:p>
        </w:tc>
        <w:tc>
          <w:tcPr>
            <w:tcW w:w="1258" w:type="dxa"/>
            <w:shd w:val="clear" w:color="auto" w:fill="auto"/>
            <w:vAlign w:val="center"/>
          </w:tcPr>
          <w:p w14:paraId="2414E3C7" w14:textId="77777777" w:rsidR="001F137E" w:rsidRPr="004A59E2" w:rsidRDefault="001F137E" w:rsidP="002A2036">
            <w:pPr>
              <w:pStyle w:val="TABLE-col-heading"/>
            </w:pPr>
            <w:r w:rsidRPr="004A59E2">
              <w:t>Physical Asset Property ID</w:t>
            </w:r>
          </w:p>
        </w:tc>
        <w:tc>
          <w:tcPr>
            <w:tcW w:w="1440" w:type="dxa"/>
            <w:shd w:val="clear" w:color="auto" w:fill="auto"/>
            <w:vAlign w:val="center"/>
          </w:tcPr>
          <w:p w14:paraId="50730190" w14:textId="77777777" w:rsidR="001F137E" w:rsidRPr="004A59E2" w:rsidRDefault="001F137E" w:rsidP="002A2036">
            <w:pPr>
              <w:pStyle w:val="TABLE-col-heading"/>
            </w:pPr>
            <w:r w:rsidRPr="004A59E2">
              <w:t>Physical Asset Property Value</w:t>
            </w:r>
          </w:p>
        </w:tc>
        <w:tc>
          <w:tcPr>
            <w:tcW w:w="5598" w:type="dxa"/>
            <w:shd w:val="clear" w:color="auto" w:fill="auto"/>
            <w:vAlign w:val="center"/>
          </w:tcPr>
          <w:p w14:paraId="670FDAF6" w14:textId="2DF19851" w:rsidR="001F137E" w:rsidRPr="004A59E2" w:rsidRDefault="00751BC9" w:rsidP="002A2036">
            <w:pPr>
              <w:pStyle w:val="TABLE-col-heading"/>
            </w:pPr>
            <w:r>
              <w:t>Verb action on noun</w:t>
            </w:r>
          </w:p>
        </w:tc>
      </w:tr>
      <w:tr w:rsidR="004A59E2" w:rsidRPr="004A59E2" w14:paraId="0987DFA1" w14:textId="77777777" w:rsidTr="004A59E2">
        <w:tc>
          <w:tcPr>
            <w:tcW w:w="1172" w:type="dxa"/>
            <w:shd w:val="clear" w:color="auto" w:fill="auto"/>
          </w:tcPr>
          <w:p w14:paraId="2359206D" w14:textId="77777777" w:rsidR="001F137E" w:rsidRPr="004A59E2" w:rsidRDefault="001F137E" w:rsidP="002A2036">
            <w:pPr>
              <w:pStyle w:val="TABLE-cell"/>
            </w:pPr>
            <w:r w:rsidRPr="004A59E2">
              <w:t>IDs  specified</w:t>
            </w:r>
          </w:p>
        </w:tc>
        <w:tc>
          <w:tcPr>
            <w:tcW w:w="1258" w:type="dxa"/>
            <w:shd w:val="clear" w:color="auto" w:fill="auto"/>
          </w:tcPr>
          <w:p w14:paraId="2D3DC626" w14:textId="77777777" w:rsidR="001F137E" w:rsidRPr="004A59E2" w:rsidRDefault="001F137E" w:rsidP="002A2036">
            <w:pPr>
              <w:pStyle w:val="TABLE-cell"/>
            </w:pPr>
            <w:r w:rsidRPr="004A59E2">
              <w:rPr>
                <w:i/>
              </w:rPr>
              <w:t>not specified</w:t>
            </w:r>
          </w:p>
        </w:tc>
        <w:tc>
          <w:tcPr>
            <w:tcW w:w="1440" w:type="dxa"/>
            <w:shd w:val="clear" w:color="auto" w:fill="auto"/>
          </w:tcPr>
          <w:p w14:paraId="35E75D66" w14:textId="77777777" w:rsidR="001F137E" w:rsidRPr="004A59E2" w:rsidRDefault="001F137E" w:rsidP="002A2036">
            <w:pPr>
              <w:pStyle w:val="TABLE-cell"/>
            </w:pPr>
            <w:r w:rsidRPr="004A59E2">
              <w:rPr>
                <w:i/>
              </w:rPr>
              <w:t>not specified</w:t>
            </w:r>
          </w:p>
        </w:tc>
        <w:tc>
          <w:tcPr>
            <w:tcW w:w="5598" w:type="dxa"/>
            <w:shd w:val="clear" w:color="auto" w:fill="auto"/>
          </w:tcPr>
          <w:p w14:paraId="07F6D15F"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w:t>
            </w:r>
            <w:r w:rsidRPr="004A59E2">
              <w:t xml:space="preserve">, all properties and their attributes, all </w:t>
            </w:r>
            <w:r w:rsidRPr="004A59E2">
              <w:rPr>
                <w:i/>
              </w:rPr>
              <w:t>Equipment Asset Mappings</w:t>
            </w:r>
            <w:r w:rsidRPr="004A59E2">
              <w:t xml:space="preserve">, and the IDs of the </w:t>
            </w:r>
            <w:r w:rsidRPr="004A59E2">
              <w:rPr>
                <w:i/>
              </w:rPr>
              <w:t xml:space="preserve">Physical Asset Classes </w:t>
            </w:r>
            <w:r w:rsidRPr="004A59E2">
              <w:t xml:space="preserve">of the </w:t>
            </w:r>
            <w:r w:rsidRPr="004A59E2">
              <w:rPr>
                <w:i/>
              </w:rPr>
              <w:t>Physical Asset</w:t>
            </w:r>
            <w:r w:rsidRPr="004A59E2">
              <w:t>.</w:t>
            </w:r>
          </w:p>
          <w:p w14:paraId="22CAEFA6" w14:textId="77777777" w:rsidR="001F137E" w:rsidRPr="004A59E2" w:rsidRDefault="001F137E" w:rsidP="002A2036">
            <w:pPr>
              <w:pStyle w:val="TABLE-cell"/>
            </w:pPr>
            <w:r w:rsidRPr="004A59E2">
              <w:t xml:space="preserve">PROCESS: Shall define a request that the receiver is to add </w:t>
            </w:r>
            <w:r w:rsidRPr="004A59E2">
              <w:rPr>
                <w:i/>
              </w:rPr>
              <w:t>Physical Asset</w:t>
            </w:r>
            <w:r w:rsidRPr="004A59E2">
              <w:t xml:space="preserve">. The ID defines a suggested ID for the </w:t>
            </w:r>
            <w:r w:rsidRPr="004A59E2">
              <w:rPr>
                <w:i/>
              </w:rPr>
              <w:t>Physical Asset</w:t>
            </w:r>
            <w:r w:rsidRPr="004A59E2">
              <w:t xml:space="preserve">. The receiver adds the </w:t>
            </w:r>
            <w:r w:rsidRPr="004A59E2">
              <w:rPr>
                <w:i/>
              </w:rPr>
              <w:t>Physical Asset</w:t>
            </w:r>
            <w:r w:rsidRPr="004A59E2">
              <w:t xml:space="preserve"> and assigns IDs.  The assigned IDs shall be returned in the ACKNOWLEDGE message.</w:t>
            </w:r>
          </w:p>
          <w:p w14:paraId="5E586761" w14:textId="77777777" w:rsidR="001F137E" w:rsidRPr="004A59E2" w:rsidRDefault="001F137E" w:rsidP="002A2036">
            <w:pPr>
              <w:pStyle w:val="TABLE-cell"/>
            </w:pPr>
            <w:r w:rsidRPr="004A59E2">
              <w:t xml:space="preserve">CHANGE: The specified attributes of the specified </w:t>
            </w:r>
            <w:r w:rsidRPr="004A59E2">
              <w:rPr>
                <w:i/>
              </w:rPr>
              <w:t xml:space="preserve">Physical Asset </w:t>
            </w:r>
            <w:r w:rsidRPr="004A59E2">
              <w:t>and/or the</w:t>
            </w:r>
            <w:r w:rsidRPr="004A59E2">
              <w:rPr>
                <w:i/>
              </w:rPr>
              <w:t xml:space="preserve"> Equipment Asset Mappings </w:t>
            </w:r>
            <w:r w:rsidRPr="004A59E2">
              <w:t xml:space="preserve">shall be changed. </w:t>
            </w:r>
          </w:p>
          <w:p w14:paraId="0082D74C" w14:textId="77777777" w:rsidR="001F137E" w:rsidRPr="004A59E2" w:rsidRDefault="001F137E" w:rsidP="002A2036">
            <w:pPr>
              <w:pStyle w:val="TABLE-cell"/>
            </w:pPr>
            <w:r w:rsidRPr="004A59E2">
              <w:t xml:space="preserve">CANCEL: Shall define a request that the receiver is to cancel the specified </w:t>
            </w:r>
            <w:r w:rsidRPr="004A59E2">
              <w:rPr>
                <w:i/>
              </w:rPr>
              <w:t>Physical Asset</w:t>
            </w:r>
            <w:r w:rsidRPr="004A59E2">
              <w:t xml:space="preserve">. </w:t>
            </w:r>
          </w:p>
          <w:p w14:paraId="368A3708" w14:textId="77777777" w:rsidR="001F137E" w:rsidRPr="004A59E2" w:rsidRDefault="001F137E" w:rsidP="002A2036">
            <w:pPr>
              <w:pStyle w:val="TABLE-cell"/>
            </w:pPr>
            <w:r w:rsidRPr="004A59E2">
              <w:t xml:space="preserve">SYNC ADD: Shall define a request that the receiver is to add the specified </w:t>
            </w:r>
            <w:r w:rsidRPr="004A59E2">
              <w:rPr>
                <w:i/>
              </w:rPr>
              <w:t>Physical Asset</w:t>
            </w:r>
            <w:r w:rsidRPr="004A59E2">
              <w:t>.</w:t>
            </w:r>
          </w:p>
          <w:p w14:paraId="6F6DFF21" w14:textId="77777777" w:rsidR="001F137E" w:rsidRPr="004A59E2" w:rsidRDefault="001F137E" w:rsidP="002A2036">
            <w:pPr>
              <w:pStyle w:val="TABLE-cell"/>
            </w:pPr>
            <w:r w:rsidRPr="004A59E2">
              <w:lastRenderedPageBreak/>
              <w:t xml:space="preserve">SYNC CHANGE: The specified attributes of the specified </w:t>
            </w:r>
            <w:r w:rsidRPr="004A59E2">
              <w:rPr>
                <w:i/>
              </w:rPr>
              <w:t xml:space="preserve">Physical Asset </w:t>
            </w:r>
            <w:r w:rsidRPr="004A59E2">
              <w:t>shall be changed.</w:t>
            </w:r>
          </w:p>
          <w:p w14:paraId="364E652B" w14:textId="77777777" w:rsidR="0059222C" w:rsidRDefault="001F137E" w:rsidP="0059222C">
            <w:pPr>
              <w:pStyle w:val="TABLE-cell"/>
              <w:rPr>
                <w:ins w:id="1698" w:author="Dennis Brandl" w:date="2018-03-03T06:34:00Z"/>
              </w:rPr>
            </w:pPr>
            <w:r w:rsidRPr="004A59E2">
              <w:t xml:space="preserve">SYNC DELETE: Shall define a request that the receiver is to delete the specified </w:t>
            </w:r>
            <w:r w:rsidRPr="004A59E2">
              <w:rPr>
                <w:i/>
              </w:rPr>
              <w:t>Physical Asset</w:t>
            </w:r>
            <w:r w:rsidRPr="004A59E2">
              <w:t xml:space="preserve">. </w:t>
            </w:r>
          </w:p>
          <w:p w14:paraId="69E17665" w14:textId="7A949E82" w:rsidR="001F137E" w:rsidRPr="004A59E2" w:rsidRDefault="0059222C" w:rsidP="0059222C">
            <w:pPr>
              <w:pStyle w:val="TABLE-cell"/>
            </w:pPr>
            <w:ins w:id="1699" w:author="Dennis Brandl" w:date="2018-03-03T06:34:00Z">
              <w:r>
                <w:t xml:space="preserve">NOTIFY: Shall define the creation of a new </w:t>
              </w:r>
              <w:r>
                <w:rPr>
                  <w:i/>
                </w:rPr>
                <w:t>Physical Asset</w:t>
              </w:r>
              <w:r>
                <w:t>.</w:t>
              </w:r>
            </w:ins>
          </w:p>
        </w:tc>
      </w:tr>
      <w:tr w:rsidR="004A59E2" w:rsidRPr="004A59E2" w14:paraId="451D5A53" w14:textId="77777777" w:rsidTr="004A59E2">
        <w:tc>
          <w:tcPr>
            <w:tcW w:w="1172" w:type="dxa"/>
            <w:shd w:val="clear" w:color="auto" w:fill="auto"/>
          </w:tcPr>
          <w:p w14:paraId="3C9ADC49" w14:textId="77777777" w:rsidR="001F137E" w:rsidRPr="004A59E2" w:rsidRDefault="001F137E" w:rsidP="002A2036">
            <w:pPr>
              <w:pStyle w:val="TABLE-cell"/>
            </w:pPr>
            <w:r w:rsidRPr="004A59E2">
              <w:t>IDs  specified</w:t>
            </w:r>
          </w:p>
        </w:tc>
        <w:tc>
          <w:tcPr>
            <w:tcW w:w="1258" w:type="dxa"/>
            <w:shd w:val="clear" w:color="auto" w:fill="auto"/>
          </w:tcPr>
          <w:p w14:paraId="1C01AA39" w14:textId="77777777" w:rsidR="001F137E" w:rsidRPr="004A59E2" w:rsidRDefault="001F137E" w:rsidP="002A2036">
            <w:pPr>
              <w:pStyle w:val="TABLE-cell"/>
            </w:pPr>
            <w:r w:rsidRPr="004A59E2">
              <w:t>IDs specified</w:t>
            </w:r>
          </w:p>
        </w:tc>
        <w:tc>
          <w:tcPr>
            <w:tcW w:w="1440" w:type="dxa"/>
            <w:shd w:val="clear" w:color="auto" w:fill="auto"/>
          </w:tcPr>
          <w:p w14:paraId="06EC0E0C" w14:textId="77777777" w:rsidR="001F137E" w:rsidRPr="004A59E2" w:rsidRDefault="001F137E" w:rsidP="002A2036">
            <w:pPr>
              <w:pStyle w:val="TABLE-cell"/>
            </w:pPr>
            <w:r w:rsidRPr="004A59E2">
              <w:rPr>
                <w:i/>
              </w:rPr>
              <w:t>not specified</w:t>
            </w:r>
          </w:p>
        </w:tc>
        <w:tc>
          <w:tcPr>
            <w:tcW w:w="5598" w:type="dxa"/>
            <w:shd w:val="clear" w:color="auto" w:fill="auto"/>
          </w:tcPr>
          <w:p w14:paraId="28E3A4D3"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w:t>
            </w:r>
            <w:r w:rsidRPr="004A59E2">
              <w:t xml:space="preserve">, all of the specified </w:t>
            </w:r>
            <w:r w:rsidRPr="004A59E2">
              <w:rPr>
                <w:i/>
              </w:rPr>
              <w:t>Physical Asset</w:t>
            </w:r>
            <w:r w:rsidRPr="004A59E2">
              <w:t xml:space="preserve"> </w:t>
            </w:r>
            <w:r w:rsidRPr="004A59E2">
              <w:rPr>
                <w:i/>
              </w:rPr>
              <w:t>Properties</w:t>
            </w:r>
            <w:r w:rsidRPr="004A59E2">
              <w:t xml:space="preserve">, and the IDs of </w:t>
            </w:r>
            <w:r w:rsidRPr="004A59E2">
              <w:rPr>
                <w:i/>
              </w:rPr>
              <w:t>Physical Asset</w:t>
            </w:r>
            <w:r w:rsidRPr="004A59E2">
              <w:t xml:space="preserve"> </w:t>
            </w:r>
            <w:r w:rsidRPr="004A59E2">
              <w:rPr>
                <w:i/>
              </w:rPr>
              <w:t xml:space="preserve">Classes </w:t>
            </w:r>
            <w:r w:rsidRPr="004A59E2">
              <w:t xml:space="preserve">of the </w:t>
            </w:r>
            <w:r w:rsidRPr="004A59E2">
              <w:rPr>
                <w:i/>
              </w:rPr>
              <w:t>Physical Asset</w:t>
            </w:r>
            <w:r w:rsidRPr="004A59E2">
              <w:t>.</w:t>
            </w:r>
          </w:p>
          <w:p w14:paraId="4036EA8D" w14:textId="77777777" w:rsidR="001F137E" w:rsidRPr="004A59E2" w:rsidRDefault="001F137E" w:rsidP="002A2036">
            <w:pPr>
              <w:pStyle w:val="TABLE-cell"/>
            </w:pPr>
            <w:r w:rsidRPr="004A59E2">
              <w:t xml:space="preserve">PROCESS: Shall define a request that the receiver is to add </w:t>
            </w:r>
            <w:r w:rsidRPr="004A59E2">
              <w:rPr>
                <w:i/>
              </w:rPr>
              <w:t>Physical Asset</w:t>
            </w:r>
            <w:r w:rsidRPr="004A59E2">
              <w:t xml:space="preserve">. The ID defines suggested IDs for the </w:t>
            </w:r>
            <w:r w:rsidRPr="004A59E2">
              <w:rPr>
                <w:i/>
              </w:rPr>
              <w:t>Physical Asset</w:t>
            </w:r>
            <w:r w:rsidRPr="004A59E2">
              <w:t xml:space="preserve"> and properties. The receiver adds the </w:t>
            </w:r>
            <w:r w:rsidRPr="004A59E2">
              <w:rPr>
                <w:i/>
              </w:rPr>
              <w:t>Physical Asset</w:t>
            </w:r>
            <w:r w:rsidRPr="004A59E2">
              <w:t xml:space="preserve"> and properties and assigns IDs.  The assigned IDs shall be returned in the ACKNOWLEDGE message.</w:t>
            </w:r>
          </w:p>
          <w:p w14:paraId="15D0EA08" w14:textId="77777777" w:rsidR="001F137E" w:rsidRPr="004A59E2" w:rsidRDefault="001F137E" w:rsidP="002A2036">
            <w:pPr>
              <w:pStyle w:val="TABLE-cell"/>
            </w:pPr>
            <w:r w:rsidRPr="004A59E2">
              <w:t xml:space="preserve">CHANGE: Error (no property values are specified). </w:t>
            </w:r>
          </w:p>
          <w:p w14:paraId="0AAF0156" w14:textId="77777777" w:rsidR="001F137E" w:rsidRPr="004A59E2" w:rsidRDefault="001F137E" w:rsidP="002A2036">
            <w:pPr>
              <w:pStyle w:val="TABLE-cell"/>
            </w:pPr>
            <w:r w:rsidRPr="004A59E2">
              <w:t xml:space="preserve">CANCEL: Shall define a request that the receiver is to cancel the specified properties for the specified </w:t>
            </w:r>
            <w:r w:rsidRPr="004A59E2">
              <w:rPr>
                <w:i/>
              </w:rPr>
              <w:t>Physical Asset</w:t>
            </w:r>
            <w:r w:rsidRPr="004A59E2">
              <w:t xml:space="preserve">. </w:t>
            </w:r>
          </w:p>
          <w:p w14:paraId="76D2FE34" w14:textId="77777777" w:rsidR="001F137E" w:rsidRPr="004A59E2" w:rsidRDefault="001F137E" w:rsidP="002A2036">
            <w:pPr>
              <w:pStyle w:val="TABLE-cell"/>
            </w:pPr>
            <w:r w:rsidRPr="004A59E2">
              <w:t xml:space="preserve">SYNC ADD: Shall define a request that the receiver is to add the </w:t>
            </w:r>
            <w:r w:rsidRPr="004A59E2">
              <w:rPr>
                <w:i/>
              </w:rPr>
              <w:t>Physical Asset</w:t>
            </w:r>
            <w:r w:rsidRPr="004A59E2">
              <w:t xml:space="preserve"> and list of </w:t>
            </w:r>
            <w:r w:rsidRPr="004A59E2">
              <w:rPr>
                <w:i/>
              </w:rPr>
              <w:t>Physical Asset</w:t>
            </w:r>
            <w:r w:rsidRPr="004A59E2">
              <w:t xml:space="preserve"> </w:t>
            </w:r>
            <w:r w:rsidRPr="004A59E2">
              <w:rPr>
                <w:i/>
              </w:rPr>
              <w:t>Properties</w:t>
            </w:r>
            <w:r w:rsidRPr="004A59E2">
              <w:t xml:space="preserve">. </w:t>
            </w:r>
          </w:p>
          <w:p w14:paraId="176F196A" w14:textId="77777777" w:rsidR="001F137E" w:rsidRPr="004A59E2" w:rsidRDefault="001F137E" w:rsidP="002A2036">
            <w:pPr>
              <w:pStyle w:val="TABLE-cell"/>
            </w:pPr>
            <w:r w:rsidRPr="004A59E2">
              <w:t>SYNC CHANGE: Error (no property values are specified).</w:t>
            </w:r>
          </w:p>
          <w:p w14:paraId="19DF72F2" w14:textId="194EE6CB" w:rsidR="0059222C" w:rsidRDefault="001F137E" w:rsidP="0059222C">
            <w:pPr>
              <w:pStyle w:val="TABLE-cell"/>
              <w:rPr>
                <w:ins w:id="1700" w:author="Dennis Brandl" w:date="2018-03-03T06:34:00Z"/>
              </w:rPr>
            </w:pPr>
            <w:r w:rsidRPr="004A59E2">
              <w:t xml:space="preserve">SYNC DELETE: Shall define a request that the receiver is to delete the specified list of </w:t>
            </w:r>
            <w:r w:rsidRPr="004A59E2">
              <w:rPr>
                <w:i/>
              </w:rPr>
              <w:t>Physical Asset Properties</w:t>
            </w:r>
            <w:r w:rsidRPr="004A59E2">
              <w:t>.</w:t>
            </w:r>
            <w:ins w:id="1701" w:author="Dennis Brandl" w:date="2018-03-03T06:34:00Z">
              <w:r w:rsidR="0059222C">
                <w:t xml:space="preserve"> </w:t>
              </w:r>
            </w:ins>
          </w:p>
          <w:p w14:paraId="1C2EA930" w14:textId="2C49765F" w:rsidR="001F137E" w:rsidRPr="004A59E2" w:rsidRDefault="0059222C" w:rsidP="0059222C">
            <w:pPr>
              <w:pStyle w:val="TABLE-cell"/>
            </w:pPr>
            <w:ins w:id="1702" w:author="Dennis Brandl" w:date="2018-03-03T06:34:00Z">
              <w:r>
                <w:t xml:space="preserve">NOTIFY: Shall define the creation of a new </w:t>
              </w:r>
              <w:r>
                <w:rPr>
                  <w:i/>
                </w:rPr>
                <w:t>Physical Asset</w:t>
              </w:r>
              <w:r>
                <w:t>.</w:t>
              </w:r>
            </w:ins>
          </w:p>
        </w:tc>
      </w:tr>
      <w:tr w:rsidR="004A59E2" w:rsidRPr="004A59E2" w14:paraId="66D67085" w14:textId="77777777" w:rsidTr="004A59E2">
        <w:tc>
          <w:tcPr>
            <w:tcW w:w="1172" w:type="dxa"/>
            <w:shd w:val="clear" w:color="auto" w:fill="auto"/>
          </w:tcPr>
          <w:p w14:paraId="121EEB5C" w14:textId="77777777" w:rsidR="001F137E" w:rsidRPr="004A59E2" w:rsidRDefault="001F137E" w:rsidP="002A2036">
            <w:pPr>
              <w:pStyle w:val="TABLE-cell"/>
            </w:pPr>
            <w:r w:rsidRPr="004A59E2">
              <w:t>IDs  specified</w:t>
            </w:r>
          </w:p>
        </w:tc>
        <w:tc>
          <w:tcPr>
            <w:tcW w:w="1258" w:type="dxa"/>
            <w:shd w:val="clear" w:color="auto" w:fill="auto"/>
          </w:tcPr>
          <w:p w14:paraId="4737EDA8" w14:textId="77777777" w:rsidR="001F137E" w:rsidRPr="004A59E2" w:rsidRDefault="001F137E" w:rsidP="002A2036">
            <w:pPr>
              <w:pStyle w:val="TABLE-cell"/>
            </w:pPr>
            <w:r w:rsidRPr="004A59E2">
              <w:t>IDs specified</w:t>
            </w:r>
          </w:p>
        </w:tc>
        <w:tc>
          <w:tcPr>
            <w:tcW w:w="1440" w:type="dxa"/>
            <w:shd w:val="clear" w:color="auto" w:fill="auto"/>
          </w:tcPr>
          <w:p w14:paraId="47A51993" w14:textId="77777777" w:rsidR="001F137E" w:rsidRPr="004A59E2" w:rsidRDefault="001F137E" w:rsidP="002A2036">
            <w:pPr>
              <w:pStyle w:val="TABLE-cell"/>
            </w:pPr>
            <w:r w:rsidRPr="004A59E2">
              <w:t>Property Value Specified</w:t>
            </w:r>
          </w:p>
        </w:tc>
        <w:tc>
          <w:tcPr>
            <w:tcW w:w="5598" w:type="dxa"/>
            <w:shd w:val="clear" w:color="auto" w:fill="auto"/>
          </w:tcPr>
          <w:p w14:paraId="23D30A8D"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Physical Asset</w:t>
            </w:r>
            <w:r w:rsidRPr="004A59E2">
              <w:t xml:space="preserve"> where the </w:t>
            </w:r>
            <w:r w:rsidRPr="004A59E2">
              <w:rPr>
                <w:i/>
              </w:rPr>
              <w:t xml:space="preserve">Physical Asset Property </w:t>
            </w:r>
            <w:r w:rsidRPr="004A59E2">
              <w:t xml:space="preserve">value matches the specified property value, all of the specified </w:t>
            </w:r>
            <w:r w:rsidRPr="004A59E2">
              <w:rPr>
                <w:i/>
              </w:rPr>
              <w:t>Physical Asset Properties</w:t>
            </w:r>
            <w:r w:rsidRPr="004A59E2">
              <w:t xml:space="preserve">, and the IDs of </w:t>
            </w:r>
            <w:r w:rsidRPr="004A59E2">
              <w:rPr>
                <w:i/>
              </w:rPr>
              <w:t>Physical Asset Classes</w:t>
            </w:r>
            <w:r w:rsidRPr="004A59E2">
              <w:t>.</w:t>
            </w:r>
          </w:p>
          <w:p w14:paraId="72487725" w14:textId="77777777" w:rsidR="001F137E" w:rsidRPr="004A59E2" w:rsidRDefault="001F137E" w:rsidP="002A2036">
            <w:pPr>
              <w:pStyle w:val="TABLE-cell"/>
            </w:pPr>
            <w:r w:rsidRPr="004A59E2">
              <w:t xml:space="preserve">PROCESS: Shall define a request that the receiver is to add </w:t>
            </w:r>
            <w:r w:rsidRPr="004A59E2">
              <w:rPr>
                <w:i/>
              </w:rPr>
              <w:t>Physical Asset</w:t>
            </w:r>
            <w:r w:rsidRPr="004A59E2">
              <w:t xml:space="preserve">. The message defines suggested IDs for the </w:t>
            </w:r>
            <w:r w:rsidRPr="004A59E2">
              <w:rPr>
                <w:i/>
              </w:rPr>
              <w:t>Physical Asset</w:t>
            </w:r>
            <w:r w:rsidRPr="004A59E2">
              <w:t xml:space="preserve"> and properties, and values for the properties. The receiver adds the </w:t>
            </w:r>
            <w:r w:rsidRPr="004A59E2">
              <w:rPr>
                <w:i/>
              </w:rPr>
              <w:t>Physical Asset</w:t>
            </w:r>
            <w:r w:rsidRPr="004A59E2">
              <w:t xml:space="preserve"> and properties and assigns IDs.  The assigned IDs shall be returned in the ACKNOWLEDGE message.</w:t>
            </w:r>
          </w:p>
          <w:p w14:paraId="610FC1EC" w14:textId="77777777" w:rsidR="001F137E" w:rsidRPr="004A59E2" w:rsidRDefault="001F137E" w:rsidP="002A2036">
            <w:pPr>
              <w:pStyle w:val="TABLE-cell"/>
            </w:pPr>
            <w:r w:rsidRPr="004A59E2">
              <w:t xml:space="preserve">CHANGE: Shall define a request that the receiver is to change the values of the specified properties for the specified </w:t>
            </w:r>
            <w:r w:rsidRPr="004A59E2">
              <w:rPr>
                <w:i/>
              </w:rPr>
              <w:t>Physical Asset</w:t>
            </w:r>
            <w:r w:rsidRPr="004A59E2">
              <w:t xml:space="preserve"> to the specified values.  A RESPOND message may be used to communicate agreement, disagreement, or changes made to the CHANGE message data.</w:t>
            </w:r>
          </w:p>
          <w:p w14:paraId="348F61C3" w14:textId="77777777" w:rsidR="001F137E" w:rsidRPr="004A59E2" w:rsidRDefault="001F137E" w:rsidP="002A2036">
            <w:pPr>
              <w:pStyle w:val="TABLE-cell"/>
            </w:pPr>
            <w:r w:rsidRPr="004A59E2">
              <w:t xml:space="preserve">CANCEL: Shall define a request that the receiver is to cancel the specified properties of the </w:t>
            </w:r>
            <w:r w:rsidRPr="004A59E2">
              <w:rPr>
                <w:i/>
              </w:rPr>
              <w:t>Physical Asset</w:t>
            </w:r>
            <w:r w:rsidRPr="004A59E2">
              <w:t xml:space="preserve"> that have the specified property value. </w:t>
            </w:r>
          </w:p>
          <w:p w14:paraId="7BA6464F" w14:textId="77777777" w:rsidR="001F137E" w:rsidRPr="004A59E2" w:rsidRDefault="001F137E" w:rsidP="002A2036">
            <w:pPr>
              <w:pStyle w:val="TABLE-cell"/>
            </w:pPr>
            <w:r w:rsidRPr="004A59E2">
              <w:t xml:space="preserve">SYNC ADD: Shall define a request that the receiver is to add the specified </w:t>
            </w:r>
            <w:r w:rsidRPr="004A59E2">
              <w:rPr>
                <w:i/>
              </w:rPr>
              <w:t>Physical Asset</w:t>
            </w:r>
            <w:r w:rsidRPr="004A59E2">
              <w:t xml:space="preserve">, list of properties and property values. </w:t>
            </w:r>
          </w:p>
          <w:p w14:paraId="34E4480D" w14:textId="77777777" w:rsidR="001F137E" w:rsidRPr="004A59E2" w:rsidRDefault="001F137E" w:rsidP="002A2036">
            <w:pPr>
              <w:pStyle w:val="TABLE-cell"/>
            </w:pPr>
            <w:r w:rsidRPr="004A59E2">
              <w:t xml:space="preserve">SYNC CHANGE: Shall define a request that the receiver is to change the values of the specified list of properties for the specified </w:t>
            </w:r>
            <w:r w:rsidRPr="004A59E2">
              <w:rPr>
                <w:i/>
              </w:rPr>
              <w:t>Physical Asset</w:t>
            </w:r>
            <w:r w:rsidRPr="004A59E2">
              <w:t xml:space="preserve"> to the specified values.</w:t>
            </w:r>
          </w:p>
          <w:p w14:paraId="02F8A9C7" w14:textId="4CD79CA9" w:rsidR="0059222C" w:rsidRDefault="001F137E" w:rsidP="0059222C">
            <w:pPr>
              <w:pStyle w:val="TABLE-cell"/>
              <w:rPr>
                <w:ins w:id="1703" w:author="Dennis Brandl" w:date="2018-03-03T06:34:00Z"/>
              </w:rPr>
            </w:pPr>
            <w:r w:rsidRPr="004A59E2">
              <w:t xml:space="preserve">SYNC DELETE: Shall define a request that the receiver is to delete the specified list of </w:t>
            </w:r>
            <w:r w:rsidRPr="004A59E2">
              <w:rPr>
                <w:i/>
              </w:rPr>
              <w:t xml:space="preserve">Physical Asset Properties </w:t>
            </w:r>
            <w:r w:rsidRPr="004A59E2">
              <w:t xml:space="preserve">of the specified </w:t>
            </w:r>
            <w:r w:rsidRPr="004A59E2">
              <w:rPr>
                <w:i/>
              </w:rPr>
              <w:t>Physical Asset</w:t>
            </w:r>
            <w:r w:rsidRPr="004A59E2">
              <w:t xml:space="preserve"> that have the specified property value.</w:t>
            </w:r>
            <w:ins w:id="1704" w:author="Dennis Brandl" w:date="2018-03-03T06:34:00Z">
              <w:r w:rsidR="0059222C">
                <w:t xml:space="preserve"> </w:t>
              </w:r>
            </w:ins>
          </w:p>
          <w:p w14:paraId="34ACDE3C" w14:textId="1895FB55" w:rsidR="001F137E" w:rsidRPr="004A59E2" w:rsidRDefault="0059222C" w:rsidP="0059222C">
            <w:pPr>
              <w:pStyle w:val="TABLE-cell"/>
            </w:pPr>
            <w:ins w:id="1705" w:author="Dennis Brandl" w:date="2018-03-03T06:34:00Z">
              <w:r>
                <w:t xml:space="preserve">NOTIFY: Shall define the creation of a new </w:t>
              </w:r>
              <w:r>
                <w:rPr>
                  <w:i/>
                </w:rPr>
                <w:t>Physical Asset</w:t>
              </w:r>
              <w:r>
                <w:t>.</w:t>
              </w:r>
            </w:ins>
          </w:p>
        </w:tc>
      </w:tr>
      <w:tr w:rsidR="004A59E2" w:rsidRPr="004A59E2" w14:paraId="41ABBFFB" w14:textId="77777777" w:rsidTr="004A59E2">
        <w:tc>
          <w:tcPr>
            <w:tcW w:w="1172" w:type="dxa"/>
            <w:shd w:val="clear" w:color="auto" w:fill="auto"/>
          </w:tcPr>
          <w:p w14:paraId="4BA79E85" w14:textId="77777777" w:rsidR="001F137E" w:rsidRPr="004A59E2" w:rsidRDefault="001F137E" w:rsidP="002A2036">
            <w:pPr>
              <w:pStyle w:val="TABLE-cell"/>
            </w:pPr>
            <w:r w:rsidRPr="004A59E2">
              <w:t>Wildcard specified</w:t>
            </w:r>
          </w:p>
        </w:tc>
        <w:tc>
          <w:tcPr>
            <w:tcW w:w="1258" w:type="dxa"/>
            <w:shd w:val="clear" w:color="auto" w:fill="auto"/>
          </w:tcPr>
          <w:p w14:paraId="787925FC" w14:textId="77777777" w:rsidR="001F137E" w:rsidRPr="004A59E2" w:rsidRDefault="001F137E" w:rsidP="002A2036">
            <w:pPr>
              <w:pStyle w:val="TABLE-cell"/>
            </w:pPr>
            <w:r w:rsidRPr="004A59E2">
              <w:rPr>
                <w:i/>
              </w:rPr>
              <w:t>not specified</w:t>
            </w:r>
          </w:p>
        </w:tc>
        <w:tc>
          <w:tcPr>
            <w:tcW w:w="1440" w:type="dxa"/>
            <w:shd w:val="clear" w:color="auto" w:fill="auto"/>
          </w:tcPr>
          <w:p w14:paraId="5AB3344C" w14:textId="77777777" w:rsidR="001F137E" w:rsidRPr="004A59E2" w:rsidRDefault="001F137E" w:rsidP="002A2036">
            <w:pPr>
              <w:pStyle w:val="TABLE-cell"/>
            </w:pPr>
            <w:r w:rsidRPr="004A59E2">
              <w:rPr>
                <w:i/>
              </w:rPr>
              <w:t>not specified</w:t>
            </w:r>
          </w:p>
        </w:tc>
        <w:tc>
          <w:tcPr>
            <w:tcW w:w="5598" w:type="dxa"/>
            <w:shd w:val="clear" w:color="auto" w:fill="auto"/>
          </w:tcPr>
          <w:p w14:paraId="27EA3C46" w14:textId="77777777" w:rsidR="001F137E" w:rsidRPr="004A59E2" w:rsidRDefault="001F137E" w:rsidP="002A2036">
            <w:pPr>
              <w:pStyle w:val="TABLE-cell"/>
            </w:pPr>
            <w:r w:rsidRPr="004A59E2">
              <w:t xml:space="preserve">GET: Shall define a request that the receiver is to return, in a SHOW message, all attributes and properties about the </w:t>
            </w:r>
            <w:r w:rsidRPr="004A59E2">
              <w:rPr>
                <w:i/>
              </w:rPr>
              <w:t>Physical Asset</w:t>
            </w:r>
            <w:r w:rsidRPr="004A59E2">
              <w:t xml:space="preserve"> that matches the ID wildcard and the IDs of </w:t>
            </w:r>
            <w:r w:rsidRPr="004A59E2">
              <w:rPr>
                <w:i/>
              </w:rPr>
              <w:t>Physical Asset Classes</w:t>
            </w:r>
            <w:r w:rsidRPr="004A59E2">
              <w:t xml:space="preserve"> of each </w:t>
            </w:r>
            <w:r w:rsidRPr="004A59E2">
              <w:rPr>
                <w:i/>
              </w:rPr>
              <w:t>Physical Asset</w:t>
            </w:r>
            <w:r w:rsidRPr="004A59E2">
              <w:t xml:space="preserve"> and all </w:t>
            </w:r>
            <w:r w:rsidRPr="004A59E2">
              <w:rPr>
                <w:i/>
              </w:rPr>
              <w:t>Equipment Asset Mappings</w:t>
            </w:r>
            <w:r w:rsidRPr="004A59E2">
              <w:t>.</w:t>
            </w:r>
          </w:p>
          <w:p w14:paraId="60171C26" w14:textId="77777777" w:rsidR="001F137E" w:rsidRPr="004A59E2" w:rsidRDefault="001F137E" w:rsidP="002A2036">
            <w:pPr>
              <w:pStyle w:val="TABLE-cell"/>
            </w:pPr>
            <w:r w:rsidRPr="004A59E2">
              <w:t>Example 1</w:t>
            </w:r>
            <w:r w:rsidRPr="004A59E2">
              <w:tab/>
              <w:t xml:space="preserve">To return all </w:t>
            </w:r>
            <w:r w:rsidRPr="004A59E2">
              <w:rPr>
                <w:i/>
              </w:rPr>
              <w:t>Physical Asset</w:t>
            </w:r>
            <w:r w:rsidRPr="004A59E2">
              <w:t>, specify a “*” as the wildcard.</w:t>
            </w:r>
          </w:p>
          <w:p w14:paraId="719FCC06" w14:textId="77777777" w:rsidR="001F137E" w:rsidRPr="004A59E2" w:rsidRDefault="001F137E" w:rsidP="002A2036">
            <w:pPr>
              <w:pStyle w:val="TABLE-cell"/>
            </w:pPr>
            <w:r w:rsidRPr="004A59E2">
              <w:t>PROCESS: Error.</w:t>
            </w:r>
          </w:p>
          <w:p w14:paraId="1A62E370" w14:textId="77777777" w:rsidR="001F137E" w:rsidRPr="004A59E2" w:rsidRDefault="001F137E" w:rsidP="002A2036">
            <w:pPr>
              <w:pStyle w:val="TABLE-cell"/>
            </w:pPr>
            <w:r w:rsidRPr="004A59E2">
              <w:t xml:space="preserve">CHANGE: Error (no property values are specified). </w:t>
            </w:r>
          </w:p>
          <w:p w14:paraId="5EBC10D5" w14:textId="77777777" w:rsidR="001F137E" w:rsidRPr="004A59E2" w:rsidRDefault="001F137E" w:rsidP="002A2036">
            <w:pPr>
              <w:pStyle w:val="TABLE-cell"/>
            </w:pPr>
            <w:r w:rsidRPr="004A59E2">
              <w:lastRenderedPageBreak/>
              <w:t xml:space="preserve">CANCEL: Shall define a request that the receiver is to cancel all </w:t>
            </w:r>
            <w:r w:rsidRPr="004A59E2">
              <w:rPr>
                <w:i/>
              </w:rPr>
              <w:t>Physical Asset</w:t>
            </w:r>
            <w:r w:rsidRPr="004A59E2">
              <w:t xml:space="preserve"> matching the ID wildcard. </w:t>
            </w:r>
          </w:p>
          <w:p w14:paraId="6FDEB0B7" w14:textId="77777777" w:rsidR="001F137E" w:rsidRPr="004A59E2" w:rsidRDefault="001F137E" w:rsidP="002A2036">
            <w:pPr>
              <w:pStyle w:val="TABLE-cell"/>
            </w:pPr>
            <w:r w:rsidRPr="004A59E2">
              <w:t>SYNC ADD: Error.</w:t>
            </w:r>
          </w:p>
          <w:p w14:paraId="4D2E478D" w14:textId="77777777" w:rsidR="001F137E" w:rsidRPr="004A59E2" w:rsidRDefault="001F137E" w:rsidP="002A2036">
            <w:pPr>
              <w:pStyle w:val="TABLE-cell"/>
            </w:pPr>
            <w:r w:rsidRPr="004A59E2">
              <w:t>SYNC CHANGE: Error (no property values are specified).</w:t>
            </w:r>
          </w:p>
          <w:p w14:paraId="06A1D365" w14:textId="77777777" w:rsidR="001F137E" w:rsidRDefault="001F137E" w:rsidP="002A2036">
            <w:pPr>
              <w:pStyle w:val="TABLE-cell"/>
              <w:rPr>
                <w:ins w:id="1706" w:author="Dennis Brandl" w:date="2018-03-03T06:34:00Z"/>
              </w:rPr>
            </w:pPr>
            <w:r w:rsidRPr="004A59E2">
              <w:t xml:space="preserve">SYNC DELETE: Shall define a request that the receiver is to delete all </w:t>
            </w:r>
            <w:r w:rsidRPr="004A59E2">
              <w:rPr>
                <w:i/>
              </w:rPr>
              <w:t>Physical Asset</w:t>
            </w:r>
            <w:r w:rsidRPr="004A59E2">
              <w:t xml:space="preserve"> matching the ID wildcard.</w:t>
            </w:r>
          </w:p>
          <w:p w14:paraId="037BDBCB" w14:textId="09376E8F" w:rsidR="0059222C" w:rsidRPr="004A59E2" w:rsidRDefault="0059222C" w:rsidP="002A2036">
            <w:pPr>
              <w:pStyle w:val="TABLE-cell"/>
            </w:pPr>
            <w:ins w:id="1707" w:author="Dennis Brandl" w:date="2018-03-03T06:34:00Z">
              <w:r>
                <w:t>NOTIFY: Error.</w:t>
              </w:r>
            </w:ins>
          </w:p>
        </w:tc>
      </w:tr>
      <w:tr w:rsidR="004A59E2" w:rsidRPr="004A59E2" w14:paraId="7C1CCC25" w14:textId="77777777" w:rsidTr="004A59E2">
        <w:tc>
          <w:tcPr>
            <w:tcW w:w="1172" w:type="dxa"/>
            <w:shd w:val="clear" w:color="auto" w:fill="auto"/>
          </w:tcPr>
          <w:p w14:paraId="74F0D3BA" w14:textId="77777777" w:rsidR="001F137E" w:rsidRPr="004A59E2" w:rsidRDefault="001F137E" w:rsidP="002A2036">
            <w:pPr>
              <w:pStyle w:val="TABLE-cell"/>
            </w:pPr>
            <w:r w:rsidRPr="004A59E2">
              <w:t>Wildcard specified</w:t>
            </w:r>
          </w:p>
        </w:tc>
        <w:tc>
          <w:tcPr>
            <w:tcW w:w="1258" w:type="dxa"/>
            <w:shd w:val="clear" w:color="auto" w:fill="auto"/>
          </w:tcPr>
          <w:p w14:paraId="55F774B7" w14:textId="77777777" w:rsidR="001F137E" w:rsidRPr="004A59E2" w:rsidRDefault="001F137E" w:rsidP="002A2036">
            <w:pPr>
              <w:pStyle w:val="TABLE-cell"/>
            </w:pPr>
            <w:r w:rsidRPr="004A59E2">
              <w:t>Wildcard specified</w:t>
            </w:r>
          </w:p>
        </w:tc>
        <w:tc>
          <w:tcPr>
            <w:tcW w:w="1440" w:type="dxa"/>
            <w:shd w:val="clear" w:color="auto" w:fill="auto"/>
          </w:tcPr>
          <w:p w14:paraId="11456AEC" w14:textId="77777777" w:rsidR="001F137E" w:rsidRPr="004A59E2" w:rsidRDefault="001F137E" w:rsidP="002A2036">
            <w:pPr>
              <w:pStyle w:val="TABLE-cell"/>
            </w:pPr>
            <w:r w:rsidRPr="004A59E2">
              <w:rPr>
                <w:i/>
              </w:rPr>
              <w:t>not specified</w:t>
            </w:r>
          </w:p>
        </w:tc>
        <w:tc>
          <w:tcPr>
            <w:tcW w:w="5598" w:type="dxa"/>
            <w:shd w:val="clear" w:color="auto" w:fill="auto"/>
          </w:tcPr>
          <w:p w14:paraId="2F239C6D" w14:textId="77777777" w:rsidR="001F137E" w:rsidRPr="004A59E2" w:rsidRDefault="001F137E" w:rsidP="002A2036">
            <w:pPr>
              <w:pStyle w:val="TABLE-cell"/>
            </w:pPr>
            <w:r w:rsidRPr="004A59E2">
              <w:t xml:space="preserve">GET: Shall define a request that the receiver is to return, in a SHOW message, all attributes of the </w:t>
            </w:r>
            <w:r w:rsidRPr="004A59E2">
              <w:rPr>
                <w:i/>
              </w:rPr>
              <w:t>Physical Asset</w:t>
            </w:r>
            <w:r w:rsidRPr="004A59E2">
              <w:t xml:space="preserve"> that matches the ID wildcard, and for each class return all </w:t>
            </w:r>
            <w:r w:rsidRPr="004A59E2">
              <w:rPr>
                <w:i/>
              </w:rPr>
              <w:t>Physical Asset</w:t>
            </w:r>
            <w:r w:rsidRPr="004A59E2">
              <w:t xml:space="preserve"> </w:t>
            </w:r>
            <w:r w:rsidRPr="004A59E2">
              <w:rPr>
                <w:i/>
              </w:rPr>
              <w:t xml:space="preserve">Properties </w:t>
            </w:r>
            <w:r w:rsidRPr="004A59E2">
              <w:t xml:space="preserve">that match the property ID wildcards, and the IDs of </w:t>
            </w:r>
            <w:r w:rsidRPr="004A59E2">
              <w:rPr>
                <w:i/>
              </w:rPr>
              <w:t xml:space="preserve">Physical Asset Classes </w:t>
            </w:r>
            <w:r w:rsidRPr="004A59E2">
              <w:t xml:space="preserve">of to the </w:t>
            </w:r>
            <w:r w:rsidRPr="004A59E2">
              <w:rPr>
                <w:i/>
              </w:rPr>
              <w:t>Physical Asset</w:t>
            </w:r>
            <w:r w:rsidRPr="004A59E2">
              <w:t>.</w:t>
            </w:r>
          </w:p>
          <w:p w14:paraId="0434E063" w14:textId="77777777" w:rsidR="001F137E" w:rsidRPr="004A59E2" w:rsidRDefault="001F137E" w:rsidP="002A2036">
            <w:pPr>
              <w:pStyle w:val="TABLE-cell"/>
            </w:pPr>
            <w:r w:rsidRPr="004A59E2">
              <w:t>Example 2</w:t>
            </w:r>
            <w:r w:rsidRPr="004A59E2">
              <w:tab/>
              <w:t xml:space="preserve">To return a single property, specify the </w:t>
            </w:r>
            <w:r w:rsidRPr="004A59E2">
              <w:rPr>
                <w:i/>
              </w:rPr>
              <w:t>Physical Asset Property</w:t>
            </w:r>
            <w:r w:rsidRPr="004A59E2">
              <w:t xml:space="preserve"> ID in the property ID wildcard.</w:t>
            </w:r>
          </w:p>
          <w:p w14:paraId="7B90E0D2" w14:textId="77777777" w:rsidR="001F137E" w:rsidRPr="004A59E2" w:rsidRDefault="001F137E" w:rsidP="002A2036">
            <w:pPr>
              <w:pStyle w:val="TABLE-cell"/>
            </w:pPr>
            <w:r w:rsidRPr="004A59E2">
              <w:t>Example 3</w:t>
            </w:r>
            <w:r w:rsidRPr="004A59E2">
              <w:tab/>
              <w:t xml:space="preserve">To return all </w:t>
            </w:r>
            <w:r w:rsidRPr="004A59E2">
              <w:rPr>
                <w:i/>
              </w:rPr>
              <w:t>Physical Asset</w:t>
            </w:r>
            <w:r w:rsidRPr="004A59E2">
              <w:t xml:space="preserve"> properties, specify a “*” as the property ID wildcard.</w:t>
            </w:r>
          </w:p>
          <w:p w14:paraId="000DD499" w14:textId="77777777" w:rsidR="001F137E" w:rsidRPr="004A59E2" w:rsidRDefault="001F137E" w:rsidP="002A2036">
            <w:pPr>
              <w:pStyle w:val="TABLE-cell"/>
            </w:pPr>
            <w:r w:rsidRPr="004A59E2">
              <w:t>Example 4</w:t>
            </w:r>
            <w:r w:rsidRPr="004A59E2">
              <w:tab/>
              <w:t xml:space="preserve">To return a single </w:t>
            </w:r>
            <w:r w:rsidRPr="004A59E2">
              <w:rPr>
                <w:i/>
              </w:rPr>
              <w:t>Physical Asset</w:t>
            </w:r>
            <w:r w:rsidRPr="004A59E2">
              <w:t xml:space="preserve">, specify the </w:t>
            </w:r>
            <w:r w:rsidRPr="004A59E2">
              <w:rPr>
                <w:i/>
              </w:rPr>
              <w:t>Physical Asset</w:t>
            </w:r>
            <w:r w:rsidRPr="004A59E2">
              <w:t xml:space="preserve"> ID in the ID wildcard.</w:t>
            </w:r>
          </w:p>
          <w:p w14:paraId="2DA1B23F" w14:textId="77777777" w:rsidR="001F137E" w:rsidRPr="004A59E2" w:rsidRDefault="001F137E" w:rsidP="002A2036">
            <w:pPr>
              <w:pStyle w:val="TABLE-cell"/>
            </w:pPr>
            <w:r w:rsidRPr="004A59E2">
              <w:t>Example 5</w:t>
            </w:r>
            <w:r w:rsidRPr="004A59E2">
              <w:tab/>
              <w:t xml:space="preserve">To return all </w:t>
            </w:r>
            <w:r w:rsidRPr="004A59E2">
              <w:rPr>
                <w:i/>
              </w:rPr>
              <w:t>Physical Asset</w:t>
            </w:r>
            <w:r w:rsidRPr="004A59E2">
              <w:t>, specify a “*” as the ID wildcard.</w:t>
            </w:r>
          </w:p>
          <w:p w14:paraId="2F3FEB5D" w14:textId="77777777" w:rsidR="001F137E" w:rsidRPr="004A59E2" w:rsidRDefault="001F137E" w:rsidP="002A2036">
            <w:pPr>
              <w:pStyle w:val="TABLE-cell"/>
            </w:pPr>
            <w:r w:rsidRPr="004A59E2">
              <w:t>PROCESS: Error.</w:t>
            </w:r>
          </w:p>
          <w:p w14:paraId="4235130C" w14:textId="77777777" w:rsidR="001F137E" w:rsidRPr="004A59E2" w:rsidRDefault="001F137E" w:rsidP="002A2036">
            <w:pPr>
              <w:pStyle w:val="TABLE-cell"/>
            </w:pPr>
            <w:r w:rsidRPr="004A59E2">
              <w:t xml:space="preserve">CHANGE: Error (no property values are specified). </w:t>
            </w:r>
          </w:p>
          <w:p w14:paraId="0928790C" w14:textId="77777777" w:rsidR="001F137E" w:rsidRPr="004A59E2" w:rsidRDefault="001F137E" w:rsidP="002A2036">
            <w:pPr>
              <w:pStyle w:val="TABLE-cell"/>
            </w:pPr>
            <w:r w:rsidRPr="004A59E2">
              <w:t xml:space="preserve">CANCEL: Shall define a request that the receiver is to cancel all properties matching the </w:t>
            </w:r>
            <w:r w:rsidRPr="004A59E2">
              <w:rPr>
                <w:i/>
              </w:rPr>
              <w:t>Physical Asset Property</w:t>
            </w:r>
            <w:r w:rsidRPr="004A59E2">
              <w:t xml:space="preserve"> ID wildcard of all </w:t>
            </w:r>
            <w:r w:rsidRPr="004A59E2">
              <w:rPr>
                <w:i/>
              </w:rPr>
              <w:t>Physical Asset</w:t>
            </w:r>
            <w:r w:rsidRPr="004A59E2">
              <w:t xml:space="preserve"> that matches the ID wildcard. </w:t>
            </w:r>
          </w:p>
          <w:p w14:paraId="70B871FC" w14:textId="77777777" w:rsidR="001F137E" w:rsidRPr="004A59E2" w:rsidRDefault="001F137E" w:rsidP="002A2036">
            <w:pPr>
              <w:pStyle w:val="TABLE-cell"/>
            </w:pPr>
            <w:r w:rsidRPr="004A59E2">
              <w:t>SYNC ADD: Error.</w:t>
            </w:r>
          </w:p>
          <w:p w14:paraId="6EF9CC53" w14:textId="77777777" w:rsidR="001F137E" w:rsidRPr="004A59E2" w:rsidRDefault="001F137E" w:rsidP="002A2036">
            <w:pPr>
              <w:pStyle w:val="TABLE-cell"/>
            </w:pPr>
            <w:r w:rsidRPr="004A59E2">
              <w:t>SYNC CHANGE: Error (no property values are specified).</w:t>
            </w:r>
          </w:p>
          <w:p w14:paraId="2E992583" w14:textId="77777777" w:rsidR="001F137E" w:rsidRDefault="001F137E" w:rsidP="002A2036">
            <w:pPr>
              <w:pStyle w:val="TABLE-cell"/>
              <w:rPr>
                <w:ins w:id="1708" w:author="Dennis Brandl" w:date="2018-03-03T06:34:00Z"/>
              </w:rPr>
            </w:pPr>
            <w:r w:rsidRPr="004A59E2">
              <w:t xml:space="preserve">SYNC DELETE: Shall define a request that the receiver is to delete all properties that match the </w:t>
            </w:r>
            <w:r w:rsidRPr="004A59E2">
              <w:rPr>
                <w:i/>
              </w:rPr>
              <w:t>Physical Asset Property</w:t>
            </w:r>
            <w:r w:rsidRPr="004A59E2">
              <w:t xml:space="preserve"> ID wildcard of all </w:t>
            </w:r>
            <w:r w:rsidRPr="004A59E2">
              <w:rPr>
                <w:i/>
              </w:rPr>
              <w:t>Physical Asset</w:t>
            </w:r>
            <w:r w:rsidRPr="004A59E2">
              <w:t xml:space="preserve"> that match the ID wildcard. </w:t>
            </w:r>
          </w:p>
          <w:p w14:paraId="00208F0E" w14:textId="4440E9F5" w:rsidR="0059222C" w:rsidRPr="004A59E2" w:rsidRDefault="0059222C" w:rsidP="002A2036">
            <w:pPr>
              <w:pStyle w:val="TABLE-cell"/>
            </w:pPr>
            <w:ins w:id="1709" w:author="Dennis Brandl" w:date="2018-03-03T06:35:00Z">
              <w:r>
                <w:t>NOTIFY: Error.</w:t>
              </w:r>
            </w:ins>
          </w:p>
        </w:tc>
      </w:tr>
    </w:tbl>
    <w:p w14:paraId="77D0B342" w14:textId="77777777" w:rsidR="001F137E" w:rsidRPr="000615A5" w:rsidRDefault="001F137E" w:rsidP="009A3909">
      <w:pPr>
        <w:pStyle w:val="NOTE"/>
      </w:pPr>
    </w:p>
    <w:p w14:paraId="1C79D0F5" w14:textId="1C116BE4" w:rsidR="001F137E" w:rsidRPr="000615A5" w:rsidDel="00EA5221" w:rsidRDefault="001F137E" w:rsidP="009A3909">
      <w:pPr>
        <w:pStyle w:val="Heading3"/>
        <w:rPr>
          <w:del w:id="1710" w:author="Dennis Brandl" w:date="2018-03-05T15:53:00Z"/>
        </w:rPr>
      </w:pPr>
      <w:bookmarkStart w:id="1711" w:name="_Toc507944873"/>
      <w:del w:id="1712" w:author="Dennis Brandl" w:date="2018-03-05T15:53:00Z">
        <w:r w:rsidRPr="000615A5" w:rsidDel="00EA5221">
          <w:delText>Physical asset capability test specification verbs</w:delText>
        </w:r>
        <w:bookmarkEnd w:id="1711"/>
      </w:del>
    </w:p>
    <w:p w14:paraId="085202BA" w14:textId="486C00F2" w:rsidR="001F137E" w:rsidRPr="000615A5" w:rsidDel="00EA5221" w:rsidRDefault="00672F56" w:rsidP="002A2036">
      <w:pPr>
        <w:pStyle w:val="PARAGRAPH"/>
        <w:rPr>
          <w:del w:id="1713" w:author="Dennis Brandl" w:date="2018-03-05T15:53:00Z"/>
        </w:rPr>
      </w:pPr>
      <w:del w:id="1714" w:author="Dennis Brandl" w:date="2018-03-05T15:53:00Z">
        <w:r w:rsidDel="00EA5221">
          <w:delText>All verbs</w:delText>
        </w:r>
        <w:r w:rsidR="009A3909" w:rsidDel="00EA5221">
          <w:delText xml:space="preserve"> </w:delText>
        </w:r>
        <w:r w:rsidDel="00EA5221">
          <w:delText>shall be valid</w:delText>
        </w:r>
        <w:r w:rsidR="001F137E" w:rsidRPr="000615A5" w:rsidDel="00EA5221">
          <w:delText xml:space="preserve"> for a </w:delText>
        </w:r>
        <w:r w:rsidR="001F137E" w:rsidRPr="004A59E2" w:rsidDel="00EA5221">
          <w:rPr>
            <w:i/>
          </w:rPr>
          <w:delText>physical asset capability test specification</w:delText>
        </w:r>
        <w:r w:rsidR="001F137E" w:rsidRPr="000615A5" w:rsidDel="00EA5221">
          <w:delText xml:space="preserve"> noun.   </w:delText>
        </w:r>
      </w:del>
    </w:p>
    <w:p w14:paraId="4D3F4421" w14:textId="4E707B73" w:rsidR="001F137E" w:rsidRPr="000615A5" w:rsidDel="00EA5221" w:rsidRDefault="003932B6" w:rsidP="001F137E">
      <w:pPr>
        <w:pStyle w:val="NOTE"/>
        <w:ind w:left="624" w:hanging="624"/>
        <w:rPr>
          <w:del w:id="1715" w:author="Dennis Brandl" w:date="2018-03-05T15:53:00Z"/>
        </w:rPr>
      </w:pPr>
      <w:del w:id="1716" w:author="Dennis Brandl" w:date="2018-03-05T15:53:00Z">
        <w:r w:rsidDel="00EA5221">
          <w:delText>NOTE</w:delText>
        </w:r>
        <w:r w:rsidR="001F137E" w:rsidRPr="000615A5" w:rsidDel="00EA5221">
          <w:tab/>
          <w:delText xml:space="preserve">This contains information about capability tests.  The returned information contains the identification of the tested </w:delText>
        </w:r>
        <w:r w:rsidR="001F137E" w:rsidRPr="004A59E2" w:rsidDel="00EA5221">
          <w:rPr>
            <w:i/>
          </w:rPr>
          <w:delText>physical asset class properties</w:delText>
        </w:r>
        <w:r w:rsidR="001F137E" w:rsidRPr="000615A5" w:rsidDel="00EA5221">
          <w:delText xml:space="preserve">, and the identification of the </w:delText>
        </w:r>
        <w:r w:rsidR="001F137E" w:rsidRPr="004A59E2" w:rsidDel="00EA5221">
          <w:rPr>
            <w:i/>
          </w:rPr>
          <w:delText>physical asset properties</w:delText>
        </w:r>
        <w:r w:rsidR="001F137E" w:rsidRPr="000615A5" w:rsidDel="00EA5221">
          <w:delText xml:space="preserve">. </w:delText>
        </w:r>
      </w:del>
    </w:p>
    <w:p w14:paraId="0F25866D" w14:textId="4C3CD33A" w:rsidR="001F137E" w:rsidRPr="000615A5" w:rsidDel="00EA5221" w:rsidRDefault="001F137E" w:rsidP="009A3909">
      <w:pPr>
        <w:pStyle w:val="Heading3"/>
        <w:rPr>
          <w:del w:id="1717" w:author="Dennis Brandl" w:date="2018-03-05T15:53:00Z"/>
        </w:rPr>
      </w:pPr>
      <w:bookmarkStart w:id="1718" w:name="_Toc507944874"/>
      <w:del w:id="1719" w:author="Dennis Brandl" w:date="2018-03-05T15:53:00Z">
        <w:r w:rsidRPr="000615A5" w:rsidDel="00EA5221">
          <w:delText>Physical asset capability test specification test verb actions</w:delText>
        </w:r>
        <w:bookmarkEnd w:id="1718"/>
      </w:del>
    </w:p>
    <w:p w14:paraId="2DA2AE4F" w14:textId="2E352D7E" w:rsidR="001F137E" w:rsidRPr="000615A5" w:rsidDel="00EA5221" w:rsidRDefault="001F137E" w:rsidP="002A2036">
      <w:pPr>
        <w:pStyle w:val="PARAGRAPH"/>
        <w:rPr>
          <w:del w:id="1720" w:author="Dennis Brandl" w:date="2018-03-05T15:53:00Z"/>
        </w:rPr>
      </w:pPr>
      <w:del w:id="1721" w:author="Dennis Brandl" w:date="2018-03-05T15:53:00Z">
        <w:r w:rsidRPr="000615A5" w:rsidDel="00EA5221">
          <w:delText xml:space="preserve">The actions performed on a </w:delText>
        </w:r>
        <w:r w:rsidRPr="000615A5" w:rsidDel="00EA5221">
          <w:rPr>
            <w:i/>
          </w:rPr>
          <w:delText>physical asset capability test specification</w:delText>
        </w:r>
        <w:r w:rsidRPr="000615A5" w:rsidDel="00EA5221">
          <w:delText xml:space="preserve"> </w:delText>
        </w:r>
        <w:r w:rsidR="00751BC9" w:rsidDel="00EA5221">
          <w:delText>noun are defined in</w:delText>
        </w:r>
        <w:r w:rsidRPr="000615A5" w:rsidDel="00EA5221">
          <w:delText xml:space="preserve"> </w:delText>
        </w:r>
        <w:r w:rsidRPr="000615A5" w:rsidDel="00EA5221">
          <w:fldChar w:fldCharType="begin"/>
        </w:r>
        <w:r w:rsidRPr="000615A5" w:rsidDel="00EA5221">
          <w:delInstrText xml:space="preserve"> REF _Ref106950925 </w:delInstrText>
        </w:r>
        <w:r w:rsidRPr="000615A5" w:rsidDel="00EA5221">
          <w:fldChar w:fldCharType="separate"/>
        </w:r>
        <w:r w:rsidR="00036893" w:rsidRPr="000615A5" w:rsidDel="00EA5221">
          <w:delText xml:space="preserve">Table </w:delText>
        </w:r>
        <w:r w:rsidR="00036893" w:rsidDel="00EA5221">
          <w:rPr>
            <w:noProof/>
          </w:rPr>
          <w:delText>16</w:delText>
        </w:r>
        <w:r w:rsidRPr="000615A5" w:rsidDel="00EA5221">
          <w:fldChar w:fldCharType="end"/>
        </w:r>
        <w:r w:rsidRPr="000615A5" w:rsidDel="00EA5221">
          <w:delText>.</w:delText>
        </w:r>
      </w:del>
    </w:p>
    <w:p w14:paraId="5505D4B4" w14:textId="62DE2A60" w:rsidR="001F137E" w:rsidRPr="000615A5" w:rsidDel="00EA5221" w:rsidRDefault="001F137E" w:rsidP="00BF396C">
      <w:pPr>
        <w:pStyle w:val="TABLE-title"/>
        <w:rPr>
          <w:del w:id="1722" w:author="Dennis Brandl" w:date="2018-03-05T15:53:00Z"/>
        </w:rPr>
      </w:pPr>
      <w:bookmarkStart w:id="1723" w:name="_Ref106950925"/>
      <w:bookmarkStart w:id="1724" w:name="_Toc61597318"/>
      <w:bookmarkStart w:id="1725" w:name="_Toc66633545"/>
      <w:bookmarkStart w:id="1726" w:name="_Toc93913235"/>
      <w:bookmarkStart w:id="1727" w:name="_Toc94085657"/>
      <w:bookmarkStart w:id="1728" w:name="_Toc99938139"/>
      <w:bookmarkStart w:id="1729" w:name="_Toc104708478"/>
      <w:bookmarkStart w:id="1730" w:name="_Toc111971582"/>
      <w:bookmarkStart w:id="1731" w:name="_Toc111991835"/>
      <w:bookmarkStart w:id="1732" w:name="_Toc112730162"/>
      <w:bookmarkStart w:id="1733" w:name="_Toc120010358"/>
      <w:bookmarkStart w:id="1734" w:name="_Toc130399773"/>
      <w:bookmarkStart w:id="1735" w:name="_Toc131732204"/>
      <w:bookmarkStart w:id="1736" w:name="_Toc134537673"/>
      <w:bookmarkStart w:id="1737" w:name="_Toc483857369"/>
      <w:del w:id="1738" w:author="Dennis Brandl" w:date="2018-03-05T15:53:00Z">
        <w:r w:rsidRPr="000615A5" w:rsidDel="00EA5221">
          <w:delText xml:space="preserve">Table </w:delText>
        </w:r>
        <w:r w:rsidRPr="000615A5" w:rsidDel="00EA5221">
          <w:fldChar w:fldCharType="begin"/>
        </w:r>
        <w:r w:rsidRPr="000615A5" w:rsidDel="00EA5221">
          <w:delInstrText xml:space="preserve"> SEQ Table \* ARABIC </w:delInstrText>
        </w:r>
        <w:r w:rsidRPr="000615A5" w:rsidDel="00EA5221">
          <w:fldChar w:fldCharType="separate"/>
        </w:r>
        <w:r w:rsidR="00036893" w:rsidDel="00EA5221">
          <w:rPr>
            <w:noProof/>
          </w:rPr>
          <w:delText>16</w:delText>
        </w:r>
        <w:r w:rsidRPr="000615A5" w:rsidDel="00EA5221">
          <w:fldChar w:fldCharType="end"/>
        </w:r>
        <w:bookmarkEnd w:id="1723"/>
        <w:r w:rsidRPr="000615A5" w:rsidDel="00EA5221">
          <w:delText xml:space="preserve"> – Physical asset capability test specification </w:delText>
        </w:r>
        <w:r w:rsidRPr="000615A5" w:rsidDel="00EA5221">
          <w:rPr>
            <w:szCs w:val="24"/>
          </w:rPr>
          <w:delText>verb</w:delText>
        </w:r>
        <w:r w:rsidRPr="000615A5" w:rsidDel="00EA5221">
          <w:delText xml:space="preserve"> </w:delText>
        </w:r>
        <w:bookmarkEnd w:id="1724"/>
        <w:bookmarkEnd w:id="1725"/>
        <w:bookmarkEnd w:id="1726"/>
        <w:bookmarkEnd w:id="1727"/>
        <w:bookmarkEnd w:id="1728"/>
        <w:bookmarkEnd w:id="1729"/>
        <w:bookmarkEnd w:id="1730"/>
        <w:r w:rsidRPr="000615A5" w:rsidDel="00EA5221">
          <w:delText>actions</w:delText>
        </w:r>
        <w:bookmarkEnd w:id="1731"/>
        <w:bookmarkEnd w:id="1732"/>
        <w:bookmarkEnd w:id="1733"/>
        <w:bookmarkEnd w:id="1734"/>
        <w:bookmarkEnd w:id="1735"/>
        <w:bookmarkEnd w:id="1736"/>
        <w:bookmarkEnd w:id="1737"/>
      </w:del>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2"/>
        <w:gridCol w:w="6520"/>
      </w:tblGrid>
      <w:tr w:rsidR="004A59E2" w:rsidRPr="004A59E2" w:rsidDel="00EA5221" w14:paraId="0631FC0A" w14:textId="31F6E735" w:rsidTr="004A59E2">
        <w:trPr>
          <w:tblHeader/>
          <w:del w:id="1739" w:author="Dennis Brandl" w:date="2018-03-05T15:53:00Z"/>
        </w:trPr>
        <w:tc>
          <w:tcPr>
            <w:tcW w:w="2520" w:type="dxa"/>
            <w:shd w:val="clear" w:color="auto" w:fill="auto"/>
          </w:tcPr>
          <w:p w14:paraId="5BBDEC95" w14:textId="7E52E252" w:rsidR="001F137E" w:rsidRPr="004A59E2" w:rsidDel="00EA5221" w:rsidRDefault="001F137E" w:rsidP="002A2036">
            <w:pPr>
              <w:pStyle w:val="TABLE-col-heading"/>
              <w:rPr>
                <w:del w:id="1740" w:author="Dennis Brandl" w:date="2018-03-05T15:53:00Z"/>
              </w:rPr>
            </w:pPr>
            <w:del w:id="1741" w:author="Dennis Brandl" w:date="2018-03-05T15:53:00Z">
              <w:r w:rsidRPr="004A59E2" w:rsidDel="00EA5221">
                <w:delText>Capability Test ID</w:delText>
              </w:r>
            </w:del>
          </w:p>
        </w:tc>
        <w:tc>
          <w:tcPr>
            <w:tcW w:w="6840" w:type="dxa"/>
            <w:shd w:val="clear" w:color="auto" w:fill="auto"/>
            <w:vAlign w:val="center"/>
          </w:tcPr>
          <w:p w14:paraId="2029FF40" w14:textId="325996B2" w:rsidR="001F137E" w:rsidRPr="004A59E2" w:rsidDel="00EA5221" w:rsidRDefault="00751BC9" w:rsidP="002A2036">
            <w:pPr>
              <w:pStyle w:val="TABLE-col-heading"/>
              <w:rPr>
                <w:del w:id="1742" w:author="Dennis Brandl" w:date="2018-03-05T15:53:00Z"/>
              </w:rPr>
            </w:pPr>
            <w:del w:id="1743" w:author="Dennis Brandl" w:date="2018-03-05T15:53:00Z">
              <w:r w:rsidDel="00EA5221">
                <w:delText>Verb action on noun</w:delText>
              </w:r>
            </w:del>
          </w:p>
        </w:tc>
      </w:tr>
      <w:tr w:rsidR="004A59E2" w:rsidRPr="004A59E2" w:rsidDel="00EA5221" w14:paraId="07216774" w14:textId="79B0FC49" w:rsidTr="004A59E2">
        <w:trPr>
          <w:del w:id="1744" w:author="Dennis Brandl" w:date="2018-03-05T15:53:00Z"/>
        </w:trPr>
        <w:tc>
          <w:tcPr>
            <w:tcW w:w="2520" w:type="dxa"/>
            <w:shd w:val="clear" w:color="auto" w:fill="auto"/>
          </w:tcPr>
          <w:p w14:paraId="469ED18A" w14:textId="6810AD19" w:rsidR="001F137E" w:rsidRPr="004A59E2" w:rsidDel="00EA5221" w:rsidRDefault="001F137E" w:rsidP="002A2036">
            <w:pPr>
              <w:pStyle w:val="TABLE-cell"/>
              <w:rPr>
                <w:del w:id="1745" w:author="Dennis Brandl" w:date="2018-03-05T15:53:00Z"/>
              </w:rPr>
            </w:pPr>
            <w:del w:id="1746" w:author="Dennis Brandl" w:date="2018-03-05T15:53:00Z">
              <w:r w:rsidRPr="004A59E2" w:rsidDel="00EA5221">
                <w:delText>IDs specified</w:delText>
              </w:r>
            </w:del>
          </w:p>
        </w:tc>
        <w:tc>
          <w:tcPr>
            <w:tcW w:w="6840" w:type="dxa"/>
            <w:shd w:val="clear" w:color="auto" w:fill="auto"/>
          </w:tcPr>
          <w:p w14:paraId="55D98707" w14:textId="5865A558" w:rsidR="001F137E" w:rsidRPr="004A59E2" w:rsidDel="00EA5221" w:rsidRDefault="001F137E" w:rsidP="002A2036">
            <w:pPr>
              <w:pStyle w:val="TABLE-cell"/>
              <w:rPr>
                <w:del w:id="1747" w:author="Dennis Brandl" w:date="2018-03-05T15:53:00Z"/>
              </w:rPr>
            </w:pPr>
            <w:del w:id="1748" w:author="Dennis Brandl" w:date="2018-03-05T15:53:00Z">
              <w:r w:rsidRPr="004A59E2" w:rsidDel="00EA5221">
                <w:delText xml:space="preserve">GET: Shall define a request that the receiver is to return, in a SHOW message, all attributes of the </w:delText>
              </w:r>
              <w:r w:rsidRPr="004A59E2" w:rsidDel="00EA5221">
                <w:rPr>
                  <w:i/>
                </w:rPr>
                <w:delText>Physical Asset Capability Test Specifications</w:delText>
              </w:r>
              <w:r w:rsidRPr="004A59E2" w:rsidDel="00EA5221">
                <w:delText xml:space="preserve">, the IDs of </w:delText>
              </w:r>
              <w:r w:rsidRPr="004A59E2" w:rsidDel="00EA5221">
                <w:rPr>
                  <w:i/>
                </w:rPr>
                <w:delText>Physical Asset Class Properties</w:delText>
              </w:r>
              <w:r w:rsidRPr="004A59E2" w:rsidDel="00EA5221">
                <w:delText xml:space="preserve"> referenced by the test, and the IDs of all </w:delText>
              </w:r>
              <w:r w:rsidRPr="004A59E2" w:rsidDel="00EA5221">
                <w:rPr>
                  <w:i/>
                </w:rPr>
                <w:delText>Physical Asset Properties</w:delText>
              </w:r>
              <w:r w:rsidRPr="004A59E2" w:rsidDel="00EA5221">
                <w:delText xml:space="preserve"> referenced by the test.</w:delText>
              </w:r>
            </w:del>
          </w:p>
          <w:p w14:paraId="151E06F7" w14:textId="6C4E858F" w:rsidR="001F137E" w:rsidRPr="004A59E2" w:rsidDel="00EA5221" w:rsidRDefault="001F137E" w:rsidP="002A2036">
            <w:pPr>
              <w:pStyle w:val="TABLE-cell"/>
              <w:rPr>
                <w:del w:id="1749" w:author="Dennis Brandl" w:date="2018-03-05T15:53:00Z"/>
              </w:rPr>
            </w:pPr>
            <w:del w:id="1750" w:author="Dennis Brandl" w:date="2018-03-05T15:53:00Z">
              <w:r w:rsidRPr="004A59E2" w:rsidDel="00EA5221">
                <w:delText xml:space="preserve">PROCESS: Shall define a request that the receiver is to add </w:delText>
              </w:r>
              <w:r w:rsidRPr="004A59E2" w:rsidDel="00EA5221">
                <w:rPr>
                  <w:i/>
                </w:rPr>
                <w:delText>Physical Asset Capability Test Specifications</w:delText>
              </w:r>
              <w:r w:rsidRPr="004A59E2" w:rsidDel="00EA5221">
                <w:delText xml:space="preserve">. Defines suggested IDs for the </w:delText>
              </w:r>
              <w:r w:rsidRPr="004A59E2" w:rsidDel="00EA5221">
                <w:rPr>
                  <w:i/>
                </w:rPr>
                <w:delText>Physical Asset Capability Test Specifications</w:delText>
              </w:r>
              <w:r w:rsidRPr="004A59E2" w:rsidDel="00EA5221">
                <w:delText xml:space="preserve">, values for the attributes and IDs of </w:delText>
              </w:r>
              <w:r w:rsidRPr="004A59E2" w:rsidDel="00EA5221">
                <w:rPr>
                  <w:i/>
                </w:rPr>
                <w:delText>Physical Asset Class Properties</w:delText>
              </w:r>
              <w:r w:rsidRPr="004A59E2" w:rsidDel="00EA5221">
                <w:delText xml:space="preserve"> and </w:delText>
              </w:r>
              <w:r w:rsidRPr="004A59E2" w:rsidDel="00EA5221">
                <w:rPr>
                  <w:i/>
                </w:rPr>
                <w:delText>Physical Asset Properties</w:delText>
              </w:r>
              <w:r w:rsidRPr="004A59E2" w:rsidDel="00EA5221">
                <w:delText xml:space="preserve"> referenced by the </w:delText>
              </w:r>
              <w:r w:rsidRPr="004A59E2" w:rsidDel="00EA5221">
                <w:rPr>
                  <w:i/>
                </w:rPr>
                <w:delText>Physical Asset Capability Test Specifications</w:delText>
              </w:r>
              <w:r w:rsidRPr="004A59E2" w:rsidDel="00EA5221">
                <w:delText xml:space="preserve">. The receiver adds the </w:delText>
              </w:r>
              <w:r w:rsidRPr="004A59E2" w:rsidDel="00EA5221">
                <w:rPr>
                  <w:i/>
                </w:rPr>
                <w:delText>Physical Asset Capability Test Specifications</w:delText>
              </w:r>
              <w:r w:rsidRPr="004A59E2" w:rsidDel="00EA5221">
                <w:delText xml:space="preserve"> and assigns IDs.  The assigned IDs shall be returned in the ACKNOWLEDGE message.</w:delText>
              </w:r>
            </w:del>
          </w:p>
          <w:p w14:paraId="3BFDE907" w14:textId="7D2AF103" w:rsidR="001F137E" w:rsidRPr="004A59E2" w:rsidDel="00EA5221" w:rsidRDefault="001F137E" w:rsidP="002A2036">
            <w:pPr>
              <w:pStyle w:val="TABLE-cell"/>
              <w:rPr>
                <w:del w:id="1751" w:author="Dennis Brandl" w:date="2018-03-05T15:53:00Z"/>
              </w:rPr>
            </w:pPr>
            <w:del w:id="1752" w:author="Dennis Brandl" w:date="2018-03-05T15:53:00Z">
              <w:r w:rsidRPr="004A59E2" w:rsidDel="00EA5221">
                <w:delText xml:space="preserve">CHANGE: Shall define a request that the receiver is to change the specified attributes of the </w:delText>
              </w:r>
              <w:r w:rsidRPr="004A59E2" w:rsidDel="00EA5221">
                <w:rPr>
                  <w:i/>
                </w:rPr>
                <w:delText>Physical Asset Capability Test Specifications</w:delText>
              </w:r>
              <w:r w:rsidRPr="004A59E2" w:rsidDel="00EA5221">
                <w:delText xml:space="preserve"> and IDs of </w:delText>
              </w:r>
              <w:r w:rsidRPr="004A59E2" w:rsidDel="00EA5221">
                <w:rPr>
                  <w:i/>
                </w:rPr>
                <w:delText>Physical Asset Class Properties</w:delText>
              </w:r>
              <w:r w:rsidRPr="004A59E2" w:rsidDel="00EA5221">
                <w:delText xml:space="preserve"> and PHYSICAL ASSET properties referenced.  </w:delText>
              </w:r>
              <w:r w:rsidRPr="004A59E2" w:rsidDel="00EA5221">
                <w:lastRenderedPageBreak/>
                <w:delText>A RESPOND message may be used to communicate agreement, disagreement, or changes made to the CHANGE message data.</w:delText>
              </w:r>
            </w:del>
          </w:p>
          <w:p w14:paraId="16E18D55" w14:textId="05088601" w:rsidR="001F137E" w:rsidRPr="004A59E2" w:rsidDel="00EA5221" w:rsidRDefault="001F137E" w:rsidP="002A2036">
            <w:pPr>
              <w:pStyle w:val="TABLE-cell"/>
              <w:rPr>
                <w:del w:id="1753" w:author="Dennis Brandl" w:date="2018-03-05T15:53:00Z"/>
              </w:rPr>
            </w:pPr>
            <w:del w:id="1754" w:author="Dennis Brandl" w:date="2018-03-05T15:53:00Z">
              <w:r w:rsidRPr="004A59E2" w:rsidDel="00EA5221">
                <w:delText xml:space="preserve">CANCEL: Shall define a request that the receiver is to cancel the specified </w:delText>
              </w:r>
              <w:r w:rsidRPr="004A59E2" w:rsidDel="00EA5221">
                <w:rPr>
                  <w:i/>
                </w:rPr>
                <w:delText>Physical Asset Capability Test Specifications</w:delText>
              </w:r>
              <w:r w:rsidRPr="004A59E2" w:rsidDel="00EA5221">
                <w:delText xml:space="preserve">. </w:delText>
              </w:r>
            </w:del>
          </w:p>
          <w:p w14:paraId="65F7BCE9" w14:textId="57A09444" w:rsidR="001F137E" w:rsidRPr="004A59E2" w:rsidDel="00EA5221" w:rsidRDefault="001F137E" w:rsidP="002A2036">
            <w:pPr>
              <w:pStyle w:val="TABLE-cell"/>
              <w:rPr>
                <w:del w:id="1755" w:author="Dennis Brandl" w:date="2018-03-05T15:53:00Z"/>
              </w:rPr>
            </w:pPr>
            <w:del w:id="1756" w:author="Dennis Brandl" w:date="2018-03-05T15:53:00Z">
              <w:r w:rsidRPr="004A59E2" w:rsidDel="00EA5221">
                <w:delText xml:space="preserve">SYNC ADD: Shall define a request that the receiver is to add the specified </w:delText>
              </w:r>
              <w:r w:rsidRPr="004A59E2" w:rsidDel="00EA5221">
                <w:rPr>
                  <w:i/>
                </w:rPr>
                <w:delText>Physical Asset Capability Test Specifications</w:delText>
              </w:r>
              <w:r w:rsidRPr="004A59E2" w:rsidDel="00EA5221">
                <w:delText xml:space="preserve"> and IDs </w:delText>
              </w:r>
              <w:r w:rsidRPr="004A59E2" w:rsidDel="00EA5221">
                <w:rPr>
                  <w:i/>
                </w:rPr>
                <w:delText>Physical Asset Class Properties</w:delText>
              </w:r>
              <w:r w:rsidRPr="004A59E2" w:rsidDel="00EA5221">
                <w:delText xml:space="preserve"> and </w:delText>
              </w:r>
              <w:r w:rsidRPr="004A59E2" w:rsidDel="00EA5221">
                <w:rPr>
                  <w:i/>
                </w:rPr>
                <w:delText>Physical Asset Properties</w:delText>
              </w:r>
              <w:r w:rsidRPr="004A59E2" w:rsidDel="00EA5221">
                <w:delText xml:space="preserve"> referenced. </w:delText>
              </w:r>
            </w:del>
          </w:p>
          <w:p w14:paraId="6C1717F9" w14:textId="7543ADA9" w:rsidR="001F137E" w:rsidRPr="004A59E2" w:rsidDel="00EA5221" w:rsidRDefault="001F137E" w:rsidP="002A2036">
            <w:pPr>
              <w:pStyle w:val="TABLE-cell"/>
              <w:rPr>
                <w:del w:id="1757" w:author="Dennis Brandl" w:date="2018-03-05T15:53:00Z"/>
              </w:rPr>
            </w:pPr>
            <w:del w:id="1758" w:author="Dennis Brandl" w:date="2018-03-05T15:53:00Z">
              <w:r w:rsidRPr="004A59E2" w:rsidDel="00EA5221">
                <w:delText xml:space="preserve">SYNC CHANGE: Shall define a request that the receiver is to change the specified attributes of the </w:delText>
              </w:r>
              <w:r w:rsidRPr="004A59E2" w:rsidDel="00EA5221">
                <w:rPr>
                  <w:i/>
                </w:rPr>
                <w:delText>Physical Asset Capability Test Specifications</w:delText>
              </w:r>
              <w:r w:rsidRPr="004A59E2" w:rsidDel="00EA5221">
                <w:delText xml:space="preserve"> and IDs of </w:delText>
              </w:r>
              <w:r w:rsidRPr="004A59E2" w:rsidDel="00EA5221">
                <w:rPr>
                  <w:i/>
                </w:rPr>
                <w:delText>Physical Asset Class Properties</w:delText>
              </w:r>
              <w:r w:rsidRPr="004A59E2" w:rsidDel="00EA5221">
                <w:delText xml:space="preserve"> and </w:delText>
              </w:r>
              <w:r w:rsidRPr="004A59E2" w:rsidDel="00EA5221">
                <w:rPr>
                  <w:i/>
                </w:rPr>
                <w:delText>Physical Asset Properties</w:delText>
              </w:r>
              <w:r w:rsidRPr="004A59E2" w:rsidDel="00EA5221">
                <w:delText xml:space="preserve"> referenced.</w:delText>
              </w:r>
            </w:del>
          </w:p>
          <w:p w14:paraId="4CFFA9C9" w14:textId="5C09A94E" w:rsidR="001F137E" w:rsidRPr="004A59E2" w:rsidDel="00EA5221" w:rsidRDefault="001F137E" w:rsidP="0059222C">
            <w:pPr>
              <w:pStyle w:val="TABLE-cell"/>
              <w:rPr>
                <w:del w:id="1759" w:author="Dennis Brandl" w:date="2018-03-05T15:53:00Z"/>
              </w:rPr>
            </w:pPr>
            <w:del w:id="1760" w:author="Dennis Brandl" w:date="2018-03-05T15:53:00Z">
              <w:r w:rsidRPr="004A59E2" w:rsidDel="00EA5221">
                <w:delText xml:space="preserve">SYNC DELETE: Shall define a request that the receiver is to delete the specified </w:delText>
              </w:r>
              <w:r w:rsidRPr="004A59E2" w:rsidDel="00EA5221">
                <w:rPr>
                  <w:i/>
                </w:rPr>
                <w:delText>Physical Asset Capability Test Specifications</w:delText>
              </w:r>
              <w:r w:rsidRPr="004A59E2" w:rsidDel="00EA5221">
                <w:delText>.</w:delText>
              </w:r>
            </w:del>
          </w:p>
        </w:tc>
      </w:tr>
      <w:tr w:rsidR="004A59E2" w:rsidRPr="004A59E2" w:rsidDel="00EA5221" w14:paraId="5716A66E" w14:textId="53A43B8E" w:rsidTr="004A59E2">
        <w:trPr>
          <w:del w:id="1761" w:author="Dennis Brandl" w:date="2018-03-05T15:53:00Z"/>
        </w:trPr>
        <w:tc>
          <w:tcPr>
            <w:tcW w:w="2520" w:type="dxa"/>
            <w:shd w:val="clear" w:color="auto" w:fill="auto"/>
          </w:tcPr>
          <w:p w14:paraId="278A820B" w14:textId="15CB6C64" w:rsidR="001F137E" w:rsidRPr="004A59E2" w:rsidDel="00EA5221" w:rsidRDefault="001F137E" w:rsidP="002A2036">
            <w:pPr>
              <w:pStyle w:val="TABLE-cell"/>
              <w:rPr>
                <w:del w:id="1762" w:author="Dennis Brandl" w:date="2018-03-05T15:53:00Z"/>
              </w:rPr>
            </w:pPr>
            <w:del w:id="1763" w:author="Dennis Brandl" w:date="2018-03-05T15:53:00Z">
              <w:r w:rsidRPr="004A59E2" w:rsidDel="00EA5221">
                <w:delText>&lt;not specified&gt;</w:delText>
              </w:r>
            </w:del>
          </w:p>
        </w:tc>
        <w:tc>
          <w:tcPr>
            <w:tcW w:w="6840" w:type="dxa"/>
            <w:shd w:val="clear" w:color="auto" w:fill="auto"/>
          </w:tcPr>
          <w:p w14:paraId="07AB9C9E" w14:textId="3809F326" w:rsidR="001F137E" w:rsidRPr="004A59E2" w:rsidDel="00EA5221" w:rsidRDefault="001F137E" w:rsidP="002A2036">
            <w:pPr>
              <w:pStyle w:val="TABLE-cell"/>
              <w:rPr>
                <w:del w:id="1764" w:author="Dennis Brandl" w:date="2018-03-05T15:53:00Z"/>
              </w:rPr>
            </w:pPr>
            <w:del w:id="1765" w:author="Dennis Brandl" w:date="2018-03-05T15:53:00Z">
              <w:r w:rsidRPr="004A59E2" w:rsidDel="00EA5221">
                <w:delText>GET: Error.</w:delText>
              </w:r>
            </w:del>
          </w:p>
          <w:p w14:paraId="5DA40ADA" w14:textId="70C1C2D5" w:rsidR="001F137E" w:rsidRPr="004A59E2" w:rsidDel="00EA5221" w:rsidRDefault="001F137E" w:rsidP="002A2036">
            <w:pPr>
              <w:pStyle w:val="TABLE-cell"/>
              <w:rPr>
                <w:del w:id="1766" w:author="Dennis Brandl" w:date="2018-03-05T15:53:00Z"/>
              </w:rPr>
            </w:pPr>
            <w:del w:id="1767" w:author="Dennis Brandl" w:date="2018-03-05T15:53:00Z">
              <w:r w:rsidRPr="004A59E2" w:rsidDel="00EA5221">
                <w:delText>PROCESS: Error.</w:delText>
              </w:r>
            </w:del>
          </w:p>
          <w:p w14:paraId="79412289" w14:textId="545C50E6" w:rsidR="001F137E" w:rsidRPr="004A59E2" w:rsidDel="00EA5221" w:rsidRDefault="001F137E" w:rsidP="002A2036">
            <w:pPr>
              <w:pStyle w:val="TABLE-cell"/>
              <w:rPr>
                <w:del w:id="1768" w:author="Dennis Brandl" w:date="2018-03-05T15:53:00Z"/>
              </w:rPr>
            </w:pPr>
            <w:del w:id="1769" w:author="Dennis Brandl" w:date="2018-03-05T15:53:00Z">
              <w:r w:rsidRPr="004A59E2" w:rsidDel="00EA5221">
                <w:delText xml:space="preserve">CHANGE: Error. </w:delText>
              </w:r>
            </w:del>
          </w:p>
          <w:p w14:paraId="52D6DDB3" w14:textId="74987A91" w:rsidR="001F137E" w:rsidRPr="004A59E2" w:rsidDel="00EA5221" w:rsidRDefault="001F137E" w:rsidP="002A2036">
            <w:pPr>
              <w:pStyle w:val="TABLE-cell"/>
              <w:rPr>
                <w:del w:id="1770" w:author="Dennis Brandl" w:date="2018-03-05T15:53:00Z"/>
              </w:rPr>
            </w:pPr>
            <w:del w:id="1771" w:author="Dennis Brandl" w:date="2018-03-05T15:53:00Z">
              <w:r w:rsidRPr="004A59E2" w:rsidDel="00EA5221">
                <w:delText xml:space="preserve">CANCEL: Error. </w:delText>
              </w:r>
            </w:del>
          </w:p>
          <w:p w14:paraId="180406A7" w14:textId="18A305EA" w:rsidR="001F137E" w:rsidRPr="004A59E2" w:rsidDel="00EA5221" w:rsidRDefault="001F137E" w:rsidP="002A2036">
            <w:pPr>
              <w:pStyle w:val="TABLE-cell"/>
              <w:rPr>
                <w:del w:id="1772" w:author="Dennis Brandl" w:date="2018-03-05T15:53:00Z"/>
              </w:rPr>
            </w:pPr>
            <w:del w:id="1773" w:author="Dennis Brandl" w:date="2018-03-05T15:53:00Z">
              <w:r w:rsidRPr="004A59E2" w:rsidDel="00EA5221">
                <w:delText xml:space="preserve">SYNC ADD: Error. </w:delText>
              </w:r>
            </w:del>
          </w:p>
          <w:p w14:paraId="6D7FFA59" w14:textId="41269196" w:rsidR="001F137E" w:rsidRPr="004A59E2" w:rsidDel="00EA5221" w:rsidRDefault="001F137E" w:rsidP="002A2036">
            <w:pPr>
              <w:pStyle w:val="TABLE-cell"/>
              <w:rPr>
                <w:del w:id="1774" w:author="Dennis Brandl" w:date="2018-03-05T15:53:00Z"/>
              </w:rPr>
            </w:pPr>
            <w:del w:id="1775" w:author="Dennis Brandl" w:date="2018-03-05T15:53:00Z">
              <w:r w:rsidRPr="004A59E2" w:rsidDel="00EA5221">
                <w:delText>SYNC CHANGE: Error.</w:delText>
              </w:r>
            </w:del>
          </w:p>
          <w:p w14:paraId="61B425AF" w14:textId="0BD05D9E" w:rsidR="0059222C" w:rsidRPr="004A59E2" w:rsidDel="00EA5221" w:rsidRDefault="001F137E" w:rsidP="002A2036">
            <w:pPr>
              <w:pStyle w:val="TABLE-cell"/>
              <w:rPr>
                <w:del w:id="1776" w:author="Dennis Brandl" w:date="2018-03-05T15:53:00Z"/>
              </w:rPr>
            </w:pPr>
            <w:del w:id="1777" w:author="Dennis Brandl" w:date="2018-03-05T15:53:00Z">
              <w:r w:rsidRPr="004A59E2" w:rsidDel="00EA5221">
                <w:delText>SYNC DELETE: Error.</w:delText>
              </w:r>
            </w:del>
          </w:p>
        </w:tc>
      </w:tr>
      <w:tr w:rsidR="004A59E2" w:rsidRPr="004A59E2" w:rsidDel="00EA5221" w14:paraId="62028966" w14:textId="358CFB99" w:rsidTr="004A59E2">
        <w:trPr>
          <w:del w:id="1778" w:author="Dennis Brandl" w:date="2018-03-05T15:53:00Z"/>
        </w:trPr>
        <w:tc>
          <w:tcPr>
            <w:tcW w:w="2520" w:type="dxa"/>
            <w:shd w:val="clear" w:color="auto" w:fill="auto"/>
          </w:tcPr>
          <w:p w14:paraId="1AFBAD78" w14:textId="5E8DA986" w:rsidR="001F137E" w:rsidRPr="004A59E2" w:rsidDel="00EA5221" w:rsidRDefault="001F137E" w:rsidP="002A2036">
            <w:pPr>
              <w:pStyle w:val="TABLE-cell"/>
              <w:rPr>
                <w:del w:id="1779" w:author="Dennis Brandl" w:date="2018-03-05T15:53:00Z"/>
              </w:rPr>
            </w:pPr>
            <w:del w:id="1780" w:author="Dennis Brandl" w:date="2018-03-05T15:53:00Z">
              <w:r w:rsidRPr="004A59E2" w:rsidDel="00EA5221">
                <w:delText>Wildcard specified</w:delText>
              </w:r>
            </w:del>
          </w:p>
        </w:tc>
        <w:tc>
          <w:tcPr>
            <w:tcW w:w="6840" w:type="dxa"/>
            <w:shd w:val="clear" w:color="auto" w:fill="auto"/>
          </w:tcPr>
          <w:p w14:paraId="443A9076" w14:textId="10A0DF42" w:rsidR="001F137E" w:rsidRPr="004A59E2" w:rsidDel="00EA5221" w:rsidRDefault="001F137E" w:rsidP="002A2036">
            <w:pPr>
              <w:pStyle w:val="TABLE-cell"/>
              <w:rPr>
                <w:del w:id="1781" w:author="Dennis Brandl" w:date="2018-03-05T15:53:00Z"/>
              </w:rPr>
            </w:pPr>
            <w:del w:id="1782" w:author="Dennis Brandl" w:date="2018-03-05T15:53:00Z">
              <w:r w:rsidRPr="004A59E2" w:rsidDel="00EA5221">
                <w:delText xml:space="preserve">GET: Shall define a request that the receiver is to return, in a SHOW message, all attributes of all </w:delText>
              </w:r>
              <w:r w:rsidRPr="004A59E2" w:rsidDel="00EA5221">
                <w:rPr>
                  <w:i/>
                </w:rPr>
                <w:delText>Capability Tests</w:delText>
              </w:r>
              <w:r w:rsidRPr="004A59E2" w:rsidDel="00EA5221">
                <w:delText xml:space="preserve"> identified by the ID wildcard, the IDs of </w:delText>
              </w:r>
              <w:r w:rsidRPr="004A59E2" w:rsidDel="00EA5221">
                <w:rPr>
                  <w:i/>
                </w:rPr>
                <w:delText>Physical Asset Class Properties</w:delText>
              </w:r>
              <w:r w:rsidRPr="004A59E2" w:rsidDel="00EA5221">
                <w:delText xml:space="preserve"> referenced, and the IDs of </w:delText>
              </w:r>
              <w:r w:rsidRPr="004A59E2" w:rsidDel="00EA5221">
                <w:rPr>
                  <w:i/>
                </w:rPr>
                <w:delText>Physical Asset Properties</w:delText>
              </w:r>
              <w:r w:rsidRPr="004A59E2" w:rsidDel="00EA5221">
                <w:delText xml:space="preserve"> referenced by the tests.</w:delText>
              </w:r>
            </w:del>
          </w:p>
          <w:p w14:paraId="15C4DDBB" w14:textId="7D9E850F" w:rsidR="001F137E" w:rsidRPr="004A59E2" w:rsidDel="00EA5221" w:rsidRDefault="001F137E" w:rsidP="002A2036">
            <w:pPr>
              <w:pStyle w:val="TABLE-cell"/>
              <w:rPr>
                <w:del w:id="1783" w:author="Dennis Brandl" w:date="2018-03-05T15:53:00Z"/>
              </w:rPr>
            </w:pPr>
            <w:del w:id="1784" w:author="Dennis Brandl" w:date="2018-03-05T15:53:00Z">
              <w:r w:rsidRPr="004A59E2" w:rsidDel="00EA5221">
                <w:delText>Example</w:delText>
              </w:r>
              <w:r w:rsidRPr="004A59E2" w:rsidDel="00EA5221">
                <w:tab/>
                <w:delText xml:space="preserve">To return all </w:delText>
              </w:r>
              <w:r w:rsidRPr="004A59E2" w:rsidDel="00EA5221">
                <w:rPr>
                  <w:i/>
                </w:rPr>
                <w:delText>Capability Tests</w:delText>
              </w:r>
              <w:r w:rsidRPr="004A59E2" w:rsidDel="00EA5221">
                <w:delText>, specify a “*” as the wildcard.</w:delText>
              </w:r>
            </w:del>
          </w:p>
          <w:p w14:paraId="3C7B00C3" w14:textId="45639CA4" w:rsidR="001F137E" w:rsidRPr="004A59E2" w:rsidDel="00EA5221" w:rsidRDefault="001F137E" w:rsidP="002A2036">
            <w:pPr>
              <w:pStyle w:val="TABLE-cell"/>
              <w:rPr>
                <w:del w:id="1785" w:author="Dennis Brandl" w:date="2018-03-05T15:53:00Z"/>
              </w:rPr>
            </w:pPr>
            <w:del w:id="1786" w:author="Dennis Brandl" w:date="2018-03-05T15:53:00Z">
              <w:r w:rsidRPr="004A59E2" w:rsidDel="00EA5221">
                <w:delText>PROCESS: Error.</w:delText>
              </w:r>
            </w:del>
          </w:p>
          <w:p w14:paraId="55D90AA9" w14:textId="49F2CF8E" w:rsidR="001F137E" w:rsidRPr="004A59E2" w:rsidDel="00EA5221" w:rsidRDefault="001F137E" w:rsidP="002A2036">
            <w:pPr>
              <w:pStyle w:val="TABLE-cell"/>
              <w:rPr>
                <w:del w:id="1787" w:author="Dennis Brandl" w:date="2018-03-05T15:53:00Z"/>
              </w:rPr>
            </w:pPr>
            <w:del w:id="1788" w:author="Dennis Brandl" w:date="2018-03-05T15:53:00Z">
              <w:r w:rsidRPr="004A59E2" w:rsidDel="00EA5221">
                <w:delText xml:space="preserve">CHANGE: Shall define a request that the receiver is to change all specified attributes of all </w:delText>
              </w:r>
              <w:r w:rsidRPr="004A59E2" w:rsidDel="00EA5221">
                <w:rPr>
                  <w:i/>
                </w:rPr>
                <w:delText>Capability Tests</w:delText>
              </w:r>
              <w:r w:rsidRPr="004A59E2" w:rsidDel="00EA5221">
                <w:delText xml:space="preserve"> matching the ID wildcard and IDs of </w:delText>
              </w:r>
              <w:r w:rsidRPr="004A59E2" w:rsidDel="00EA5221">
                <w:rPr>
                  <w:i/>
                </w:rPr>
                <w:delText>Physical Asset Class Properties</w:delText>
              </w:r>
              <w:r w:rsidRPr="004A59E2" w:rsidDel="00EA5221">
                <w:delText xml:space="preserve"> and </w:delText>
              </w:r>
              <w:r w:rsidRPr="004A59E2" w:rsidDel="00EA5221">
                <w:rPr>
                  <w:i/>
                </w:rPr>
                <w:delText>Physical Asset Properties</w:delText>
              </w:r>
              <w:r w:rsidRPr="004A59E2" w:rsidDel="00EA5221">
                <w:delText xml:space="preserve"> referenced.  A RESPOND message may be used to communicate agreement, disagreement, or changes made to the CHANGE message data.</w:delText>
              </w:r>
            </w:del>
          </w:p>
          <w:p w14:paraId="027ADCBA" w14:textId="5821045D" w:rsidR="001F137E" w:rsidRPr="004A59E2" w:rsidDel="00EA5221" w:rsidRDefault="001F137E" w:rsidP="002A2036">
            <w:pPr>
              <w:pStyle w:val="TABLE-cell"/>
              <w:rPr>
                <w:del w:id="1789" w:author="Dennis Brandl" w:date="2018-03-05T15:53:00Z"/>
              </w:rPr>
            </w:pPr>
            <w:del w:id="1790" w:author="Dennis Brandl" w:date="2018-03-05T15:53:00Z">
              <w:r w:rsidRPr="004A59E2" w:rsidDel="00EA5221">
                <w:delText xml:space="preserve">CANCEL: Shall define a request that the receiver is to cancel all </w:delText>
              </w:r>
              <w:r w:rsidRPr="004A59E2" w:rsidDel="00EA5221">
                <w:rPr>
                  <w:i/>
                </w:rPr>
                <w:delText>Capability Tests</w:delText>
              </w:r>
              <w:r w:rsidRPr="004A59E2" w:rsidDel="00EA5221">
                <w:delText xml:space="preserve"> matching the ID wildcard. </w:delText>
              </w:r>
            </w:del>
          </w:p>
          <w:p w14:paraId="3E726B31" w14:textId="05B13D7A" w:rsidR="001F137E" w:rsidRPr="004A59E2" w:rsidDel="00EA5221" w:rsidRDefault="001F137E" w:rsidP="002A2036">
            <w:pPr>
              <w:pStyle w:val="TABLE-cell"/>
              <w:rPr>
                <w:del w:id="1791" w:author="Dennis Brandl" w:date="2018-03-05T15:53:00Z"/>
              </w:rPr>
            </w:pPr>
            <w:del w:id="1792" w:author="Dennis Brandl" w:date="2018-03-05T15:53:00Z">
              <w:r w:rsidRPr="004A59E2" w:rsidDel="00EA5221">
                <w:delText xml:space="preserve">SYNC ADD: Error. </w:delText>
              </w:r>
            </w:del>
          </w:p>
          <w:p w14:paraId="4687034E" w14:textId="72CDFD5B" w:rsidR="001F137E" w:rsidRPr="004A59E2" w:rsidDel="00EA5221" w:rsidRDefault="001F137E" w:rsidP="002A2036">
            <w:pPr>
              <w:pStyle w:val="TABLE-cell"/>
              <w:rPr>
                <w:del w:id="1793" w:author="Dennis Brandl" w:date="2018-03-05T15:53:00Z"/>
              </w:rPr>
            </w:pPr>
            <w:del w:id="1794" w:author="Dennis Brandl" w:date="2018-03-05T15:53:00Z">
              <w:r w:rsidRPr="004A59E2" w:rsidDel="00EA5221">
                <w:delText xml:space="preserve">SYNC CHANGE: Shall define a request that the receiver is to change all specified attributes of all </w:delText>
              </w:r>
              <w:r w:rsidRPr="004A59E2" w:rsidDel="00EA5221">
                <w:rPr>
                  <w:i/>
                </w:rPr>
                <w:delText>Capability Tests</w:delText>
              </w:r>
              <w:r w:rsidRPr="004A59E2" w:rsidDel="00EA5221">
                <w:delText xml:space="preserve"> matching the ID wildcard and IDs of </w:delText>
              </w:r>
              <w:r w:rsidRPr="004A59E2" w:rsidDel="00EA5221">
                <w:rPr>
                  <w:i/>
                </w:rPr>
                <w:delText>Physical Asset Class Properties</w:delText>
              </w:r>
              <w:r w:rsidRPr="004A59E2" w:rsidDel="00EA5221">
                <w:delText xml:space="preserve"> and </w:delText>
              </w:r>
              <w:r w:rsidRPr="004A59E2" w:rsidDel="00EA5221">
                <w:rPr>
                  <w:i/>
                </w:rPr>
                <w:delText>Physical Asset Properties</w:delText>
              </w:r>
              <w:r w:rsidRPr="004A59E2" w:rsidDel="00EA5221">
                <w:delText xml:space="preserve"> referenced.</w:delText>
              </w:r>
            </w:del>
          </w:p>
          <w:p w14:paraId="4496A346" w14:textId="7EB65FFA" w:rsidR="0059222C" w:rsidRPr="004A59E2" w:rsidDel="00EA5221" w:rsidRDefault="001F137E" w:rsidP="002A2036">
            <w:pPr>
              <w:pStyle w:val="TABLE-cell"/>
              <w:rPr>
                <w:del w:id="1795" w:author="Dennis Brandl" w:date="2018-03-05T15:53:00Z"/>
              </w:rPr>
            </w:pPr>
            <w:del w:id="1796" w:author="Dennis Brandl" w:date="2018-03-05T15:53:00Z">
              <w:r w:rsidRPr="004A59E2" w:rsidDel="00EA5221">
                <w:delText xml:space="preserve">SYNC DELETE: Shall define a request that the receiver is to delete all </w:delText>
              </w:r>
              <w:r w:rsidRPr="004A59E2" w:rsidDel="00EA5221">
                <w:rPr>
                  <w:i/>
                </w:rPr>
                <w:delText>Capability Tests</w:delText>
              </w:r>
              <w:r w:rsidRPr="004A59E2" w:rsidDel="00EA5221">
                <w:delText xml:space="preserve"> matching the ID wildcard shall be deleted.</w:delText>
              </w:r>
            </w:del>
          </w:p>
        </w:tc>
      </w:tr>
    </w:tbl>
    <w:p w14:paraId="165DE726" w14:textId="77777777" w:rsidR="001F137E" w:rsidRPr="000615A5" w:rsidRDefault="001F137E" w:rsidP="009A3909">
      <w:pPr>
        <w:pStyle w:val="NOTE"/>
      </w:pPr>
    </w:p>
    <w:p w14:paraId="2B794F28" w14:textId="77777777" w:rsidR="001F137E" w:rsidRPr="000615A5" w:rsidRDefault="001F137E" w:rsidP="009A3909">
      <w:pPr>
        <w:pStyle w:val="Heading2"/>
      </w:pPr>
      <w:bookmarkStart w:id="1797" w:name="_Toc507944875"/>
      <w:r w:rsidRPr="000615A5">
        <w:t>Material model</w:t>
      </w:r>
      <w:bookmarkEnd w:id="1797"/>
    </w:p>
    <w:p w14:paraId="67DE8DC4" w14:textId="77777777" w:rsidR="001F137E" w:rsidRPr="000615A5" w:rsidRDefault="001F137E" w:rsidP="009A3909">
      <w:pPr>
        <w:pStyle w:val="Heading3"/>
      </w:pPr>
      <w:bookmarkStart w:id="1798" w:name="_Toc507944876"/>
      <w:r w:rsidRPr="000615A5">
        <w:t>Material model elements</w:t>
      </w:r>
      <w:bookmarkEnd w:id="1798"/>
    </w:p>
    <w:p w14:paraId="5FF1890B" w14:textId="369B5D37" w:rsidR="001F137E" w:rsidRPr="000615A5" w:rsidRDefault="001F137E" w:rsidP="002A2036">
      <w:pPr>
        <w:pStyle w:val="PARAGRAPH"/>
      </w:pPr>
      <w:r w:rsidRPr="000615A5">
        <w:t xml:space="preserve">The message definitions assume that information may be accessed from any of five starting points: </w:t>
      </w:r>
      <w:r w:rsidRPr="004A59E2">
        <w:rPr>
          <w:i/>
        </w:rPr>
        <w:t>material class</w:t>
      </w:r>
      <w:r w:rsidRPr="000615A5">
        <w:t xml:space="preserve">, </w:t>
      </w:r>
      <w:r w:rsidRPr="004A59E2">
        <w:rPr>
          <w:i/>
        </w:rPr>
        <w:t>material definition</w:t>
      </w:r>
      <w:r w:rsidRPr="000615A5">
        <w:t xml:space="preserve">, </w:t>
      </w:r>
      <w:r w:rsidRPr="004A59E2">
        <w:rPr>
          <w:i/>
        </w:rPr>
        <w:t>material lot</w:t>
      </w:r>
      <w:r w:rsidRPr="000615A5">
        <w:t xml:space="preserve">, </w:t>
      </w:r>
      <w:r w:rsidRPr="004A59E2">
        <w:rPr>
          <w:i/>
        </w:rPr>
        <w:t>material sublot</w:t>
      </w:r>
      <w:r w:rsidRPr="000615A5">
        <w:t xml:space="preserve">, or </w:t>
      </w:r>
      <w:r w:rsidR="004A59E2" w:rsidRPr="004A59E2">
        <w:rPr>
          <w:i/>
        </w:rPr>
        <w:t>m</w:t>
      </w:r>
      <w:r w:rsidRPr="004A59E2">
        <w:rPr>
          <w:i/>
        </w:rPr>
        <w:t>aterial test</w:t>
      </w:r>
      <w:r w:rsidR="004A59E2">
        <w:rPr>
          <w:i/>
        </w:rPr>
        <w:t xml:space="preserve"> specification</w:t>
      </w:r>
      <w:r w:rsidRPr="004A59E2">
        <w:rPr>
          <w:i/>
        </w:rPr>
        <w:t>s</w:t>
      </w:r>
      <w:r w:rsidRPr="000615A5">
        <w:t xml:space="preserve">, as identified by the dotted collections in </w:t>
      </w:r>
      <w:r w:rsidRPr="000615A5">
        <w:fldChar w:fldCharType="begin"/>
      </w:r>
      <w:r w:rsidRPr="000615A5">
        <w:instrText xml:space="preserve"> REF _Ref120009650 </w:instrText>
      </w:r>
      <w:r w:rsidRPr="000615A5">
        <w:fldChar w:fldCharType="separate"/>
      </w:r>
      <w:r w:rsidR="00FA7DD5" w:rsidRPr="000615A5">
        <w:t xml:space="preserve">Figure </w:t>
      </w:r>
      <w:r w:rsidR="00FA7DD5">
        <w:rPr>
          <w:noProof/>
        </w:rPr>
        <w:t>20</w:t>
      </w:r>
      <w:r w:rsidRPr="000615A5">
        <w:fldChar w:fldCharType="end"/>
      </w:r>
      <w:r w:rsidRPr="000615A5">
        <w:t>.</w:t>
      </w:r>
      <w:ins w:id="1799" w:author="Dennis Brandl" w:date="2018-03-05T15:53:00Z">
        <w:r w:rsidR="00EA5221">
          <w:t xml:space="preserve"> </w:t>
        </w:r>
        <w:r w:rsidR="00EA5221">
          <w:rPr>
            <w:i/>
          </w:rPr>
          <w:t>Material class</w:t>
        </w:r>
        <w:r w:rsidR="00EA5221" w:rsidRPr="00EA5221">
          <w:t xml:space="preserve">, </w:t>
        </w:r>
        <w:r w:rsidR="00EA5221">
          <w:rPr>
            <w:i/>
          </w:rPr>
          <w:t>material definition</w:t>
        </w:r>
        <w:r w:rsidR="00EA5221" w:rsidRPr="00EA5221">
          <w:t xml:space="preserve">, </w:t>
        </w:r>
        <w:r w:rsidR="00EA5221">
          <w:rPr>
            <w:i/>
          </w:rPr>
          <w:t>material lot</w:t>
        </w:r>
        <w:r w:rsidR="00EA5221" w:rsidRPr="00EA5221">
          <w:t xml:space="preserve"> </w:t>
        </w:r>
        <w:r w:rsidR="00EA5221" w:rsidRPr="000F3240">
          <w:t>and</w:t>
        </w:r>
        <w:r w:rsidR="00EA5221">
          <w:rPr>
            <w:i/>
          </w:rPr>
          <w:t xml:space="preserve"> </w:t>
        </w:r>
      </w:ins>
      <w:ins w:id="1800" w:author="Dennis Brandl" w:date="2018-03-05T15:54:00Z">
        <w:r w:rsidR="00EA5221">
          <w:rPr>
            <w:i/>
          </w:rPr>
          <w:t xml:space="preserve">material sublot </w:t>
        </w:r>
      </w:ins>
      <w:ins w:id="1801" w:author="Dennis Brandl" w:date="2018-03-05T15:53:00Z">
        <w:r w:rsidR="00EA5221">
          <w:t xml:space="preserve">implement the </w:t>
        </w:r>
        <w:r w:rsidR="00EA5221">
          <w:rPr>
            <w:i/>
          </w:rPr>
          <w:t>t</w:t>
        </w:r>
        <w:r w:rsidR="00EA5221" w:rsidRPr="00E96A9E">
          <w:rPr>
            <w:i/>
          </w:rPr>
          <w:t xml:space="preserve">estable </w:t>
        </w:r>
        <w:r w:rsidR="00EA5221">
          <w:rPr>
            <w:i/>
          </w:rPr>
          <w:t>o</w:t>
        </w:r>
        <w:r w:rsidR="00EA5221" w:rsidRPr="00E96A9E">
          <w:rPr>
            <w:i/>
          </w:rPr>
          <w:t>bject</w:t>
        </w:r>
        <w:r w:rsidR="00EA5221">
          <w:t xml:space="preserve"> &lt;&lt;interface&gt;&gt; class (See ISA 95.00.02 on the Operations Test Model).  </w:t>
        </w:r>
      </w:ins>
      <w:ins w:id="1802" w:author="Dennis Brandl" w:date="2018-03-05T15:54:00Z">
        <w:r w:rsidR="00EA5221">
          <w:rPr>
            <w:i/>
          </w:rPr>
          <w:t>Material class</w:t>
        </w:r>
        <w:r w:rsidR="00EA5221" w:rsidRPr="000F3240">
          <w:rPr>
            <w:i/>
          </w:rPr>
          <w:t xml:space="preserve"> </w:t>
        </w:r>
      </w:ins>
      <w:ins w:id="1803" w:author="Dennis Brandl" w:date="2018-03-05T15:53:00Z">
        <w:r w:rsidR="00EA5221" w:rsidRPr="000F3240">
          <w:rPr>
            <w:i/>
          </w:rPr>
          <w:t>property</w:t>
        </w:r>
      </w:ins>
      <w:ins w:id="1804" w:author="Dennis Brandl" w:date="2018-03-05T15:54:00Z">
        <w:r w:rsidR="00EA5221">
          <w:t xml:space="preserve">, </w:t>
        </w:r>
        <w:r w:rsidR="00EA5221" w:rsidRPr="00EA5221">
          <w:rPr>
            <w:i/>
          </w:rPr>
          <w:t>material definition property</w:t>
        </w:r>
      </w:ins>
      <w:ins w:id="1805" w:author="Dennis Brandl" w:date="2018-03-05T15:55:00Z">
        <w:r w:rsidR="00EA5221">
          <w:t xml:space="preserve">, </w:t>
        </w:r>
      </w:ins>
      <w:ins w:id="1806" w:author="Dennis Brandl" w:date="2018-03-05T15:53:00Z">
        <w:r w:rsidR="00EA5221">
          <w:t xml:space="preserve">and </w:t>
        </w:r>
      </w:ins>
      <w:ins w:id="1807" w:author="Dennis Brandl" w:date="2018-03-05T15:55:00Z">
        <w:r w:rsidR="00EA5221">
          <w:rPr>
            <w:i/>
          </w:rPr>
          <w:t xml:space="preserve">material lot </w:t>
        </w:r>
      </w:ins>
      <w:ins w:id="1808" w:author="Dennis Brandl" w:date="2018-03-05T15:53:00Z">
        <w:r w:rsidR="00EA5221" w:rsidRPr="000F3240">
          <w:rPr>
            <w:i/>
          </w:rPr>
          <w:t>property</w:t>
        </w:r>
        <w:r w:rsidR="00EA5221">
          <w:t xml:space="preserve"> implement the </w:t>
        </w:r>
        <w:r w:rsidR="00EA5221" w:rsidRPr="000F3240">
          <w:rPr>
            <w:i/>
          </w:rPr>
          <w:t>testable object property</w:t>
        </w:r>
        <w:r w:rsidR="00EA5221">
          <w:t xml:space="preserve"> &lt;&lt;interface&gt;&gt; class.  See clause </w:t>
        </w:r>
        <w:r w:rsidR="00EA5221">
          <w:fldChar w:fldCharType="begin"/>
        </w:r>
        <w:r w:rsidR="00EA5221">
          <w:instrText xml:space="preserve"> REF _Ref508021909 \w \h </w:instrText>
        </w:r>
        <w:r w:rsidR="00EA5221">
          <w:fldChar w:fldCharType="separate"/>
        </w:r>
        <w:r w:rsidR="00EA5221">
          <w:t>6.4</w:t>
        </w:r>
        <w:r w:rsidR="00EA5221">
          <w:fldChar w:fldCharType="end"/>
        </w:r>
        <w:r w:rsidR="00EA5221">
          <w:t xml:space="preserve"> for the </w:t>
        </w:r>
        <w:r w:rsidR="00EA5221">
          <w:rPr>
            <w:i/>
          </w:rPr>
          <w:t>t</w:t>
        </w:r>
        <w:r w:rsidR="00EA5221" w:rsidRPr="00E44D0F">
          <w:rPr>
            <w:i/>
          </w:rPr>
          <w:t xml:space="preserve">est </w:t>
        </w:r>
        <w:r w:rsidR="00EA5221">
          <w:rPr>
            <w:i/>
          </w:rPr>
          <w:t>s</w:t>
        </w:r>
        <w:r w:rsidR="00EA5221" w:rsidRPr="00E44D0F">
          <w:rPr>
            <w:i/>
          </w:rPr>
          <w:t>pecification</w:t>
        </w:r>
        <w:r w:rsidR="00EA5221">
          <w:t xml:space="preserve"> transaction definitions.</w:t>
        </w:r>
      </w:ins>
    </w:p>
    <w:p w14:paraId="502359F7" w14:textId="752AF3F7" w:rsidR="001F137E" w:rsidRPr="000615A5" w:rsidRDefault="00AA36FD" w:rsidP="002A2036">
      <w:pPr>
        <w:pStyle w:val="FIGURE"/>
      </w:pPr>
      <w:ins w:id="1809" w:author="Dennis Brandl" w:date="2018-03-04T17:22:00Z">
        <w:r w:rsidRPr="00AA36FD">
          <w:rPr>
            <w:noProof/>
            <w:lang w:val="en-US" w:eastAsia="en-US"/>
          </w:rPr>
          <w:lastRenderedPageBreak/>
          <w:drawing>
            <wp:inline distT="0" distB="0" distL="0" distR="0" wp14:anchorId="26E705BD" wp14:editId="2543C724">
              <wp:extent cx="5759450" cy="26370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2637028"/>
                      </a:xfrm>
                      <a:prstGeom prst="rect">
                        <a:avLst/>
                      </a:prstGeom>
                      <a:noFill/>
                      <a:ln>
                        <a:noFill/>
                      </a:ln>
                    </pic:spPr>
                  </pic:pic>
                </a:graphicData>
              </a:graphic>
            </wp:inline>
          </w:drawing>
        </w:r>
      </w:ins>
    </w:p>
    <w:p w14:paraId="773F32F1" w14:textId="19D810E0" w:rsidR="001F137E" w:rsidRPr="000615A5" w:rsidRDefault="001F137E" w:rsidP="009A3909">
      <w:pPr>
        <w:pStyle w:val="FIGURE-title"/>
      </w:pPr>
      <w:bookmarkStart w:id="1810" w:name="_Ref120009650"/>
      <w:bookmarkStart w:id="1811" w:name="_Toc48968867"/>
      <w:bookmarkStart w:id="1812" w:name="_Toc507944727"/>
      <w:r w:rsidRPr="000615A5">
        <w:t xml:space="preserve">Figure </w:t>
      </w:r>
      <w:r w:rsidRPr="000615A5">
        <w:fldChar w:fldCharType="begin"/>
      </w:r>
      <w:r w:rsidRPr="000615A5">
        <w:instrText xml:space="preserve"> SEQ Figure \* ARABIC </w:instrText>
      </w:r>
      <w:r w:rsidRPr="000615A5">
        <w:fldChar w:fldCharType="separate"/>
      </w:r>
      <w:r w:rsidR="00FA7DD5">
        <w:rPr>
          <w:noProof/>
        </w:rPr>
        <w:t>20</w:t>
      </w:r>
      <w:r w:rsidRPr="000615A5">
        <w:fldChar w:fldCharType="end"/>
      </w:r>
      <w:bookmarkEnd w:id="1810"/>
      <w:r w:rsidRPr="000615A5">
        <w:t xml:space="preserve"> </w:t>
      </w:r>
      <w:r w:rsidR="00967BAE">
        <w:t>–</w:t>
      </w:r>
      <w:r w:rsidRPr="000615A5">
        <w:t xml:space="preserve"> Object</w:t>
      </w:r>
      <w:r w:rsidR="00967BAE">
        <w:t xml:space="preserve"> </w:t>
      </w:r>
      <w:r w:rsidRPr="000615A5">
        <w:t>grouping for the material model</w:t>
      </w:r>
      <w:bookmarkEnd w:id="1811"/>
      <w:bookmarkEnd w:id="1812"/>
    </w:p>
    <w:p w14:paraId="4E923C10" w14:textId="0E22F498" w:rsidR="001F137E" w:rsidRPr="000615A5" w:rsidRDefault="001F137E" w:rsidP="004A59E2">
      <w:pPr>
        <w:pStyle w:val="Note-Example"/>
      </w:pPr>
      <w:r w:rsidRPr="000615A5">
        <w:t>Example</w:t>
      </w:r>
      <w:r w:rsidRPr="000615A5">
        <w:tab/>
        <w:t xml:space="preserve">Messages may be </w:t>
      </w:r>
      <w:r w:rsidR="004A59E2" w:rsidRPr="004A59E2">
        <w:rPr>
          <w:i/>
        </w:rPr>
        <w:t>GET</w:t>
      </w:r>
      <w:r w:rsidRPr="004A59E2">
        <w:rPr>
          <w:i/>
        </w:rPr>
        <w:t xml:space="preserve"> Material Class</w:t>
      </w:r>
      <w:r w:rsidRPr="000615A5">
        <w:t xml:space="preserve">, </w:t>
      </w:r>
      <w:r w:rsidR="004A59E2" w:rsidRPr="004A59E2">
        <w:rPr>
          <w:i/>
        </w:rPr>
        <w:t>GET</w:t>
      </w:r>
      <w:r w:rsidRPr="004A59E2">
        <w:rPr>
          <w:i/>
        </w:rPr>
        <w:t xml:space="preserve"> Material Lot</w:t>
      </w:r>
      <w:r w:rsidRPr="000615A5">
        <w:t xml:space="preserve">, </w:t>
      </w:r>
      <w:r w:rsidR="004A59E2" w:rsidRPr="004A59E2">
        <w:rPr>
          <w:i/>
        </w:rPr>
        <w:t>GET</w:t>
      </w:r>
      <w:r w:rsidRPr="004A59E2">
        <w:rPr>
          <w:i/>
        </w:rPr>
        <w:t xml:space="preserve"> Material Test Result</w:t>
      </w:r>
    </w:p>
    <w:p w14:paraId="5B171D09" w14:textId="77777777" w:rsidR="001F137E" w:rsidRPr="000615A5" w:rsidRDefault="001F137E" w:rsidP="009A3909">
      <w:pPr>
        <w:pStyle w:val="Heading3"/>
      </w:pPr>
      <w:bookmarkStart w:id="1813" w:name="_Toc507944877"/>
      <w:r w:rsidRPr="000615A5">
        <w:t>Material class verbs</w:t>
      </w:r>
      <w:bookmarkEnd w:id="1813"/>
    </w:p>
    <w:p w14:paraId="20C1B957" w14:textId="1A7E9430"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4A59E2">
        <w:rPr>
          <w:i/>
        </w:rPr>
        <w:t>material class</w:t>
      </w:r>
      <w:r w:rsidR="001F137E" w:rsidRPr="000615A5">
        <w:t xml:space="preserve"> noun.   </w:t>
      </w:r>
    </w:p>
    <w:p w14:paraId="42EFF4A1" w14:textId="67CD7185" w:rsidR="001F137E" w:rsidRPr="000615A5" w:rsidRDefault="003932B6" w:rsidP="001F137E">
      <w:pPr>
        <w:pStyle w:val="NOTE"/>
        <w:ind w:left="624" w:hanging="624"/>
      </w:pPr>
      <w:r>
        <w:t>NOTE</w:t>
      </w:r>
      <w:r w:rsidR="001F137E" w:rsidRPr="000615A5">
        <w:tab/>
        <w:t xml:space="preserve">This contains information about </w:t>
      </w:r>
      <w:r w:rsidR="001F137E" w:rsidRPr="004A59E2">
        <w:rPr>
          <w:i/>
        </w:rPr>
        <w:t>material classes</w:t>
      </w:r>
      <w:r w:rsidR="001F137E" w:rsidRPr="000615A5">
        <w:t xml:space="preserve">, or </w:t>
      </w:r>
      <w:r w:rsidR="001F137E" w:rsidRPr="004A59E2">
        <w:rPr>
          <w:i/>
        </w:rPr>
        <w:t>material classes</w:t>
      </w:r>
      <w:r w:rsidR="001F137E" w:rsidRPr="000615A5">
        <w:t xml:space="preserve"> and their </w:t>
      </w:r>
      <w:r w:rsidR="001F137E" w:rsidRPr="004A59E2">
        <w:rPr>
          <w:i/>
        </w:rPr>
        <w:t>material class properties</w:t>
      </w:r>
      <w:r w:rsidR="001F137E" w:rsidRPr="000615A5">
        <w:t xml:space="preserve">.  The returned information does not contain the </w:t>
      </w:r>
      <w:r w:rsidR="001F137E" w:rsidRPr="004A59E2">
        <w:rPr>
          <w:i/>
        </w:rPr>
        <w:t>material definitions</w:t>
      </w:r>
      <w:r w:rsidR="001F137E" w:rsidRPr="000615A5">
        <w:t xml:space="preserve"> associated with the </w:t>
      </w:r>
      <w:r w:rsidR="001F137E" w:rsidRPr="004A59E2">
        <w:rPr>
          <w:i/>
        </w:rPr>
        <w:t>material class</w:t>
      </w:r>
      <w:r w:rsidR="001F137E" w:rsidRPr="000615A5">
        <w:t xml:space="preserve">, but only the IDs of the material definitions belonging to the class. </w:t>
      </w:r>
    </w:p>
    <w:p w14:paraId="0A889CE8" w14:textId="77777777" w:rsidR="001F137E" w:rsidRPr="000615A5" w:rsidRDefault="001F137E" w:rsidP="009A3909">
      <w:pPr>
        <w:pStyle w:val="Heading3"/>
      </w:pPr>
      <w:bookmarkStart w:id="1814" w:name="_Toc507944878"/>
      <w:r w:rsidRPr="000615A5">
        <w:t>Material class verb actions</w:t>
      </w:r>
      <w:bookmarkEnd w:id="1814"/>
    </w:p>
    <w:p w14:paraId="35F830A5" w14:textId="3AC5C20C" w:rsidR="001F137E" w:rsidRPr="000615A5" w:rsidRDefault="001F137E" w:rsidP="002A2036">
      <w:pPr>
        <w:pStyle w:val="PARAGRAPH"/>
      </w:pPr>
      <w:r w:rsidRPr="000615A5">
        <w:t xml:space="preserve">The actions performed on </w:t>
      </w:r>
      <w:r w:rsidRPr="004A59E2">
        <w:rPr>
          <w:i/>
        </w:rPr>
        <w:t>material class</w:t>
      </w:r>
      <w:r w:rsidRPr="000615A5">
        <w:t xml:space="preserve"> objects are defined in </w:t>
      </w:r>
      <w:r w:rsidRPr="000615A5">
        <w:fldChar w:fldCharType="begin"/>
      </w:r>
      <w:r w:rsidRPr="000615A5">
        <w:instrText xml:space="preserve"> REF _Ref106958489 </w:instrText>
      </w:r>
      <w:r w:rsidRPr="000615A5">
        <w:fldChar w:fldCharType="separate"/>
      </w:r>
      <w:r w:rsidR="00FA7DD5" w:rsidRPr="000615A5">
        <w:t xml:space="preserve">Table </w:t>
      </w:r>
      <w:r w:rsidR="00FA7DD5">
        <w:rPr>
          <w:noProof/>
        </w:rPr>
        <w:t>15</w:t>
      </w:r>
      <w:r w:rsidRPr="000615A5">
        <w:fldChar w:fldCharType="end"/>
      </w:r>
      <w:r w:rsidRPr="000615A5">
        <w:t>.</w:t>
      </w:r>
    </w:p>
    <w:p w14:paraId="0D6F04E8" w14:textId="4FB227C4" w:rsidR="001F137E" w:rsidRPr="000615A5" w:rsidRDefault="001F137E" w:rsidP="00BF396C">
      <w:pPr>
        <w:pStyle w:val="TABLE-title"/>
      </w:pPr>
      <w:bookmarkStart w:id="1815" w:name="_Ref106958489"/>
      <w:bookmarkStart w:id="1816" w:name="_Toc61597323"/>
      <w:bookmarkStart w:id="1817" w:name="_Toc66633550"/>
      <w:bookmarkStart w:id="1818" w:name="_Toc93913240"/>
      <w:bookmarkStart w:id="1819" w:name="_Toc94085662"/>
      <w:bookmarkStart w:id="1820" w:name="_Toc99938144"/>
      <w:bookmarkStart w:id="1821" w:name="_Toc104708483"/>
      <w:bookmarkStart w:id="1822" w:name="_Toc111971588"/>
      <w:bookmarkStart w:id="1823" w:name="_Toc111991841"/>
      <w:bookmarkStart w:id="1824" w:name="_Toc112730168"/>
      <w:bookmarkStart w:id="1825" w:name="_Toc120010364"/>
      <w:bookmarkStart w:id="1826" w:name="_Toc130399779"/>
      <w:bookmarkStart w:id="1827" w:name="_Toc131732210"/>
      <w:bookmarkStart w:id="1828" w:name="_Toc134537679"/>
      <w:bookmarkStart w:id="1829" w:name="_Toc483857370"/>
      <w:r w:rsidRPr="000615A5">
        <w:t xml:space="preserve">Table </w:t>
      </w:r>
      <w:r w:rsidRPr="000615A5">
        <w:fldChar w:fldCharType="begin"/>
      </w:r>
      <w:r w:rsidRPr="000615A5">
        <w:instrText xml:space="preserve"> SEQ Table \* ARABIC </w:instrText>
      </w:r>
      <w:r w:rsidRPr="000615A5">
        <w:fldChar w:fldCharType="separate"/>
      </w:r>
      <w:r w:rsidR="00FA7DD5">
        <w:rPr>
          <w:noProof/>
        </w:rPr>
        <w:t>15</w:t>
      </w:r>
      <w:r w:rsidRPr="000615A5">
        <w:fldChar w:fldCharType="end"/>
      </w:r>
      <w:bookmarkEnd w:id="1815"/>
      <w:r w:rsidRPr="000615A5">
        <w:t xml:space="preserve"> </w:t>
      </w:r>
      <w:r w:rsidR="00967BAE">
        <w:t>–</w:t>
      </w:r>
      <w:r w:rsidRPr="000615A5">
        <w:t xml:space="preserve"> Material</w:t>
      </w:r>
      <w:r w:rsidR="00967BAE">
        <w:t xml:space="preserve"> </w:t>
      </w:r>
      <w:r w:rsidRPr="000615A5">
        <w:t xml:space="preserve">Class </w:t>
      </w:r>
      <w:r w:rsidRPr="000615A5">
        <w:rPr>
          <w:szCs w:val="24"/>
        </w:rPr>
        <w:t>verb</w:t>
      </w:r>
      <w:r w:rsidRPr="000615A5">
        <w:t xml:space="preserve"> </w:t>
      </w:r>
      <w:bookmarkEnd w:id="1816"/>
      <w:bookmarkEnd w:id="1817"/>
      <w:bookmarkEnd w:id="1818"/>
      <w:bookmarkEnd w:id="1819"/>
      <w:bookmarkEnd w:id="1820"/>
      <w:bookmarkEnd w:id="1821"/>
      <w:r w:rsidRPr="000615A5">
        <w:t>actions</w:t>
      </w:r>
      <w:bookmarkEnd w:id="1822"/>
      <w:bookmarkEnd w:id="1823"/>
      <w:bookmarkEnd w:id="1824"/>
      <w:bookmarkEnd w:id="1825"/>
      <w:bookmarkEnd w:id="1826"/>
      <w:bookmarkEnd w:id="1827"/>
      <w:bookmarkEnd w:id="1828"/>
      <w:bookmarkEnd w:id="182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1260"/>
        <w:gridCol w:w="1260"/>
        <w:gridCol w:w="5760"/>
      </w:tblGrid>
      <w:tr w:rsidR="004A59E2" w:rsidRPr="004A59E2" w14:paraId="6BD740C1" w14:textId="77777777" w:rsidTr="004A59E2">
        <w:trPr>
          <w:tblHeader/>
        </w:trPr>
        <w:tc>
          <w:tcPr>
            <w:tcW w:w="1080" w:type="dxa"/>
            <w:shd w:val="clear" w:color="auto" w:fill="auto"/>
            <w:vAlign w:val="center"/>
          </w:tcPr>
          <w:p w14:paraId="771BFF63" w14:textId="77777777" w:rsidR="001F137E" w:rsidRPr="004A59E2" w:rsidRDefault="001F137E" w:rsidP="002A2036">
            <w:pPr>
              <w:pStyle w:val="TABLE-col-heading"/>
            </w:pPr>
            <w:r w:rsidRPr="004A59E2">
              <w:t xml:space="preserve">Material </w:t>
            </w:r>
            <w:r w:rsidRPr="004A59E2">
              <w:br/>
              <w:t>Class ID</w:t>
            </w:r>
          </w:p>
        </w:tc>
        <w:tc>
          <w:tcPr>
            <w:tcW w:w="1260" w:type="dxa"/>
            <w:shd w:val="clear" w:color="auto" w:fill="auto"/>
            <w:vAlign w:val="center"/>
          </w:tcPr>
          <w:p w14:paraId="08216145" w14:textId="77777777" w:rsidR="001F137E" w:rsidRPr="004A59E2" w:rsidRDefault="001F137E" w:rsidP="002A2036">
            <w:pPr>
              <w:pStyle w:val="TABLE-col-heading"/>
            </w:pPr>
            <w:r w:rsidRPr="004A59E2">
              <w:t>Material Class Property ID</w:t>
            </w:r>
          </w:p>
        </w:tc>
        <w:tc>
          <w:tcPr>
            <w:tcW w:w="1260" w:type="dxa"/>
            <w:shd w:val="clear" w:color="auto" w:fill="auto"/>
            <w:vAlign w:val="center"/>
          </w:tcPr>
          <w:p w14:paraId="039D418D" w14:textId="77777777" w:rsidR="001F137E" w:rsidRPr="004A59E2" w:rsidRDefault="001F137E" w:rsidP="002A2036">
            <w:pPr>
              <w:pStyle w:val="TABLE-col-heading"/>
            </w:pPr>
            <w:r w:rsidRPr="004A59E2">
              <w:t>Material Class Property Value</w:t>
            </w:r>
          </w:p>
        </w:tc>
        <w:tc>
          <w:tcPr>
            <w:tcW w:w="5760" w:type="dxa"/>
            <w:shd w:val="clear" w:color="auto" w:fill="auto"/>
            <w:vAlign w:val="center"/>
          </w:tcPr>
          <w:p w14:paraId="42E87B84" w14:textId="6AFFCD98" w:rsidR="001F137E" w:rsidRPr="004A59E2" w:rsidRDefault="00751BC9" w:rsidP="002A2036">
            <w:pPr>
              <w:pStyle w:val="TABLE-col-heading"/>
            </w:pPr>
            <w:r>
              <w:t>Verb action on noun</w:t>
            </w:r>
          </w:p>
        </w:tc>
      </w:tr>
      <w:tr w:rsidR="004A59E2" w:rsidRPr="004A59E2" w14:paraId="5F68F459" w14:textId="77777777" w:rsidTr="004A59E2">
        <w:tc>
          <w:tcPr>
            <w:tcW w:w="1080" w:type="dxa"/>
            <w:shd w:val="clear" w:color="auto" w:fill="auto"/>
          </w:tcPr>
          <w:p w14:paraId="3BDC2918" w14:textId="77777777" w:rsidR="001F137E" w:rsidRPr="004A59E2" w:rsidRDefault="001F137E" w:rsidP="002A2036">
            <w:pPr>
              <w:pStyle w:val="TABLE-cell"/>
            </w:pPr>
            <w:r w:rsidRPr="004A59E2">
              <w:t>IDs specified</w:t>
            </w:r>
          </w:p>
        </w:tc>
        <w:tc>
          <w:tcPr>
            <w:tcW w:w="1260" w:type="dxa"/>
            <w:shd w:val="clear" w:color="auto" w:fill="auto"/>
          </w:tcPr>
          <w:p w14:paraId="082156AA" w14:textId="77777777" w:rsidR="001F137E" w:rsidRPr="004A59E2" w:rsidRDefault="001F137E" w:rsidP="002A2036">
            <w:pPr>
              <w:pStyle w:val="TABLE-cell"/>
              <w:rPr>
                <w:i/>
              </w:rPr>
            </w:pPr>
            <w:r w:rsidRPr="004A59E2">
              <w:rPr>
                <w:i/>
              </w:rPr>
              <w:t>not specified</w:t>
            </w:r>
          </w:p>
        </w:tc>
        <w:tc>
          <w:tcPr>
            <w:tcW w:w="1260" w:type="dxa"/>
            <w:shd w:val="clear" w:color="auto" w:fill="auto"/>
          </w:tcPr>
          <w:p w14:paraId="02065C2D" w14:textId="77777777" w:rsidR="001F137E" w:rsidRPr="004A59E2" w:rsidRDefault="001F137E" w:rsidP="002A2036">
            <w:pPr>
              <w:pStyle w:val="TABLE-cell"/>
              <w:rPr>
                <w:i/>
              </w:rPr>
            </w:pPr>
            <w:r w:rsidRPr="004A59E2">
              <w:rPr>
                <w:i/>
              </w:rPr>
              <w:t>not specified</w:t>
            </w:r>
          </w:p>
        </w:tc>
        <w:tc>
          <w:tcPr>
            <w:tcW w:w="5760" w:type="dxa"/>
            <w:shd w:val="clear" w:color="auto" w:fill="auto"/>
          </w:tcPr>
          <w:p w14:paraId="490AE877"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Material Classes</w:t>
            </w:r>
            <w:r w:rsidRPr="004A59E2">
              <w:t xml:space="preserve">, all properties and their attributes, and the IDs of </w:t>
            </w:r>
            <w:r w:rsidRPr="004A59E2">
              <w:rPr>
                <w:i/>
              </w:rPr>
              <w:t>Material Definitions</w:t>
            </w:r>
            <w:r w:rsidRPr="004A59E2">
              <w:t xml:space="preserve"> of the </w:t>
            </w:r>
            <w:r w:rsidRPr="004A59E2">
              <w:rPr>
                <w:i/>
              </w:rPr>
              <w:t>Material Class</w:t>
            </w:r>
            <w:r w:rsidRPr="004A59E2">
              <w:t>.</w:t>
            </w:r>
          </w:p>
          <w:p w14:paraId="4284E6F6" w14:textId="77777777" w:rsidR="001F137E" w:rsidRPr="004A59E2" w:rsidRDefault="001F137E" w:rsidP="002A2036">
            <w:pPr>
              <w:pStyle w:val="TABLE-cell"/>
            </w:pPr>
            <w:r w:rsidRPr="004A59E2">
              <w:t xml:space="preserve">PROCESS: Shall define a request that the receiver is to add </w:t>
            </w:r>
            <w:r w:rsidRPr="004A59E2">
              <w:rPr>
                <w:i/>
              </w:rPr>
              <w:t>Material Classes</w:t>
            </w:r>
            <w:r w:rsidRPr="004A59E2">
              <w:t xml:space="preserve">. The ID defines suggested IDs for the </w:t>
            </w:r>
            <w:r w:rsidRPr="004A59E2">
              <w:rPr>
                <w:i/>
              </w:rPr>
              <w:t>Material Classes</w:t>
            </w:r>
            <w:r w:rsidRPr="004A59E2">
              <w:t xml:space="preserve">. The receiver adds the </w:t>
            </w:r>
            <w:r w:rsidRPr="004A59E2">
              <w:rPr>
                <w:i/>
              </w:rPr>
              <w:t>Material Classes</w:t>
            </w:r>
            <w:r w:rsidRPr="004A59E2">
              <w:t xml:space="preserve"> and assigns IDs.  The assigned IDs shall be returned in the ACKNOWLEDGE message.</w:t>
            </w:r>
          </w:p>
          <w:p w14:paraId="7F9D5204" w14:textId="77777777" w:rsidR="001F137E" w:rsidRPr="004A59E2" w:rsidRDefault="001F137E" w:rsidP="002A2036">
            <w:pPr>
              <w:pStyle w:val="TABLE-cell"/>
            </w:pPr>
            <w:r w:rsidRPr="004A59E2">
              <w:t xml:space="preserve">CHANGE: The specified attributes of the specified </w:t>
            </w:r>
            <w:r w:rsidRPr="004A59E2">
              <w:rPr>
                <w:i/>
              </w:rPr>
              <w:t xml:space="preserve">Material Classes </w:t>
            </w:r>
            <w:r w:rsidRPr="004A59E2">
              <w:t xml:space="preserve">shall be changed. </w:t>
            </w:r>
          </w:p>
          <w:p w14:paraId="51605DCF" w14:textId="77777777" w:rsidR="001F137E" w:rsidRPr="004A59E2" w:rsidRDefault="001F137E" w:rsidP="002A2036">
            <w:pPr>
              <w:pStyle w:val="TABLE-cell"/>
            </w:pPr>
            <w:r w:rsidRPr="004A59E2">
              <w:t xml:space="preserve">CANCEL: Shall define a request that the receiver is to cancel the specified </w:t>
            </w:r>
            <w:r w:rsidRPr="004A59E2">
              <w:rPr>
                <w:i/>
              </w:rPr>
              <w:t>Material Classes</w:t>
            </w:r>
            <w:r w:rsidRPr="004A59E2">
              <w:t xml:space="preserve">. </w:t>
            </w:r>
          </w:p>
          <w:p w14:paraId="78FBBFDD" w14:textId="77777777" w:rsidR="001F137E" w:rsidRPr="004A59E2" w:rsidRDefault="001F137E" w:rsidP="002A2036">
            <w:pPr>
              <w:pStyle w:val="TABLE-cell"/>
            </w:pPr>
            <w:r w:rsidRPr="004A59E2">
              <w:t xml:space="preserve">SYNC ADD: Shall define a request that the receiver is to add the specified </w:t>
            </w:r>
            <w:r w:rsidRPr="004A59E2">
              <w:rPr>
                <w:i/>
              </w:rPr>
              <w:t>Material Classes</w:t>
            </w:r>
            <w:r w:rsidRPr="004A59E2">
              <w:t>.</w:t>
            </w:r>
          </w:p>
          <w:p w14:paraId="6CFC702D" w14:textId="77777777" w:rsidR="001F137E" w:rsidRPr="004A59E2" w:rsidRDefault="001F137E" w:rsidP="002A2036">
            <w:pPr>
              <w:pStyle w:val="TABLE-cell"/>
            </w:pPr>
            <w:r w:rsidRPr="004A59E2">
              <w:t xml:space="preserve">SYNC CHANGE: The specified attributes of the specified </w:t>
            </w:r>
            <w:r w:rsidRPr="004A59E2">
              <w:rPr>
                <w:i/>
              </w:rPr>
              <w:t xml:space="preserve">Material Classes </w:t>
            </w:r>
            <w:r w:rsidRPr="004A59E2">
              <w:t>shall be changed.</w:t>
            </w:r>
          </w:p>
          <w:p w14:paraId="303B3FF1" w14:textId="77777777" w:rsidR="0059222C" w:rsidRDefault="001F137E" w:rsidP="0059222C">
            <w:pPr>
              <w:pStyle w:val="TABLE-cell"/>
              <w:rPr>
                <w:ins w:id="1830" w:author="Dennis Brandl" w:date="2018-03-03T06:36:00Z"/>
              </w:rPr>
            </w:pPr>
            <w:r w:rsidRPr="004A59E2">
              <w:t xml:space="preserve">SYNC DELETE: Shall define a request that the receiver is to delete the specified </w:t>
            </w:r>
            <w:r w:rsidRPr="004A59E2">
              <w:rPr>
                <w:i/>
              </w:rPr>
              <w:t>Material Classes</w:t>
            </w:r>
            <w:r w:rsidRPr="004A59E2">
              <w:t xml:space="preserve">. </w:t>
            </w:r>
          </w:p>
          <w:p w14:paraId="2B6867F5" w14:textId="256DF114" w:rsidR="001F137E" w:rsidRPr="004A59E2" w:rsidRDefault="0059222C" w:rsidP="0059222C">
            <w:pPr>
              <w:pStyle w:val="TABLE-cell"/>
            </w:pPr>
            <w:ins w:id="1831" w:author="Dennis Brandl" w:date="2018-03-03T06:36:00Z">
              <w:r>
                <w:t xml:space="preserve">NOTIFY: Shall define the creation of a new </w:t>
              </w:r>
              <w:r>
                <w:rPr>
                  <w:i/>
                </w:rPr>
                <w:t>Material Class</w:t>
              </w:r>
              <w:r>
                <w:t>.</w:t>
              </w:r>
            </w:ins>
          </w:p>
        </w:tc>
      </w:tr>
      <w:tr w:rsidR="004A59E2" w:rsidRPr="004A59E2" w14:paraId="6A3DFDD7" w14:textId="77777777" w:rsidTr="004A59E2">
        <w:tc>
          <w:tcPr>
            <w:tcW w:w="1080" w:type="dxa"/>
            <w:shd w:val="clear" w:color="auto" w:fill="auto"/>
          </w:tcPr>
          <w:p w14:paraId="5872EC12" w14:textId="77777777" w:rsidR="001F137E" w:rsidRPr="004A59E2" w:rsidRDefault="001F137E" w:rsidP="002A2036">
            <w:pPr>
              <w:pStyle w:val="TABLE-cell"/>
            </w:pPr>
            <w:r w:rsidRPr="004A59E2">
              <w:t>IDs specified</w:t>
            </w:r>
          </w:p>
        </w:tc>
        <w:tc>
          <w:tcPr>
            <w:tcW w:w="1260" w:type="dxa"/>
            <w:shd w:val="clear" w:color="auto" w:fill="auto"/>
          </w:tcPr>
          <w:p w14:paraId="4BD76467" w14:textId="77777777" w:rsidR="001F137E" w:rsidRPr="004A59E2" w:rsidRDefault="001F137E" w:rsidP="002A2036">
            <w:pPr>
              <w:pStyle w:val="TABLE-cell"/>
            </w:pPr>
            <w:r w:rsidRPr="004A59E2">
              <w:t>IDs specified</w:t>
            </w:r>
          </w:p>
        </w:tc>
        <w:tc>
          <w:tcPr>
            <w:tcW w:w="1260" w:type="dxa"/>
            <w:shd w:val="clear" w:color="auto" w:fill="auto"/>
          </w:tcPr>
          <w:p w14:paraId="2133928B" w14:textId="77777777" w:rsidR="001F137E" w:rsidRPr="004A59E2" w:rsidRDefault="001F137E" w:rsidP="002A2036">
            <w:pPr>
              <w:pStyle w:val="TABLE-cell"/>
              <w:rPr>
                <w:i/>
              </w:rPr>
            </w:pPr>
            <w:r w:rsidRPr="004A59E2">
              <w:rPr>
                <w:i/>
              </w:rPr>
              <w:t>not specified</w:t>
            </w:r>
          </w:p>
        </w:tc>
        <w:tc>
          <w:tcPr>
            <w:tcW w:w="5760" w:type="dxa"/>
            <w:shd w:val="clear" w:color="auto" w:fill="auto"/>
          </w:tcPr>
          <w:p w14:paraId="5289B124"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Material Classes</w:t>
            </w:r>
            <w:r w:rsidRPr="004A59E2">
              <w:t xml:space="preserve">, all of the specified </w:t>
            </w:r>
            <w:r w:rsidRPr="004A59E2">
              <w:rPr>
                <w:i/>
              </w:rPr>
              <w:t>Material Class Properties</w:t>
            </w:r>
            <w:r w:rsidRPr="004A59E2">
              <w:t xml:space="preserve">, and the IDs of </w:t>
            </w:r>
            <w:r w:rsidRPr="004A59E2">
              <w:rPr>
                <w:i/>
              </w:rPr>
              <w:t>Material Definitions</w:t>
            </w:r>
            <w:r w:rsidRPr="004A59E2">
              <w:t xml:space="preserve"> of the </w:t>
            </w:r>
            <w:r w:rsidRPr="004A59E2">
              <w:rPr>
                <w:i/>
              </w:rPr>
              <w:t>Material Class</w:t>
            </w:r>
            <w:r w:rsidRPr="004A59E2">
              <w:t>.</w:t>
            </w:r>
          </w:p>
          <w:p w14:paraId="075D9955" w14:textId="77777777" w:rsidR="001F137E" w:rsidRPr="004A59E2" w:rsidRDefault="001F137E" w:rsidP="002A2036">
            <w:pPr>
              <w:pStyle w:val="TABLE-cell"/>
            </w:pPr>
            <w:r w:rsidRPr="004A59E2">
              <w:t xml:space="preserve">PROCESS: Shall define a request that the receiver is to add </w:t>
            </w:r>
            <w:r w:rsidRPr="004A59E2">
              <w:rPr>
                <w:i/>
              </w:rPr>
              <w:t>Material Classes</w:t>
            </w:r>
            <w:r w:rsidRPr="004A59E2">
              <w:t xml:space="preserve">. The message defines suggested IDs for the </w:t>
            </w:r>
            <w:r w:rsidRPr="004A59E2">
              <w:rPr>
                <w:i/>
              </w:rPr>
              <w:t>Material Classes</w:t>
            </w:r>
            <w:r w:rsidRPr="004A59E2">
              <w:t xml:space="preserve"> </w:t>
            </w:r>
            <w:r w:rsidRPr="004A59E2">
              <w:lastRenderedPageBreak/>
              <w:t xml:space="preserve">and list of properties. The receiver adds the </w:t>
            </w:r>
            <w:r w:rsidRPr="004A59E2">
              <w:rPr>
                <w:i/>
              </w:rPr>
              <w:t>Material Classes</w:t>
            </w:r>
            <w:r w:rsidRPr="004A59E2">
              <w:t xml:space="preserve"> and properties and assigns IDs.  The assigned IDs shall be returned in the ACKNOWLEDGE message.</w:t>
            </w:r>
          </w:p>
          <w:p w14:paraId="2CD010E5" w14:textId="77777777" w:rsidR="001F137E" w:rsidRPr="004A59E2" w:rsidRDefault="001F137E" w:rsidP="002A2036">
            <w:pPr>
              <w:pStyle w:val="TABLE-cell"/>
            </w:pPr>
            <w:r w:rsidRPr="004A59E2">
              <w:t xml:space="preserve">CHANGE: Error (no property values are specified). </w:t>
            </w:r>
          </w:p>
          <w:p w14:paraId="4524F1D0" w14:textId="77777777" w:rsidR="001F137E" w:rsidRPr="004A59E2" w:rsidRDefault="001F137E" w:rsidP="002A2036">
            <w:pPr>
              <w:pStyle w:val="TABLE-cell"/>
            </w:pPr>
            <w:r w:rsidRPr="004A59E2">
              <w:t xml:space="preserve">CANCEL: Shall define a request that the receiver is to cancel the specified properties for the specified </w:t>
            </w:r>
            <w:r w:rsidRPr="004A59E2">
              <w:rPr>
                <w:i/>
              </w:rPr>
              <w:t>Material Classes</w:t>
            </w:r>
            <w:r w:rsidRPr="004A59E2">
              <w:t xml:space="preserve">. </w:t>
            </w:r>
          </w:p>
          <w:p w14:paraId="355DA37C" w14:textId="77777777" w:rsidR="001F137E" w:rsidRPr="004A59E2" w:rsidRDefault="001F137E" w:rsidP="002A2036">
            <w:pPr>
              <w:pStyle w:val="TABLE-cell"/>
            </w:pPr>
            <w:r w:rsidRPr="004A59E2">
              <w:t xml:space="preserve">SYNC ADD: Shall define a request that the receiver is to add the </w:t>
            </w:r>
            <w:r w:rsidRPr="004A59E2">
              <w:rPr>
                <w:i/>
              </w:rPr>
              <w:t>Material Classes</w:t>
            </w:r>
            <w:r w:rsidRPr="004A59E2">
              <w:t xml:space="preserve"> and list of </w:t>
            </w:r>
            <w:r w:rsidRPr="004A59E2">
              <w:rPr>
                <w:i/>
              </w:rPr>
              <w:t>Material Class Properties</w:t>
            </w:r>
            <w:r w:rsidRPr="004A59E2">
              <w:t xml:space="preserve">. </w:t>
            </w:r>
          </w:p>
          <w:p w14:paraId="6455AD9A" w14:textId="77777777" w:rsidR="001F137E" w:rsidRPr="004A59E2" w:rsidRDefault="001F137E" w:rsidP="002A2036">
            <w:pPr>
              <w:pStyle w:val="TABLE-cell"/>
            </w:pPr>
            <w:r w:rsidRPr="004A59E2">
              <w:t>SYNC CHANGE: Error (no property values are specified).</w:t>
            </w:r>
          </w:p>
          <w:p w14:paraId="0606DCA8" w14:textId="07982167" w:rsidR="0059222C" w:rsidRDefault="001F137E" w:rsidP="0059222C">
            <w:pPr>
              <w:pStyle w:val="TABLE-cell"/>
              <w:rPr>
                <w:ins w:id="1832" w:author="Dennis Brandl" w:date="2018-03-03T06:36:00Z"/>
              </w:rPr>
            </w:pPr>
            <w:r w:rsidRPr="004A59E2">
              <w:t xml:space="preserve">SYNC DELETE: Shall define a request that the receiver is to delete the specified list of </w:t>
            </w:r>
            <w:r w:rsidRPr="004A59E2">
              <w:rPr>
                <w:i/>
              </w:rPr>
              <w:t xml:space="preserve">Material Class Properties </w:t>
            </w:r>
            <w:r w:rsidRPr="004A59E2">
              <w:t xml:space="preserve">for the specified </w:t>
            </w:r>
            <w:r w:rsidRPr="004A59E2">
              <w:rPr>
                <w:i/>
              </w:rPr>
              <w:t>Material Classes</w:t>
            </w:r>
            <w:r w:rsidRPr="004A59E2">
              <w:t>.</w:t>
            </w:r>
            <w:ins w:id="1833" w:author="Dennis Brandl" w:date="2018-03-03T06:36:00Z">
              <w:r w:rsidR="0059222C">
                <w:t xml:space="preserve"> </w:t>
              </w:r>
            </w:ins>
          </w:p>
          <w:p w14:paraId="45F1D9D1" w14:textId="504BD0DA" w:rsidR="001F137E" w:rsidRPr="004A59E2" w:rsidRDefault="0059222C" w:rsidP="0059222C">
            <w:pPr>
              <w:pStyle w:val="TABLE-cell"/>
            </w:pPr>
            <w:ins w:id="1834" w:author="Dennis Brandl" w:date="2018-03-03T06:36:00Z">
              <w:r>
                <w:t xml:space="preserve">NOTIFY: Shall define the creation of a new </w:t>
              </w:r>
              <w:r>
                <w:rPr>
                  <w:i/>
                </w:rPr>
                <w:t>Material Class</w:t>
              </w:r>
              <w:r>
                <w:t>.</w:t>
              </w:r>
            </w:ins>
          </w:p>
        </w:tc>
      </w:tr>
      <w:tr w:rsidR="004A59E2" w:rsidRPr="004A59E2" w14:paraId="037E468F" w14:textId="77777777" w:rsidTr="004A59E2">
        <w:tc>
          <w:tcPr>
            <w:tcW w:w="1080" w:type="dxa"/>
            <w:shd w:val="clear" w:color="auto" w:fill="auto"/>
          </w:tcPr>
          <w:p w14:paraId="674015EB" w14:textId="77777777" w:rsidR="001F137E" w:rsidRPr="004A59E2" w:rsidRDefault="001F137E" w:rsidP="002A2036">
            <w:pPr>
              <w:pStyle w:val="TABLE-cell"/>
            </w:pPr>
            <w:r w:rsidRPr="004A59E2">
              <w:t>IDs specified</w:t>
            </w:r>
          </w:p>
        </w:tc>
        <w:tc>
          <w:tcPr>
            <w:tcW w:w="1260" w:type="dxa"/>
            <w:shd w:val="clear" w:color="auto" w:fill="auto"/>
          </w:tcPr>
          <w:p w14:paraId="2095B908" w14:textId="77777777" w:rsidR="001F137E" w:rsidRPr="004A59E2" w:rsidRDefault="001F137E" w:rsidP="002A2036">
            <w:pPr>
              <w:pStyle w:val="TABLE-cell"/>
            </w:pPr>
            <w:r w:rsidRPr="004A59E2">
              <w:t>IDs specified</w:t>
            </w:r>
          </w:p>
        </w:tc>
        <w:tc>
          <w:tcPr>
            <w:tcW w:w="1260" w:type="dxa"/>
            <w:shd w:val="clear" w:color="auto" w:fill="auto"/>
          </w:tcPr>
          <w:p w14:paraId="2AE82786" w14:textId="77777777" w:rsidR="001F137E" w:rsidRPr="004A59E2" w:rsidRDefault="001F137E" w:rsidP="002A2036">
            <w:pPr>
              <w:pStyle w:val="TABLE-cell"/>
            </w:pPr>
            <w:r w:rsidRPr="004A59E2">
              <w:t>Property Value Specified</w:t>
            </w:r>
          </w:p>
        </w:tc>
        <w:tc>
          <w:tcPr>
            <w:tcW w:w="5760" w:type="dxa"/>
            <w:shd w:val="clear" w:color="auto" w:fill="auto"/>
          </w:tcPr>
          <w:p w14:paraId="2740FB53" w14:textId="77777777" w:rsidR="001F137E" w:rsidRPr="004A59E2" w:rsidRDefault="001F137E" w:rsidP="002A2036">
            <w:pPr>
              <w:pStyle w:val="TABLE-cell"/>
            </w:pPr>
            <w:r w:rsidRPr="004A59E2">
              <w:t xml:space="preserve">GET: Shall define a request that the receiver is to return, in a SHOW message, all attributes about the specified </w:t>
            </w:r>
            <w:r w:rsidRPr="004A59E2">
              <w:rPr>
                <w:i/>
              </w:rPr>
              <w:t>Material Classes</w:t>
            </w:r>
            <w:r w:rsidRPr="004A59E2">
              <w:t xml:space="preserve"> where the </w:t>
            </w:r>
            <w:r w:rsidRPr="004A59E2">
              <w:rPr>
                <w:i/>
              </w:rPr>
              <w:t xml:space="preserve">Material Class Property </w:t>
            </w:r>
            <w:r w:rsidRPr="004A59E2">
              <w:t xml:space="preserve">value matches the specified property value, all of the specified </w:t>
            </w:r>
            <w:r w:rsidRPr="004A59E2">
              <w:rPr>
                <w:i/>
              </w:rPr>
              <w:t>Material Class Properties</w:t>
            </w:r>
            <w:r w:rsidRPr="004A59E2">
              <w:t xml:space="preserve">, and the IDs of </w:t>
            </w:r>
            <w:r w:rsidRPr="004A59E2">
              <w:rPr>
                <w:i/>
              </w:rPr>
              <w:t>Material Definitions</w:t>
            </w:r>
            <w:r w:rsidRPr="004A59E2">
              <w:t xml:space="preserve"> of the </w:t>
            </w:r>
            <w:r w:rsidRPr="004A59E2">
              <w:rPr>
                <w:i/>
              </w:rPr>
              <w:t>Material Class</w:t>
            </w:r>
            <w:r w:rsidRPr="004A59E2">
              <w:t>.</w:t>
            </w:r>
          </w:p>
          <w:p w14:paraId="02F6691C" w14:textId="77777777" w:rsidR="001F137E" w:rsidRPr="004A59E2" w:rsidRDefault="001F137E" w:rsidP="002A2036">
            <w:pPr>
              <w:pStyle w:val="TABLE-cell"/>
            </w:pPr>
            <w:r w:rsidRPr="004A59E2">
              <w:t xml:space="preserve">PROCESS: Shall define a request that the receiver is to add </w:t>
            </w:r>
            <w:r w:rsidRPr="004A59E2">
              <w:rPr>
                <w:i/>
              </w:rPr>
              <w:t>Material Classes</w:t>
            </w:r>
            <w:r w:rsidRPr="004A59E2">
              <w:t xml:space="preserve">. The message defines suggested IDs for the </w:t>
            </w:r>
            <w:r w:rsidRPr="004A59E2">
              <w:rPr>
                <w:i/>
              </w:rPr>
              <w:t>Material Classes</w:t>
            </w:r>
            <w:r w:rsidRPr="004A59E2">
              <w:t xml:space="preserve"> and properties, and values for the properties. The receiver adds the </w:t>
            </w:r>
            <w:r w:rsidRPr="004A59E2">
              <w:rPr>
                <w:i/>
              </w:rPr>
              <w:t>Material Classes</w:t>
            </w:r>
            <w:r w:rsidRPr="004A59E2">
              <w:t xml:space="preserve"> and properties and assigns IDs.  The assigned IDs shall be returned in the ACKNOWLEDGE message.</w:t>
            </w:r>
          </w:p>
          <w:p w14:paraId="422B155D" w14:textId="77777777" w:rsidR="001F137E" w:rsidRPr="004A59E2" w:rsidRDefault="001F137E" w:rsidP="002A2036">
            <w:pPr>
              <w:pStyle w:val="TABLE-cell"/>
            </w:pPr>
            <w:r w:rsidRPr="004A59E2">
              <w:t xml:space="preserve">CHANGE: Shall define a request that the receiver is to change the values of the specified properties for the specified </w:t>
            </w:r>
            <w:r w:rsidRPr="004A59E2">
              <w:rPr>
                <w:i/>
              </w:rPr>
              <w:t>Material Classes</w:t>
            </w:r>
            <w:r w:rsidRPr="004A59E2">
              <w:t xml:space="preserve"> to the specified values.  A RESPOND message may be used to communicate agreement, disagreement, or changes made to the CHANGE message data.</w:t>
            </w:r>
          </w:p>
          <w:p w14:paraId="09DF617D" w14:textId="77777777" w:rsidR="001F137E" w:rsidRPr="004A59E2" w:rsidRDefault="001F137E" w:rsidP="002A2036">
            <w:pPr>
              <w:pStyle w:val="TABLE-cell"/>
            </w:pPr>
            <w:r w:rsidRPr="004A59E2">
              <w:t xml:space="preserve">CANCEL: Shall define a request that the receiver is to cancel the specified properties of the </w:t>
            </w:r>
            <w:r w:rsidRPr="004A59E2">
              <w:rPr>
                <w:i/>
              </w:rPr>
              <w:t>Material Classes</w:t>
            </w:r>
            <w:r w:rsidRPr="004A59E2">
              <w:t xml:space="preserve"> that have the specified property value. </w:t>
            </w:r>
          </w:p>
          <w:p w14:paraId="59ABB494" w14:textId="77777777" w:rsidR="001F137E" w:rsidRPr="004A59E2" w:rsidRDefault="001F137E" w:rsidP="002A2036">
            <w:pPr>
              <w:pStyle w:val="TABLE-cell"/>
            </w:pPr>
            <w:r w:rsidRPr="004A59E2">
              <w:t xml:space="preserve">SYNC ADD: Shall define a request that the receiver is to add the specified </w:t>
            </w:r>
            <w:r w:rsidRPr="004A59E2">
              <w:rPr>
                <w:i/>
              </w:rPr>
              <w:t>Material Classes</w:t>
            </w:r>
            <w:r w:rsidRPr="004A59E2">
              <w:t xml:space="preserve">, list of properties and property values. </w:t>
            </w:r>
          </w:p>
          <w:p w14:paraId="2B3B6623" w14:textId="77777777" w:rsidR="001F137E" w:rsidRPr="004A59E2" w:rsidRDefault="001F137E" w:rsidP="002A2036">
            <w:pPr>
              <w:pStyle w:val="TABLE-cell"/>
            </w:pPr>
            <w:r w:rsidRPr="004A59E2">
              <w:t xml:space="preserve">SYNC CHANGE: Shall define a request that the receiver is to change the values of the specified list of properties for the specified </w:t>
            </w:r>
            <w:r w:rsidRPr="004A59E2">
              <w:rPr>
                <w:i/>
              </w:rPr>
              <w:t>Material Classes</w:t>
            </w:r>
            <w:r w:rsidRPr="004A59E2">
              <w:t xml:space="preserve"> to the specified values.</w:t>
            </w:r>
          </w:p>
          <w:p w14:paraId="7246169A" w14:textId="2F2F5E62" w:rsidR="0059222C" w:rsidRDefault="001F137E" w:rsidP="0059222C">
            <w:pPr>
              <w:pStyle w:val="TABLE-cell"/>
              <w:rPr>
                <w:ins w:id="1835" w:author="Dennis Brandl" w:date="2018-03-03T06:36:00Z"/>
              </w:rPr>
            </w:pPr>
            <w:r w:rsidRPr="004A59E2">
              <w:t xml:space="preserve">SYNC DELETE: Shall define a request that the receiver is to delete the specified list of </w:t>
            </w:r>
            <w:r w:rsidRPr="004A59E2">
              <w:rPr>
                <w:i/>
              </w:rPr>
              <w:t>Material Class</w:t>
            </w:r>
            <w:r w:rsidRPr="004A59E2">
              <w:t xml:space="preserve"> </w:t>
            </w:r>
            <w:r w:rsidRPr="004A59E2">
              <w:rPr>
                <w:i/>
              </w:rPr>
              <w:t>Properties</w:t>
            </w:r>
            <w:r w:rsidRPr="004A59E2">
              <w:t xml:space="preserve"> of the specified </w:t>
            </w:r>
            <w:r w:rsidRPr="004A59E2">
              <w:rPr>
                <w:i/>
              </w:rPr>
              <w:t>Material Classes</w:t>
            </w:r>
            <w:r w:rsidRPr="004A59E2">
              <w:t xml:space="preserve"> that have the specified property value.</w:t>
            </w:r>
            <w:ins w:id="1836" w:author="Dennis Brandl" w:date="2018-03-03T06:36:00Z">
              <w:r w:rsidR="0059222C">
                <w:t xml:space="preserve"> </w:t>
              </w:r>
            </w:ins>
          </w:p>
          <w:p w14:paraId="20CA146C" w14:textId="05DDF5E7" w:rsidR="001F137E" w:rsidRPr="004A59E2" w:rsidRDefault="0059222C" w:rsidP="0059222C">
            <w:pPr>
              <w:pStyle w:val="TABLE-cell"/>
            </w:pPr>
            <w:ins w:id="1837" w:author="Dennis Brandl" w:date="2018-03-03T06:36:00Z">
              <w:r>
                <w:t xml:space="preserve">NOTIFY: Shall define the creation of a new </w:t>
              </w:r>
              <w:r>
                <w:rPr>
                  <w:i/>
                </w:rPr>
                <w:t>Material Class</w:t>
              </w:r>
              <w:r>
                <w:t>.</w:t>
              </w:r>
            </w:ins>
          </w:p>
        </w:tc>
      </w:tr>
      <w:tr w:rsidR="004A59E2" w:rsidRPr="004A59E2" w14:paraId="7C5FD8A5" w14:textId="77777777" w:rsidTr="004A59E2">
        <w:tc>
          <w:tcPr>
            <w:tcW w:w="1080" w:type="dxa"/>
            <w:shd w:val="clear" w:color="auto" w:fill="auto"/>
          </w:tcPr>
          <w:p w14:paraId="1E658ED4" w14:textId="77777777" w:rsidR="001F137E" w:rsidRPr="004A59E2" w:rsidRDefault="001F137E" w:rsidP="002A2036">
            <w:pPr>
              <w:pStyle w:val="TABLE-cell"/>
            </w:pPr>
            <w:r w:rsidRPr="004A59E2">
              <w:t>Wildcard specified</w:t>
            </w:r>
          </w:p>
        </w:tc>
        <w:tc>
          <w:tcPr>
            <w:tcW w:w="1260" w:type="dxa"/>
            <w:shd w:val="clear" w:color="auto" w:fill="auto"/>
          </w:tcPr>
          <w:p w14:paraId="39251B4E" w14:textId="77777777" w:rsidR="001F137E" w:rsidRPr="004A59E2" w:rsidRDefault="001F137E" w:rsidP="002A2036">
            <w:pPr>
              <w:pStyle w:val="TABLE-cell"/>
              <w:rPr>
                <w:i/>
              </w:rPr>
            </w:pPr>
            <w:r w:rsidRPr="004A59E2">
              <w:rPr>
                <w:i/>
              </w:rPr>
              <w:t>not specified</w:t>
            </w:r>
          </w:p>
        </w:tc>
        <w:tc>
          <w:tcPr>
            <w:tcW w:w="1260" w:type="dxa"/>
            <w:shd w:val="clear" w:color="auto" w:fill="auto"/>
          </w:tcPr>
          <w:p w14:paraId="5F955354" w14:textId="77777777" w:rsidR="001F137E" w:rsidRPr="004A59E2" w:rsidRDefault="001F137E" w:rsidP="002A2036">
            <w:pPr>
              <w:pStyle w:val="TABLE-cell"/>
              <w:rPr>
                <w:i/>
              </w:rPr>
            </w:pPr>
            <w:r w:rsidRPr="004A59E2">
              <w:rPr>
                <w:i/>
              </w:rPr>
              <w:t>not specified</w:t>
            </w:r>
          </w:p>
        </w:tc>
        <w:tc>
          <w:tcPr>
            <w:tcW w:w="5760" w:type="dxa"/>
            <w:shd w:val="clear" w:color="auto" w:fill="auto"/>
          </w:tcPr>
          <w:p w14:paraId="7EAAAF1A" w14:textId="77777777" w:rsidR="001F137E" w:rsidRPr="004A59E2" w:rsidRDefault="001F137E" w:rsidP="002A2036">
            <w:pPr>
              <w:pStyle w:val="TABLE-cell"/>
            </w:pPr>
            <w:r w:rsidRPr="004A59E2">
              <w:t xml:space="preserve">GET: Shall define a request that the receiver is to return, in a SHOW message, all attributes and properties about the </w:t>
            </w:r>
            <w:r w:rsidRPr="004A59E2">
              <w:rPr>
                <w:i/>
              </w:rPr>
              <w:t>Material Classes</w:t>
            </w:r>
            <w:r w:rsidRPr="004A59E2">
              <w:t xml:space="preserve"> that match the wildcard and the IDs of </w:t>
            </w:r>
            <w:r w:rsidRPr="004A59E2">
              <w:rPr>
                <w:i/>
              </w:rPr>
              <w:t>Material Definitions</w:t>
            </w:r>
            <w:r w:rsidRPr="004A59E2">
              <w:t xml:space="preserve"> of the </w:t>
            </w:r>
            <w:r w:rsidRPr="004A59E2">
              <w:rPr>
                <w:i/>
              </w:rPr>
              <w:t>Material Class</w:t>
            </w:r>
            <w:r w:rsidRPr="004A59E2">
              <w:t>.</w:t>
            </w:r>
          </w:p>
          <w:p w14:paraId="750C86BB" w14:textId="77777777" w:rsidR="001F137E" w:rsidRPr="004A59E2" w:rsidRDefault="001F137E" w:rsidP="002A2036">
            <w:pPr>
              <w:pStyle w:val="TABLE-cell"/>
            </w:pPr>
            <w:r w:rsidRPr="004A59E2">
              <w:t>Example 1</w:t>
            </w:r>
            <w:r w:rsidRPr="004A59E2">
              <w:tab/>
              <w:t xml:space="preserve">To return all </w:t>
            </w:r>
            <w:r w:rsidRPr="004A59E2">
              <w:rPr>
                <w:i/>
              </w:rPr>
              <w:t>Material Classes</w:t>
            </w:r>
            <w:r w:rsidRPr="004A59E2">
              <w:t>, specify a “*” as the wildcard.</w:t>
            </w:r>
          </w:p>
          <w:p w14:paraId="7C99B1BC" w14:textId="77777777" w:rsidR="001F137E" w:rsidRPr="004A59E2" w:rsidRDefault="001F137E" w:rsidP="002A2036">
            <w:pPr>
              <w:pStyle w:val="TABLE-cell"/>
            </w:pPr>
            <w:r w:rsidRPr="004A59E2">
              <w:t>PROCESS: Error.</w:t>
            </w:r>
          </w:p>
          <w:p w14:paraId="2F44789A" w14:textId="77777777" w:rsidR="001F137E" w:rsidRPr="004A59E2" w:rsidRDefault="001F137E" w:rsidP="002A2036">
            <w:pPr>
              <w:pStyle w:val="TABLE-cell"/>
            </w:pPr>
            <w:r w:rsidRPr="004A59E2">
              <w:t xml:space="preserve">CHANGE: Error (no property values are specified). </w:t>
            </w:r>
          </w:p>
          <w:p w14:paraId="70D376CC" w14:textId="77777777" w:rsidR="001F137E" w:rsidRPr="004A59E2" w:rsidRDefault="001F137E" w:rsidP="002A2036">
            <w:pPr>
              <w:pStyle w:val="TABLE-cell"/>
            </w:pPr>
            <w:r w:rsidRPr="004A59E2">
              <w:t xml:space="preserve">CANCEL: Shall define a request that the receiver is to cancel all </w:t>
            </w:r>
            <w:r w:rsidRPr="004A59E2">
              <w:rPr>
                <w:i/>
              </w:rPr>
              <w:t>Material Classes</w:t>
            </w:r>
            <w:r w:rsidRPr="004A59E2">
              <w:t xml:space="preserve"> matching the wildcard. </w:t>
            </w:r>
          </w:p>
          <w:p w14:paraId="7B815B8E" w14:textId="77777777" w:rsidR="001F137E" w:rsidRPr="004A59E2" w:rsidRDefault="001F137E" w:rsidP="002A2036">
            <w:pPr>
              <w:pStyle w:val="TABLE-cell"/>
            </w:pPr>
            <w:r w:rsidRPr="004A59E2">
              <w:t>SYNC ADD: Error.</w:t>
            </w:r>
          </w:p>
          <w:p w14:paraId="2CA242B5" w14:textId="77777777" w:rsidR="001F137E" w:rsidRDefault="001F137E" w:rsidP="002A2036">
            <w:pPr>
              <w:pStyle w:val="TABLE-cell"/>
              <w:rPr>
                <w:ins w:id="1838" w:author="Dennis Brandl" w:date="2018-03-03T06:36:00Z"/>
              </w:rPr>
            </w:pPr>
            <w:r w:rsidRPr="004A59E2">
              <w:t>SYNC CHANGE: Error (no property values are specified).</w:t>
            </w:r>
          </w:p>
          <w:p w14:paraId="4744A9AC" w14:textId="302DFDAF" w:rsidR="0059222C" w:rsidRPr="004A59E2" w:rsidRDefault="0059222C" w:rsidP="002A2036">
            <w:pPr>
              <w:pStyle w:val="TABLE-cell"/>
            </w:pPr>
            <w:ins w:id="1839" w:author="Dennis Brandl" w:date="2018-03-03T06:36:00Z">
              <w:r>
                <w:t>NOTIFY: Error.</w:t>
              </w:r>
            </w:ins>
          </w:p>
          <w:p w14:paraId="67E5F7C9" w14:textId="77777777" w:rsidR="001F137E" w:rsidRPr="004A59E2" w:rsidRDefault="001F137E" w:rsidP="002A2036">
            <w:pPr>
              <w:pStyle w:val="TABLE-cell"/>
            </w:pPr>
            <w:r w:rsidRPr="004A59E2">
              <w:t xml:space="preserve">SYNC DELETE: Shall define a request that the receiver is to delete all </w:t>
            </w:r>
            <w:r w:rsidRPr="004A59E2">
              <w:rPr>
                <w:i/>
              </w:rPr>
              <w:t>Material Classes</w:t>
            </w:r>
            <w:r w:rsidRPr="004A59E2">
              <w:t xml:space="preserve"> matching the wildcard.</w:t>
            </w:r>
          </w:p>
        </w:tc>
      </w:tr>
      <w:tr w:rsidR="004A59E2" w:rsidRPr="004A59E2" w14:paraId="088922D3" w14:textId="77777777" w:rsidTr="004A59E2">
        <w:tc>
          <w:tcPr>
            <w:tcW w:w="1080" w:type="dxa"/>
            <w:shd w:val="clear" w:color="auto" w:fill="auto"/>
          </w:tcPr>
          <w:p w14:paraId="04073119" w14:textId="77777777" w:rsidR="001F137E" w:rsidRPr="004A59E2" w:rsidRDefault="001F137E" w:rsidP="002A2036">
            <w:pPr>
              <w:pStyle w:val="TABLE-cell"/>
            </w:pPr>
            <w:r w:rsidRPr="004A59E2">
              <w:t>Wildcard specified</w:t>
            </w:r>
          </w:p>
        </w:tc>
        <w:tc>
          <w:tcPr>
            <w:tcW w:w="1260" w:type="dxa"/>
            <w:shd w:val="clear" w:color="auto" w:fill="auto"/>
          </w:tcPr>
          <w:p w14:paraId="22F34900" w14:textId="77777777" w:rsidR="001F137E" w:rsidRPr="004A59E2" w:rsidRDefault="001F137E" w:rsidP="002A2036">
            <w:pPr>
              <w:pStyle w:val="TABLE-cell"/>
            </w:pPr>
            <w:r w:rsidRPr="004A59E2">
              <w:t>Wildcard specified</w:t>
            </w:r>
          </w:p>
        </w:tc>
        <w:tc>
          <w:tcPr>
            <w:tcW w:w="1260" w:type="dxa"/>
            <w:shd w:val="clear" w:color="auto" w:fill="auto"/>
          </w:tcPr>
          <w:p w14:paraId="6A445253" w14:textId="77777777" w:rsidR="001F137E" w:rsidRPr="004A59E2" w:rsidRDefault="001F137E" w:rsidP="002A2036">
            <w:pPr>
              <w:pStyle w:val="TABLE-cell"/>
              <w:rPr>
                <w:i/>
              </w:rPr>
            </w:pPr>
            <w:r w:rsidRPr="004A59E2">
              <w:rPr>
                <w:i/>
              </w:rPr>
              <w:t>not specified</w:t>
            </w:r>
          </w:p>
        </w:tc>
        <w:tc>
          <w:tcPr>
            <w:tcW w:w="5760" w:type="dxa"/>
            <w:shd w:val="clear" w:color="auto" w:fill="auto"/>
          </w:tcPr>
          <w:p w14:paraId="5A172560" w14:textId="77777777" w:rsidR="001F137E" w:rsidRPr="004A59E2" w:rsidRDefault="001F137E" w:rsidP="002A2036">
            <w:pPr>
              <w:pStyle w:val="TABLE-cell"/>
            </w:pPr>
            <w:r w:rsidRPr="004A59E2">
              <w:t xml:space="preserve">GET: Shall define a request that the receiver is to return, in a SHOW message, all attributes of the </w:t>
            </w:r>
            <w:r w:rsidRPr="004A59E2">
              <w:rPr>
                <w:i/>
              </w:rPr>
              <w:t>Material Classes</w:t>
            </w:r>
            <w:r w:rsidRPr="004A59E2">
              <w:t xml:space="preserve"> that match the wildcard, and for each class return all </w:t>
            </w:r>
            <w:r w:rsidRPr="004A59E2">
              <w:rPr>
                <w:i/>
              </w:rPr>
              <w:t>Material Class Properties</w:t>
            </w:r>
            <w:r w:rsidRPr="004A59E2">
              <w:t xml:space="preserve"> that match the property wildcards, and the IDs of </w:t>
            </w:r>
            <w:r w:rsidRPr="004A59E2">
              <w:rPr>
                <w:i/>
              </w:rPr>
              <w:t>Material Definitions</w:t>
            </w:r>
            <w:r w:rsidRPr="004A59E2">
              <w:t xml:space="preserve"> of the </w:t>
            </w:r>
            <w:r w:rsidRPr="004A59E2">
              <w:rPr>
                <w:i/>
              </w:rPr>
              <w:t>Material Class</w:t>
            </w:r>
            <w:r w:rsidRPr="004A59E2">
              <w:t>.</w:t>
            </w:r>
          </w:p>
          <w:p w14:paraId="4501AAF1" w14:textId="77777777" w:rsidR="001F137E" w:rsidRPr="004A59E2" w:rsidRDefault="001F137E" w:rsidP="002A2036">
            <w:pPr>
              <w:pStyle w:val="TABLE-cell"/>
            </w:pPr>
            <w:r w:rsidRPr="004A59E2">
              <w:t>Example 2</w:t>
            </w:r>
            <w:r w:rsidRPr="004A59E2">
              <w:tab/>
              <w:t>To return a single property, specify the MATERIAL CLASS property ID in the property wildcard.</w:t>
            </w:r>
          </w:p>
          <w:p w14:paraId="6C07BBEF" w14:textId="77777777" w:rsidR="001F137E" w:rsidRPr="004A59E2" w:rsidRDefault="001F137E" w:rsidP="002A2036">
            <w:pPr>
              <w:pStyle w:val="TABLE-cell"/>
            </w:pPr>
            <w:r w:rsidRPr="004A59E2">
              <w:lastRenderedPageBreak/>
              <w:t>Example 3</w:t>
            </w:r>
            <w:r w:rsidRPr="004A59E2">
              <w:tab/>
              <w:t xml:space="preserve">To return all </w:t>
            </w:r>
            <w:r w:rsidRPr="004A59E2">
              <w:rPr>
                <w:i/>
              </w:rPr>
              <w:t>Material Class Properties</w:t>
            </w:r>
            <w:r w:rsidRPr="004A59E2">
              <w:t>, specify a “*” as the property wildcard.</w:t>
            </w:r>
          </w:p>
          <w:p w14:paraId="7FC1BE99" w14:textId="77777777" w:rsidR="001F137E" w:rsidRPr="004A59E2" w:rsidRDefault="001F137E" w:rsidP="002A2036">
            <w:pPr>
              <w:pStyle w:val="TABLE-cell"/>
            </w:pPr>
            <w:r w:rsidRPr="004A59E2">
              <w:t>Example 4</w:t>
            </w:r>
            <w:r w:rsidRPr="004A59E2">
              <w:tab/>
              <w:t xml:space="preserve">To return a single </w:t>
            </w:r>
            <w:r w:rsidRPr="004A59E2">
              <w:rPr>
                <w:i/>
              </w:rPr>
              <w:t>Material Class</w:t>
            </w:r>
            <w:r w:rsidRPr="004A59E2">
              <w:t xml:space="preserve">, specify the </w:t>
            </w:r>
            <w:r w:rsidRPr="004A59E2">
              <w:rPr>
                <w:i/>
              </w:rPr>
              <w:t>Material Class</w:t>
            </w:r>
            <w:r w:rsidRPr="004A59E2">
              <w:t xml:space="preserve"> ID in the wildcard.</w:t>
            </w:r>
          </w:p>
          <w:p w14:paraId="46BA00AC" w14:textId="77777777" w:rsidR="001F137E" w:rsidRPr="004A59E2" w:rsidRDefault="001F137E" w:rsidP="002A2036">
            <w:pPr>
              <w:pStyle w:val="TABLE-cell"/>
            </w:pPr>
            <w:r w:rsidRPr="004A59E2">
              <w:t>Example 5</w:t>
            </w:r>
            <w:r w:rsidRPr="004A59E2">
              <w:tab/>
              <w:t xml:space="preserve">To return all </w:t>
            </w:r>
            <w:r w:rsidRPr="004A59E2">
              <w:rPr>
                <w:i/>
              </w:rPr>
              <w:t>Material Classes</w:t>
            </w:r>
            <w:r w:rsidRPr="004A59E2">
              <w:t>, specify a “*” as the wildcard.</w:t>
            </w:r>
          </w:p>
          <w:p w14:paraId="68B8A185" w14:textId="77777777" w:rsidR="001F137E" w:rsidRPr="004A59E2" w:rsidRDefault="001F137E" w:rsidP="002A2036">
            <w:pPr>
              <w:pStyle w:val="TABLE-cell"/>
            </w:pPr>
            <w:r w:rsidRPr="004A59E2">
              <w:t>PROCESS: Error.</w:t>
            </w:r>
          </w:p>
          <w:p w14:paraId="0E195FC2" w14:textId="77777777" w:rsidR="001F137E" w:rsidRPr="004A59E2" w:rsidRDefault="001F137E" w:rsidP="002A2036">
            <w:pPr>
              <w:pStyle w:val="TABLE-cell"/>
            </w:pPr>
            <w:r w:rsidRPr="004A59E2">
              <w:t xml:space="preserve">CHANGE: Error (no property values are specified). </w:t>
            </w:r>
          </w:p>
          <w:p w14:paraId="7E7B534A" w14:textId="77777777" w:rsidR="001F137E" w:rsidRPr="004A59E2" w:rsidRDefault="001F137E" w:rsidP="002A2036">
            <w:pPr>
              <w:pStyle w:val="TABLE-cell"/>
            </w:pPr>
            <w:r w:rsidRPr="004A59E2">
              <w:t xml:space="preserve">CANCEL: Shall define a request that the receiver is to cancel all properties matching the </w:t>
            </w:r>
            <w:r w:rsidRPr="004A59E2">
              <w:rPr>
                <w:i/>
              </w:rPr>
              <w:t xml:space="preserve">Material Class Property </w:t>
            </w:r>
            <w:r w:rsidRPr="004A59E2">
              <w:t xml:space="preserve">wildcard of all </w:t>
            </w:r>
            <w:r w:rsidRPr="004A59E2">
              <w:rPr>
                <w:i/>
              </w:rPr>
              <w:t>Material Classes</w:t>
            </w:r>
            <w:r w:rsidRPr="004A59E2">
              <w:t xml:space="preserve"> that match the wildcard. </w:t>
            </w:r>
          </w:p>
          <w:p w14:paraId="5C373877" w14:textId="77777777" w:rsidR="001F137E" w:rsidRPr="004A59E2" w:rsidRDefault="001F137E" w:rsidP="002A2036">
            <w:pPr>
              <w:pStyle w:val="TABLE-cell"/>
            </w:pPr>
            <w:r w:rsidRPr="004A59E2">
              <w:t>SYNC ADD: Error.</w:t>
            </w:r>
          </w:p>
          <w:p w14:paraId="4D7E0D5D" w14:textId="77777777" w:rsidR="001F137E" w:rsidRPr="004A59E2" w:rsidRDefault="001F137E" w:rsidP="002A2036">
            <w:pPr>
              <w:pStyle w:val="TABLE-cell"/>
            </w:pPr>
            <w:r w:rsidRPr="004A59E2">
              <w:t>SYNC CHANGE: Error (no property values are specified).</w:t>
            </w:r>
          </w:p>
          <w:p w14:paraId="6F69E003" w14:textId="77777777" w:rsidR="001F137E" w:rsidRDefault="001F137E" w:rsidP="002A2036">
            <w:pPr>
              <w:pStyle w:val="TABLE-cell"/>
              <w:rPr>
                <w:ins w:id="1840" w:author="Dennis Brandl" w:date="2018-03-03T06:36:00Z"/>
              </w:rPr>
            </w:pPr>
            <w:r w:rsidRPr="004A59E2">
              <w:t xml:space="preserve">SYNC DELETE: Shall define a request that the receiver is to delete all properties that match the </w:t>
            </w:r>
            <w:r w:rsidRPr="004A59E2">
              <w:rPr>
                <w:i/>
              </w:rPr>
              <w:t xml:space="preserve">Material Class Property </w:t>
            </w:r>
            <w:r w:rsidRPr="004A59E2">
              <w:t xml:space="preserve">wildcard of all </w:t>
            </w:r>
            <w:r w:rsidRPr="004A59E2">
              <w:rPr>
                <w:i/>
              </w:rPr>
              <w:t>Material Classes</w:t>
            </w:r>
            <w:r w:rsidRPr="004A59E2">
              <w:t xml:space="preserve"> that match the wildcard. </w:t>
            </w:r>
          </w:p>
          <w:p w14:paraId="77D38458" w14:textId="4BC3D132" w:rsidR="0059222C" w:rsidRPr="004A59E2" w:rsidRDefault="0059222C" w:rsidP="002A2036">
            <w:pPr>
              <w:pStyle w:val="TABLE-cell"/>
            </w:pPr>
            <w:ins w:id="1841" w:author="Dennis Brandl" w:date="2018-03-03T06:36:00Z">
              <w:r>
                <w:t>NOTIFY: Error.</w:t>
              </w:r>
            </w:ins>
          </w:p>
        </w:tc>
      </w:tr>
    </w:tbl>
    <w:p w14:paraId="1009C010" w14:textId="77777777" w:rsidR="001F137E" w:rsidRPr="000615A5" w:rsidRDefault="001F137E" w:rsidP="009A3909">
      <w:pPr>
        <w:pStyle w:val="NOTE"/>
      </w:pPr>
    </w:p>
    <w:p w14:paraId="6119DD42" w14:textId="77777777" w:rsidR="001F137E" w:rsidRPr="000615A5" w:rsidRDefault="001F137E" w:rsidP="009A3909">
      <w:pPr>
        <w:pStyle w:val="Heading3"/>
      </w:pPr>
      <w:bookmarkStart w:id="1842" w:name="_Toc507944879"/>
      <w:r w:rsidRPr="000615A5">
        <w:t>Material definition verbs</w:t>
      </w:r>
      <w:bookmarkEnd w:id="1842"/>
    </w:p>
    <w:p w14:paraId="384A16B4" w14:textId="1382F830"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27401D">
        <w:rPr>
          <w:i/>
        </w:rPr>
        <w:t>material definition</w:t>
      </w:r>
      <w:r w:rsidR="001F137E" w:rsidRPr="000615A5">
        <w:t xml:space="preserve"> noun.</w:t>
      </w:r>
    </w:p>
    <w:p w14:paraId="0D55B62F" w14:textId="51E4547E" w:rsidR="001F137E" w:rsidRPr="000615A5" w:rsidRDefault="003932B6" w:rsidP="001F137E">
      <w:pPr>
        <w:pStyle w:val="NOTE"/>
        <w:ind w:left="624" w:hanging="624"/>
      </w:pPr>
      <w:r>
        <w:t>NOTE</w:t>
      </w:r>
      <w:r w:rsidR="001F137E" w:rsidRPr="000615A5">
        <w:tab/>
        <w:t xml:space="preserve">This contains information about material definitions, or </w:t>
      </w:r>
      <w:r w:rsidR="001F137E" w:rsidRPr="0027401D">
        <w:rPr>
          <w:i/>
        </w:rPr>
        <w:t>material definitions</w:t>
      </w:r>
      <w:r w:rsidR="001F137E" w:rsidRPr="000615A5">
        <w:t xml:space="preserve"> and their </w:t>
      </w:r>
      <w:r w:rsidR="001F137E" w:rsidRPr="0027401D">
        <w:rPr>
          <w:i/>
        </w:rPr>
        <w:t>material definitions properties</w:t>
      </w:r>
      <w:r w:rsidR="001F137E" w:rsidRPr="000615A5">
        <w:t xml:space="preserve">.  The returned information does not contain the </w:t>
      </w:r>
      <w:r w:rsidR="001F137E" w:rsidRPr="0027401D">
        <w:rPr>
          <w:i/>
        </w:rPr>
        <w:t>material lots</w:t>
      </w:r>
      <w:r w:rsidR="001F137E" w:rsidRPr="000615A5">
        <w:t xml:space="preserve"> associated with the </w:t>
      </w:r>
      <w:r w:rsidR="001F137E" w:rsidRPr="0027401D">
        <w:rPr>
          <w:i/>
        </w:rPr>
        <w:t>material definition</w:t>
      </w:r>
      <w:r w:rsidR="001F137E" w:rsidRPr="000615A5">
        <w:t xml:space="preserve">, but only the IDs of the material lots. </w:t>
      </w:r>
    </w:p>
    <w:p w14:paraId="2C3AE4CB" w14:textId="77777777" w:rsidR="001F137E" w:rsidRPr="000615A5" w:rsidRDefault="001F137E" w:rsidP="009A3909">
      <w:pPr>
        <w:pStyle w:val="Heading3"/>
      </w:pPr>
      <w:bookmarkStart w:id="1843" w:name="_Toc507944880"/>
      <w:r w:rsidRPr="000615A5">
        <w:t>Material definition verb actions</w:t>
      </w:r>
      <w:bookmarkEnd w:id="1843"/>
    </w:p>
    <w:p w14:paraId="3554508E" w14:textId="16327E17" w:rsidR="001F137E" w:rsidRPr="000615A5" w:rsidRDefault="001F137E" w:rsidP="009A3909">
      <w:pPr>
        <w:pStyle w:val="PARAGRAPH"/>
      </w:pPr>
      <w:r w:rsidRPr="000615A5">
        <w:t xml:space="preserve">The actions performed on the </w:t>
      </w:r>
      <w:r w:rsidRPr="0027401D">
        <w:rPr>
          <w:i/>
        </w:rPr>
        <w:t>material definition</w:t>
      </w:r>
      <w:r w:rsidRPr="000615A5">
        <w:t xml:space="preserve"> objects are defined in </w:t>
      </w:r>
      <w:r w:rsidRPr="000615A5">
        <w:fldChar w:fldCharType="begin"/>
      </w:r>
      <w:r w:rsidRPr="000615A5">
        <w:instrText xml:space="preserve"> REF _Ref106959039 </w:instrText>
      </w:r>
      <w:r w:rsidRPr="000615A5">
        <w:fldChar w:fldCharType="separate"/>
      </w:r>
      <w:r w:rsidR="00FA7DD5" w:rsidRPr="000615A5">
        <w:t xml:space="preserve">Table </w:t>
      </w:r>
      <w:r w:rsidR="00FA7DD5">
        <w:rPr>
          <w:noProof/>
        </w:rPr>
        <w:t>16</w:t>
      </w:r>
      <w:r w:rsidRPr="000615A5">
        <w:fldChar w:fldCharType="end"/>
      </w:r>
      <w:r w:rsidRPr="000615A5">
        <w:t>.</w:t>
      </w:r>
    </w:p>
    <w:p w14:paraId="7EA328A8" w14:textId="2A1C0802" w:rsidR="001F137E" w:rsidRPr="000615A5" w:rsidRDefault="001F137E" w:rsidP="00BF396C">
      <w:pPr>
        <w:pStyle w:val="TABLE-title"/>
      </w:pPr>
      <w:bookmarkStart w:id="1844" w:name="_Ref106959039"/>
      <w:bookmarkStart w:id="1845" w:name="_Toc61597324"/>
      <w:bookmarkStart w:id="1846" w:name="_Toc66633551"/>
      <w:bookmarkStart w:id="1847" w:name="_Toc93913241"/>
      <w:bookmarkStart w:id="1848" w:name="_Toc94085663"/>
      <w:bookmarkStart w:id="1849" w:name="_Toc99938145"/>
      <w:bookmarkStart w:id="1850" w:name="_Toc104708484"/>
      <w:bookmarkStart w:id="1851" w:name="_Toc111971589"/>
      <w:bookmarkStart w:id="1852" w:name="_Toc111991842"/>
      <w:bookmarkStart w:id="1853" w:name="_Toc112730169"/>
      <w:bookmarkStart w:id="1854" w:name="_Toc120010365"/>
      <w:bookmarkStart w:id="1855" w:name="_Toc130399780"/>
      <w:bookmarkStart w:id="1856" w:name="_Toc131732211"/>
      <w:bookmarkStart w:id="1857" w:name="_Toc134537680"/>
      <w:bookmarkStart w:id="1858" w:name="_Toc483857371"/>
      <w:r w:rsidRPr="000615A5">
        <w:t xml:space="preserve">Table </w:t>
      </w:r>
      <w:r w:rsidRPr="000615A5">
        <w:fldChar w:fldCharType="begin"/>
      </w:r>
      <w:r w:rsidRPr="000615A5">
        <w:instrText xml:space="preserve"> SEQ Table \* ARABIC </w:instrText>
      </w:r>
      <w:r w:rsidRPr="000615A5">
        <w:fldChar w:fldCharType="separate"/>
      </w:r>
      <w:r w:rsidR="00FA7DD5">
        <w:rPr>
          <w:noProof/>
        </w:rPr>
        <w:t>16</w:t>
      </w:r>
      <w:r w:rsidRPr="000615A5">
        <w:fldChar w:fldCharType="end"/>
      </w:r>
      <w:bookmarkEnd w:id="1844"/>
      <w:r w:rsidRPr="000615A5">
        <w:t xml:space="preserve"> </w:t>
      </w:r>
      <w:r w:rsidR="00967BAE">
        <w:t>–</w:t>
      </w:r>
      <w:r w:rsidRPr="000615A5">
        <w:t xml:space="preserve"> Material</w:t>
      </w:r>
      <w:r w:rsidR="00967BAE">
        <w:t xml:space="preserve"> </w:t>
      </w:r>
      <w:r w:rsidRPr="000615A5">
        <w:t xml:space="preserve">definition </w:t>
      </w:r>
      <w:bookmarkEnd w:id="1845"/>
      <w:bookmarkEnd w:id="1846"/>
      <w:bookmarkEnd w:id="1847"/>
      <w:bookmarkEnd w:id="1848"/>
      <w:bookmarkEnd w:id="1849"/>
      <w:bookmarkEnd w:id="1850"/>
      <w:r w:rsidRPr="000615A5">
        <w:rPr>
          <w:szCs w:val="24"/>
        </w:rPr>
        <w:t>verb actions</w:t>
      </w:r>
      <w:bookmarkEnd w:id="1851"/>
      <w:bookmarkEnd w:id="1852"/>
      <w:bookmarkEnd w:id="1853"/>
      <w:bookmarkEnd w:id="1854"/>
      <w:bookmarkEnd w:id="1855"/>
      <w:bookmarkEnd w:id="1856"/>
      <w:bookmarkEnd w:id="1857"/>
      <w:bookmarkEnd w:id="185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2"/>
        <w:gridCol w:w="1258"/>
        <w:gridCol w:w="1435"/>
        <w:gridCol w:w="5495"/>
      </w:tblGrid>
      <w:tr w:rsidR="0027401D" w:rsidRPr="0027401D" w14:paraId="24627F11" w14:textId="77777777" w:rsidTr="0027401D">
        <w:trPr>
          <w:tblHeader/>
        </w:trPr>
        <w:tc>
          <w:tcPr>
            <w:tcW w:w="1172" w:type="dxa"/>
            <w:shd w:val="clear" w:color="auto" w:fill="auto"/>
            <w:vAlign w:val="center"/>
          </w:tcPr>
          <w:p w14:paraId="545BA366" w14:textId="77777777" w:rsidR="001F137E" w:rsidRPr="0027401D" w:rsidRDefault="001F137E" w:rsidP="002A2036">
            <w:pPr>
              <w:pStyle w:val="TABLE-col-heading"/>
            </w:pPr>
            <w:r w:rsidRPr="0027401D">
              <w:t xml:space="preserve">Material </w:t>
            </w:r>
            <w:r w:rsidRPr="0027401D">
              <w:br/>
              <w:t>Definition ID</w:t>
            </w:r>
          </w:p>
        </w:tc>
        <w:tc>
          <w:tcPr>
            <w:tcW w:w="1258" w:type="dxa"/>
            <w:shd w:val="clear" w:color="auto" w:fill="auto"/>
            <w:vAlign w:val="center"/>
          </w:tcPr>
          <w:p w14:paraId="5A986F52" w14:textId="77777777" w:rsidR="001F137E" w:rsidRPr="0027401D" w:rsidRDefault="001F137E" w:rsidP="002A2036">
            <w:pPr>
              <w:pStyle w:val="TABLE-col-heading"/>
            </w:pPr>
            <w:r w:rsidRPr="0027401D">
              <w:t xml:space="preserve">Material </w:t>
            </w:r>
            <w:r w:rsidRPr="0027401D">
              <w:br/>
              <w:t>Definition Property ID</w:t>
            </w:r>
          </w:p>
        </w:tc>
        <w:tc>
          <w:tcPr>
            <w:tcW w:w="1435" w:type="dxa"/>
            <w:shd w:val="clear" w:color="auto" w:fill="auto"/>
            <w:vAlign w:val="center"/>
          </w:tcPr>
          <w:p w14:paraId="24F392E1" w14:textId="77777777" w:rsidR="001F137E" w:rsidRPr="0027401D" w:rsidRDefault="001F137E" w:rsidP="002A2036">
            <w:pPr>
              <w:pStyle w:val="TABLE-col-heading"/>
            </w:pPr>
            <w:r w:rsidRPr="0027401D">
              <w:t xml:space="preserve">Material </w:t>
            </w:r>
            <w:r w:rsidRPr="0027401D">
              <w:br/>
              <w:t>Definition Property Value</w:t>
            </w:r>
          </w:p>
        </w:tc>
        <w:tc>
          <w:tcPr>
            <w:tcW w:w="5495" w:type="dxa"/>
            <w:shd w:val="clear" w:color="auto" w:fill="auto"/>
            <w:vAlign w:val="center"/>
          </w:tcPr>
          <w:p w14:paraId="2F567F68" w14:textId="15EB8B97" w:rsidR="001F137E" w:rsidRPr="0027401D" w:rsidRDefault="00751BC9" w:rsidP="002A2036">
            <w:pPr>
              <w:pStyle w:val="TABLE-col-heading"/>
            </w:pPr>
            <w:r>
              <w:t>Verb action on noun</w:t>
            </w:r>
          </w:p>
        </w:tc>
      </w:tr>
      <w:tr w:rsidR="0027401D" w:rsidRPr="0027401D" w14:paraId="7E4439D4" w14:textId="77777777" w:rsidTr="0027401D">
        <w:tc>
          <w:tcPr>
            <w:tcW w:w="1172" w:type="dxa"/>
            <w:shd w:val="clear" w:color="auto" w:fill="auto"/>
          </w:tcPr>
          <w:p w14:paraId="71B1712F" w14:textId="77777777" w:rsidR="001F137E" w:rsidRPr="0027401D" w:rsidRDefault="001F137E" w:rsidP="002A2036">
            <w:pPr>
              <w:pStyle w:val="TABLE-cell"/>
            </w:pPr>
            <w:r w:rsidRPr="0027401D">
              <w:t>IDs specified</w:t>
            </w:r>
          </w:p>
        </w:tc>
        <w:tc>
          <w:tcPr>
            <w:tcW w:w="1258" w:type="dxa"/>
            <w:shd w:val="clear" w:color="auto" w:fill="auto"/>
          </w:tcPr>
          <w:p w14:paraId="3F501940" w14:textId="77777777" w:rsidR="001F137E" w:rsidRPr="0027401D" w:rsidRDefault="001F137E" w:rsidP="002A2036">
            <w:pPr>
              <w:pStyle w:val="TABLE-cell"/>
              <w:rPr>
                <w:i/>
              </w:rPr>
            </w:pPr>
            <w:r w:rsidRPr="0027401D">
              <w:rPr>
                <w:i/>
              </w:rPr>
              <w:t>not specified</w:t>
            </w:r>
          </w:p>
        </w:tc>
        <w:tc>
          <w:tcPr>
            <w:tcW w:w="1435" w:type="dxa"/>
            <w:shd w:val="clear" w:color="auto" w:fill="auto"/>
          </w:tcPr>
          <w:p w14:paraId="7EE58BC8" w14:textId="77777777" w:rsidR="001F137E" w:rsidRPr="0027401D" w:rsidRDefault="001F137E" w:rsidP="002A2036">
            <w:pPr>
              <w:pStyle w:val="TABLE-cell"/>
              <w:rPr>
                <w:i/>
              </w:rPr>
            </w:pPr>
            <w:r w:rsidRPr="0027401D">
              <w:rPr>
                <w:i/>
              </w:rPr>
              <w:t>not specified</w:t>
            </w:r>
          </w:p>
        </w:tc>
        <w:tc>
          <w:tcPr>
            <w:tcW w:w="5495" w:type="dxa"/>
            <w:shd w:val="clear" w:color="auto" w:fill="auto"/>
          </w:tcPr>
          <w:p w14:paraId="47306833"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Definitions</w:t>
            </w:r>
            <w:r w:rsidRPr="0027401D">
              <w:t xml:space="preserve">, all properties and their attributes, the IDs of </w:t>
            </w:r>
            <w:r w:rsidRPr="0027401D">
              <w:rPr>
                <w:i/>
              </w:rPr>
              <w:t xml:space="preserve">Material Lots </w:t>
            </w:r>
            <w:r w:rsidRPr="0027401D">
              <w:t xml:space="preserve">of the </w:t>
            </w:r>
            <w:r w:rsidRPr="0027401D">
              <w:rPr>
                <w:i/>
              </w:rPr>
              <w:t>Material Definitions</w:t>
            </w:r>
            <w:r w:rsidRPr="0027401D">
              <w:t xml:space="preserve">, and the IDS of </w:t>
            </w:r>
            <w:r w:rsidRPr="0027401D">
              <w:rPr>
                <w:i/>
              </w:rPr>
              <w:t xml:space="preserve">Material Classes </w:t>
            </w:r>
            <w:r w:rsidRPr="0027401D">
              <w:t xml:space="preserve">of the </w:t>
            </w:r>
            <w:r w:rsidRPr="0027401D">
              <w:rPr>
                <w:i/>
              </w:rPr>
              <w:t>Material Definitions</w:t>
            </w:r>
            <w:r w:rsidRPr="0027401D">
              <w:t>.</w:t>
            </w:r>
          </w:p>
          <w:p w14:paraId="271A3FC6" w14:textId="77777777" w:rsidR="001F137E" w:rsidRPr="0027401D" w:rsidRDefault="001F137E" w:rsidP="002A2036">
            <w:pPr>
              <w:pStyle w:val="TABLE-cell"/>
            </w:pPr>
            <w:r w:rsidRPr="0027401D">
              <w:t xml:space="preserve">PROCESS: Shall define a request that the receiver is to add </w:t>
            </w:r>
            <w:r w:rsidRPr="0027401D">
              <w:rPr>
                <w:i/>
              </w:rPr>
              <w:t>Material Definitions</w:t>
            </w:r>
            <w:r w:rsidRPr="0027401D">
              <w:t xml:space="preserve">. The message defines suggested IDs for the </w:t>
            </w:r>
            <w:r w:rsidRPr="0027401D">
              <w:rPr>
                <w:i/>
              </w:rPr>
              <w:t>Material Definitions</w:t>
            </w:r>
            <w:r w:rsidRPr="0027401D">
              <w:t xml:space="preserve">. The receiver adds the </w:t>
            </w:r>
            <w:r w:rsidRPr="0027401D">
              <w:rPr>
                <w:i/>
              </w:rPr>
              <w:t>Material Definitions</w:t>
            </w:r>
            <w:r w:rsidRPr="0027401D">
              <w:t xml:space="preserve"> and assigns IDs.  The assigned IDs shall be returned in the ACKNOWLEDGE message.</w:t>
            </w:r>
          </w:p>
          <w:p w14:paraId="350D6134" w14:textId="77777777" w:rsidR="001F137E" w:rsidRPr="0027401D" w:rsidRDefault="001F137E" w:rsidP="002A2036">
            <w:pPr>
              <w:pStyle w:val="TABLE-cell"/>
            </w:pPr>
            <w:r w:rsidRPr="0027401D">
              <w:t xml:space="preserve">CHANGE: The specified attributes of the specified </w:t>
            </w:r>
            <w:r w:rsidRPr="0027401D">
              <w:rPr>
                <w:i/>
              </w:rPr>
              <w:t xml:space="preserve">Material Definitions </w:t>
            </w:r>
            <w:r w:rsidRPr="0027401D">
              <w:t xml:space="preserve">shall be changed. </w:t>
            </w:r>
          </w:p>
          <w:p w14:paraId="5D56CC4C" w14:textId="77777777" w:rsidR="001F137E" w:rsidRPr="0027401D" w:rsidRDefault="001F137E" w:rsidP="002A2036">
            <w:pPr>
              <w:pStyle w:val="TABLE-cell"/>
            </w:pPr>
            <w:r w:rsidRPr="0027401D">
              <w:t xml:space="preserve">CANCEL: Shall define a request that the receiver is to cancel the specified </w:t>
            </w:r>
            <w:r w:rsidRPr="0027401D">
              <w:rPr>
                <w:i/>
              </w:rPr>
              <w:t>Material Definitions</w:t>
            </w:r>
            <w:r w:rsidRPr="0027401D">
              <w:t xml:space="preserve">. </w:t>
            </w:r>
          </w:p>
          <w:p w14:paraId="65E87997"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Definitions</w:t>
            </w:r>
            <w:r w:rsidRPr="0027401D">
              <w:t>.</w:t>
            </w:r>
          </w:p>
          <w:p w14:paraId="228D8AF8" w14:textId="77777777" w:rsidR="001F137E" w:rsidRPr="0027401D" w:rsidRDefault="001F137E" w:rsidP="002A2036">
            <w:pPr>
              <w:pStyle w:val="TABLE-cell"/>
            </w:pPr>
            <w:r w:rsidRPr="0027401D">
              <w:t xml:space="preserve">SYNC CHANGE: The specified attributes of the specified </w:t>
            </w:r>
            <w:r w:rsidRPr="0027401D">
              <w:rPr>
                <w:i/>
              </w:rPr>
              <w:t xml:space="preserve">Material Definitions </w:t>
            </w:r>
            <w:r w:rsidRPr="0027401D">
              <w:t>shall be changed.</w:t>
            </w:r>
          </w:p>
          <w:p w14:paraId="323D399D" w14:textId="77777777" w:rsidR="0059222C" w:rsidRDefault="001F137E" w:rsidP="0059222C">
            <w:pPr>
              <w:pStyle w:val="TABLE-cell"/>
              <w:rPr>
                <w:ins w:id="1859" w:author="Dennis Brandl" w:date="2018-03-03T06:36:00Z"/>
              </w:rPr>
            </w:pPr>
            <w:r w:rsidRPr="0027401D">
              <w:t xml:space="preserve">SYNC DELETE: Shall define a request that the receiver is to delete the specified </w:t>
            </w:r>
            <w:r w:rsidRPr="0027401D">
              <w:rPr>
                <w:i/>
              </w:rPr>
              <w:t>Material Definitions</w:t>
            </w:r>
            <w:r w:rsidRPr="0027401D">
              <w:t xml:space="preserve">. </w:t>
            </w:r>
          </w:p>
          <w:p w14:paraId="2B192243" w14:textId="26689382" w:rsidR="001F137E" w:rsidRPr="0027401D" w:rsidRDefault="0059222C" w:rsidP="0059222C">
            <w:pPr>
              <w:pStyle w:val="TABLE-cell"/>
            </w:pPr>
            <w:ins w:id="1860" w:author="Dennis Brandl" w:date="2018-03-03T06:36:00Z">
              <w:r>
                <w:t xml:space="preserve">NOTIFY: Shall define the creation of a new </w:t>
              </w:r>
              <w:r>
                <w:rPr>
                  <w:i/>
                </w:rPr>
                <w:t xml:space="preserve">Material </w:t>
              </w:r>
            </w:ins>
            <w:ins w:id="1861" w:author="Dennis Brandl" w:date="2018-03-03T06:37:00Z">
              <w:r>
                <w:rPr>
                  <w:i/>
                </w:rPr>
                <w:t>Definition</w:t>
              </w:r>
            </w:ins>
            <w:ins w:id="1862" w:author="Dennis Brandl" w:date="2018-03-03T06:36:00Z">
              <w:r>
                <w:t>.</w:t>
              </w:r>
            </w:ins>
          </w:p>
        </w:tc>
      </w:tr>
      <w:tr w:rsidR="0027401D" w:rsidRPr="0027401D" w14:paraId="11DB6D9A" w14:textId="77777777" w:rsidTr="0027401D">
        <w:tc>
          <w:tcPr>
            <w:tcW w:w="1172" w:type="dxa"/>
            <w:shd w:val="clear" w:color="auto" w:fill="auto"/>
          </w:tcPr>
          <w:p w14:paraId="1A6B83E3" w14:textId="77777777" w:rsidR="001F137E" w:rsidRPr="0027401D" w:rsidRDefault="001F137E" w:rsidP="002A2036">
            <w:pPr>
              <w:pStyle w:val="TABLE-cell"/>
            </w:pPr>
            <w:r w:rsidRPr="0027401D">
              <w:t>IDs specified</w:t>
            </w:r>
          </w:p>
        </w:tc>
        <w:tc>
          <w:tcPr>
            <w:tcW w:w="1258" w:type="dxa"/>
            <w:shd w:val="clear" w:color="auto" w:fill="auto"/>
          </w:tcPr>
          <w:p w14:paraId="29AF5756" w14:textId="77777777" w:rsidR="001F137E" w:rsidRPr="0027401D" w:rsidRDefault="001F137E" w:rsidP="002A2036">
            <w:pPr>
              <w:pStyle w:val="TABLE-cell"/>
            </w:pPr>
            <w:r w:rsidRPr="0027401D">
              <w:t>IDs specified</w:t>
            </w:r>
          </w:p>
        </w:tc>
        <w:tc>
          <w:tcPr>
            <w:tcW w:w="1435" w:type="dxa"/>
            <w:shd w:val="clear" w:color="auto" w:fill="auto"/>
          </w:tcPr>
          <w:p w14:paraId="46B636BD" w14:textId="77777777" w:rsidR="001F137E" w:rsidRPr="0027401D" w:rsidRDefault="001F137E" w:rsidP="002A2036">
            <w:pPr>
              <w:pStyle w:val="TABLE-cell"/>
              <w:rPr>
                <w:i/>
              </w:rPr>
            </w:pPr>
            <w:r w:rsidRPr="0027401D">
              <w:rPr>
                <w:i/>
              </w:rPr>
              <w:t>not specified</w:t>
            </w:r>
          </w:p>
        </w:tc>
        <w:tc>
          <w:tcPr>
            <w:tcW w:w="5495" w:type="dxa"/>
            <w:shd w:val="clear" w:color="auto" w:fill="auto"/>
          </w:tcPr>
          <w:p w14:paraId="575EC8DA"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Definitions</w:t>
            </w:r>
            <w:r w:rsidRPr="0027401D">
              <w:t xml:space="preserve">, all of the specified </w:t>
            </w:r>
            <w:r w:rsidRPr="0027401D">
              <w:rPr>
                <w:i/>
              </w:rPr>
              <w:t>Material Definition Properties</w:t>
            </w:r>
            <w:r w:rsidRPr="0027401D">
              <w:t xml:space="preserve">, the IDs of </w:t>
            </w:r>
            <w:r w:rsidRPr="0027401D">
              <w:rPr>
                <w:i/>
              </w:rPr>
              <w:t xml:space="preserve">Material Lots </w:t>
            </w:r>
            <w:r w:rsidRPr="0027401D">
              <w:t xml:space="preserve">of the </w:t>
            </w:r>
            <w:r w:rsidRPr="0027401D">
              <w:rPr>
                <w:i/>
              </w:rPr>
              <w:t>Material Definitions</w:t>
            </w:r>
            <w:r w:rsidRPr="0027401D">
              <w:t xml:space="preserve">, and the IDs of </w:t>
            </w:r>
            <w:r w:rsidRPr="0027401D">
              <w:rPr>
                <w:i/>
              </w:rPr>
              <w:t xml:space="preserve">Material Classes </w:t>
            </w:r>
            <w:r w:rsidRPr="0027401D">
              <w:t xml:space="preserve">of the </w:t>
            </w:r>
            <w:r w:rsidRPr="0027401D">
              <w:rPr>
                <w:i/>
              </w:rPr>
              <w:t>Material Definitions</w:t>
            </w:r>
            <w:r w:rsidRPr="0027401D">
              <w:t>.</w:t>
            </w:r>
          </w:p>
          <w:p w14:paraId="6A4C2504" w14:textId="77777777" w:rsidR="001F137E" w:rsidRPr="0027401D" w:rsidRDefault="001F137E" w:rsidP="002A2036">
            <w:pPr>
              <w:pStyle w:val="TABLE-cell"/>
            </w:pPr>
            <w:r w:rsidRPr="0027401D">
              <w:lastRenderedPageBreak/>
              <w:t xml:space="preserve">PROCESS: Shall define a request that the receiver is to add </w:t>
            </w:r>
            <w:r w:rsidRPr="0027401D">
              <w:rPr>
                <w:i/>
              </w:rPr>
              <w:t>Material Definitions</w:t>
            </w:r>
            <w:r w:rsidRPr="0027401D">
              <w:t xml:space="preserve">. The message defines suggested IDs for the </w:t>
            </w:r>
            <w:r w:rsidRPr="0027401D">
              <w:rPr>
                <w:i/>
              </w:rPr>
              <w:t>Material Definitions</w:t>
            </w:r>
            <w:r w:rsidRPr="0027401D">
              <w:t xml:space="preserve"> and properties. The receiver adds </w:t>
            </w:r>
            <w:r w:rsidRPr="0027401D">
              <w:rPr>
                <w:i/>
              </w:rPr>
              <w:t>Material Definitions</w:t>
            </w:r>
            <w:r w:rsidRPr="0027401D">
              <w:t xml:space="preserve"> and properties and assigns IDs.  The assigned IDs shall be returned in the ACKNOWLEDGE message.</w:t>
            </w:r>
          </w:p>
          <w:p w14:paraId="0634F1C8" w14:textId="77777777" w:rsidR="001F137E" w:rsidRPr="0027401D" w:rsidRDefault="001F137E" w:rsidP="002A2036">
            <w:pPr>
              <w:pStyle w:val="TABLE-cell"/>
            </w:pPr>
            <w:r w:rsidRPr="0027401D">
              <w:t xml:space="preserve">CHANGE: Error (no property values are specified). </w:t>
            </w:r>
          </w:p>
          <w:p w14:paraId="382C4BA4" w14:textId="77777777" w:rsidR="001F137E" w:rsidRPr="0027401D" w:rsidRDefault="001F137E" w:rsidP="002A2036">
            <w:pPr>
              <w:pStyle w:val="TABLE-cell"/>
            </w:pPr>
            <w:r w:rsidRPr="0027401D">
              <w:t xml:space="preserve">CANCEL: Shall define a request that the receiver is to cancel the specified properties for the specified </w:t>
            </w:r>
            <w:r w:rsidRPr="0027401D">
              <w:rPr>
                <w:i/>
              </w:rPr>
              <w:t>Material Definitions</w:t>
            </w:r>
            <w:r w:rsidRPr="0027401D">
              <w:t xml:space="preserve">. </w:t>
            </w:r>
          </w:p>
          <w:p w14:paraId="165E9F15" w14:textId="77777777" w:rsidR="001F137E" w:rsidRPr="0027401D" w:rsidRDefault="001F137E" w:rsidP="002A2036">
            <w:pPr>
              <w:pStyle w:val="TABLE-cell"/>
            </w:pPr>
            <w:r w:rsidRPr="0027401D">
              <w:t xml:space="preserve">SYNC ADD: Shall define a request that the receiver is to add the </w:t>
            </w:r>
            <w:r w:rsidRPr="0027401D">
              <w:rPr>
                <w:i/>
              </w:rPr>
              <w:t>Material Definitions</w:t>
            </w:r>
            <w:r w:rsidRPr="0027401D">
              <w:t xml:space="preserve"> and list </w:t>
            </w:r>
            <w:r w:rsidRPr="0027401D">
              <w:rPr>
                <w:i/>
              </w:rPr>
              <w:t>Material Definition Properties.</w:t>
            </w:r>
            <w:r w:rsidRPr="0027401D">
              <w:t xml:space="preserve"> </w:t>
            </w:r>
          </w:p>
          <w:p w14:paraId="4709AD90" w14:textId="77777777" w:rsidR="001F137E" w:rsidRPr="0027401D" w:rsidRDefault="001F137E" w:rsidP="002A2036">
            <w:pPr>
              <w:pStyle w:val="TABLE-cell"/>
            </w:pPr>
            <w:r w:rsidRPr="0027401D">
              <w:t>SYNC CHANGE: Error (no property values are specified).</w:t>
            </w:r>
          </w:p>
          <w:p w14:paraId="15D2B65C" w14:textId="5E72A1D2" w:rsidR="0059222C" w:rsidRDefault="001F137E" w:rsidP="0059222C">
            <w:pPr>
              <w:pStyle w:val="TABLE-cell"/>
              <w:rPr>
                <w:ins w:id="1863" w:author="Dennis Brandl" w:date="2018-03-03T06:37:00Z"/>
              </w:rPr>
            </w:pPr>
            <w:r w:rsidRPr="0027401D">
              <w:t xml:space="preserve">SYNC DELETE: Shall define a request that the receiver is to delete the specified list of </w:t>
            </w:r>
            <w:r w:rsidRPr="0027401D">
              <w:rPr>
                <w:i/>
              </w:rPr>
              <w:t>Material Definition Properties</w:t>
            </w:r>
            <w:r w:rsidRPr="0027401D">
              <w:t>.</w:t>
            </w:r>
            <w:ins w:id="1864" w:author="Dennis Brandl" w:date="2018-03-03T06:37:00Z">
              <w:r w:rsidR="0059222C">
                <w:t xml:space="preserve"> </w:t>
              </w:r>
            </w:ins>
          </w:p>
          <w:p w14:paraId="59544B59" w14:textId="4FAA9713" w:rsidR="001F137E" w:rsidRPr="0027401D" w:rsidRDefault="0059222C" w:rsidP="0059222C">
            <w:pPr>
              <w:pStyle w:val="TABLE-cell"/>
            </w:pPr>
            <w:ins w:id="1865" w:author="Dennis Brandl" w:date="2018-03-03T06:37:00Z">
              <w:r>
                <w:t xml:space="preserve">NOTIFY: Shall define the creation of a new </w:t>
              </w:r>
              <w:r>
                <w:rPr>
                  <w:i/>
                </w:rPr>
                <w:t>Material Definition</w:t>
              </w:r>
              <w:r>
                <w:t>.</w:t>
              </w:r>
            </w:ins>
          </w:p>
        </w:tc>
      </w:tr>
      <w:tr w:rsidR="0027401D" w:rsidRPr="0027401D" w14:paraId="63A9458C" w14:textId="77777777" w:rsidTr="0027401D">
        <w:tc>
          <w:tcPr>
            <w:tcW w:w="1172" w:type="dxa"/>
            <w:shd w:val="clear" w:color="auto" w:fill="auto"/>
          </w:tcPr>
          <w:p w14:paraId="2A085F60" w14:textId="77777777" w:rsidR="001F137E" w:rsidRPr="0027401D" w:rsidRDefault="001F137E" w:rsidP="002A2036">
            <w:pPr>
              <w:pStyle w:val="TABLE-cell"/>
            </w:pPr>
            <w:r w:rsidRPr="0027401D">
              <w:t>IDs specified</w:t>
            </w:r>
          </w:p>
        </w:tc>
        <w:tc>
          <w:tcPr>
            <w:tcW w:w="1258" w:type="dxa"/>
            <w:shd w:val="clear" w:color="auto" w:fill="auto"/>
          </w:tcPr>
          <w:p w14:paraId="1E3FA2B8" w14:textId="77777777" w:rsidR="001F137E" w:rsidRPr="0027401D" w:rsidRDefault="001F137E" w:rsidP="002A2036">
            <w:pPr>
              <w:pStyle w:val="TABLE-cell"/>
            </w:pPr>
            <w:r w:rsidRPr="0027401D">
              <w:t>IDs specified</w:t>
            </w:r>
          </w:p>
        </w:tc>
        <w:tc>
          <w:tcPr>
            <w:tcW w:w="1435" w:type="dxa"/>
            <w:shd w:val="clear" w:color="auto" w:fill="auto"/>
          </w:tcPr>
          <w:p w14:paraId="0A523334" w14:textId="77777777" w:rsidR="001F137E" w:rsidRPr="0027401D" w:rsidRDefault="001F137E" w:rsidP="002A2036">
            <w:pPr>
              <w:pStyle w:val="TABLE-cell"/>
            </w:pPr>
            <w:r w:rsidRPr="0027401D">
              <w:t>Property Value Specified</w:t>
            </w:r>
          </w:p>
        </w:tc>
        <w:tc>
          <w:tcPr>
            <w:tcW w:w="5495" w:type="dxa"/>
            <w:shd w:val="clear" w:color="auto" w:fill="auto"/>
          </w:tcPr>
          <w:p w14:paraId="0E831AE0"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Definitions</w:t>
            </w:r>
            <w:r w:rsidRPr="0027401D">
              <w:t xml:space="preserve"> where the </w:t>
            </w:r>
            <w:r w:rsidRPr="0027401D">
              <w:rPr>
                <w:i/>
              </w:rPr>
              <w:t xml:space="preserve">Material Definition Property </w:t>
            </w:r>
            <w:r w:rsidRPr="0027401D">
              <w:t xml:space="preserve">value matches the specified property value, all of the specified </w:t>
            </w:r>
            <w:r w:rsidRPr="0027401D">
              <w:rPr>
                <w:i/>
              </w:rPr>
              <w:t>Material Definition Properties</w:t>
            </w:r>
            <w:r w:rsidRPr="0027401D">
              <w:t xml:space="preserve">, and the IDs of </w:t>
            </w:r>
            <w:r w:rsidRPr="0027401D">
              <w:rPr>
                <w:i/>
              </w:rPr>
              <w:t>Material Lots</w:t>
            </w:r>
            <w:r w:rsidRPr="0027401D">
              <w:t xml:space="preserve"> of the </w:t>
            </w:r>
            <w:r w:rsidRPr="0027401D">
              <w:rPr>
                <w:i/>
              </w:rPr>
              <w:t>Material Definitions</w:t>
            </w:r>
            <w:r w:rsidRPr="0027401D">
              <w:t xml:space="preserve"> and IDs of </w:t>
            </w:r>
            <w:r w:rsidRPr="0027401D">
              <w:rPr>
                <w:i/>
              </w:rPr>
              <w:t>Material Classes</w:t>
            </w:r>
            <w:r w:rsidRPr="0027401D">
              <w:t>.</w:t>
            </w:r>
          </w:p>
          <w:p w14:paraId="56AAB3B4" w14:textId="77777777" w:rsidR="001F137E" w:rsidRPr="0027401D" w:rsidRDefault="001F137E" w:rsidP="002A2036">
            <w:pPr>
              <w:pStyle w:val="TABLE-cell"/>
            </w:pPr>
            <w:r w:rsidRPr="0027401D">
              <w:t xml:space="preserve">PROCESS: Shall define a request that the receiver is to add </w:t>
            </w:r>
            <w:r w:rsidRPr="0027401D">
              <w:rPr>
                <w:i/>
              </w:rPr>
              <w:t>Material Definitions</w:t>
            </w:r>
            <w:r w:rsidRPr="0027401D">
              <w:t xml:space="preserve">. The message defines suggested IDs for the </w:t>
            </w:r>
            <w:r w:rsidRPr="0027401D">
              <w:rPr>
                <w:i/>
              </w:rPr>
              <w:t>Material Definitions</w:t>
            </w:r>
            <w:r w:rsidRPr="0027401D">
              <w:t xml:space="preserve"> and properties, and values for the properties. The receiver adds the </w:t>
            </w:r>
            <w:r w:rsidRPr="0027401D">
              <w:rPr>
                <w:i/>
              </w:rPr>
              <w:t>Material Definitions</w:t>
            </w:r>
            <w:r w:rsidRPr="0027401D">
              <w:t xml:space="preserve"> and properties and assigns IDs.  The assigned IDs shall be returned in the ACKNOWLEDGE message.</w:t>
            </w:r>
          </w:p>
          <w:p w14:paraId="6DBCE04C" w14:textId="77777777" w:rsidR="001F137E" w:rsidRPr="0027401D" w:rsidRDefault="001F137E" w:rsidP="002A2036">
            <w:pPr>
              <w:pStyle w:val="TABLE-cell"/>
            </w:pPr>
            <w:r w:rsidRPr="0027401D">
              <w:t xml:space="preserve">CHANGE: Shall define a request that the receiver is to change the values of the specified properties for the specified </w:t>
            </w:r>
            <w:r w:rsidRPr="0027401D">
              <w:rPr>
                <w:i/>
              </w:rPr>
              <w:t>Material Definitions</w:t>
            </w:r>
            <w:r w:rsidRPr="0027401D">
              <w:t xml:space="preserve"> to the specified values.  A RESPOND message may be used to communicate agreement, disagreement, or changes made to the CHANGE message data.</w:t>
            </w:r>
          </w:p>
          <w:p w14:paraId="01F5B0A2" w14:textId="77777777" w:rsidR="001F137E" w:rsidRPr="0027401D" w:rsidRDefault="001F137E" w:rsidP="002A2036">
            <w:pPr>
              <w:pStyle w:val="TABLE-cell"/>
            </w:pPr>
            <w:r w:rsidRPr="0027401D">
              <w:t xml:space="preserve">CANCEL: Shall define a request that the receiver is to cancel the specified properties of the </w:t>
            </w:r>
            <w:r w:rsidRPr="0027401D">
              <w:rPr>
                <w:i/>
              </w:rPr>
              <w:t>Material Definitions</w:t>
            </w:r>
            <w:r w:rsidRPr="0027401D">
              <w:t xml:space="preserve"> that have the specified property value. </w:t>
            </w:r>
          </w:p>
          <w:p w14:paraId="4985F56B"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Definitions</w:t>
            </w:r>
            <w:r w:rsidRPr="0027401D">
              <w:t xml:space="preserve">, list of properties and property values. </w:t>
            </w:r>
          </w:p>
          <w:p w14:paraId="3324D70D" w14:textId="77777777" w:rsidR="001F137E" w:rsidRPr="0027401D" w:rsidRDefault="001F137E" w:rsidP="002A2036">
            <w:pPr>
              <w:pStyle w:val="TABLE-cell"/>
            </w:pPr>
            <w:r w:rsidRPr="0027401D">
              <w:t xml:space="preserve">SYNC CHANGE: Shall define a request that the receiver is to change the values of the specified list of properties for the specified </w:t>
            </w:r>
            <w:r w:rsidRPr="0027401D">
              <w:rPr>
                <w:i/>
              </w:rPr>
              <w:t>Material Definitions</w:t>
            </w:r>
            <w:r w:rsidRPr="0027401D">
              <w:t xml:space="preserve"> to the specified values.</w:t>
            </w:r>
          </w:p>
          <w:p w14:paraId="6EB6E109" w14:textId="5CA466BA" w:rsidR="0059222C" w:rsidRDefault="001F137E" w:rsidP="0059222C">
            <w:pPr>
              <w:pStyle w:val="TABLE-cell"/>
              <w:rPr>
                <w:ins w:id="1866" w:author="Dennis Brandl" w:date="2018-03-03T06:37:00Z"/>
              </w:rPr>
            </w:pPr>
            <w:r w:rsidRPr="0027401D">
              <w:t xml:space="preserve">SYNC DELETE: Shall define a request that the receiver is to delete the specified list of </w:t>
            </w:r>
            <w:r w:rsidRPr="0027401D">
              <w:rPr>
                <w:i/>
              </w:rPr>
              <w:t xml:space="preserve">Material Definition Properties </w:t>
            </w:r>
            <w:r w:rsidRPr="0027401D">
              <w:t xml:space="preserve">of the specified </w:t>
            </w:r>
            <w:r w:rsidRPr="0027401D">
              <w:rPr>
                <w:i/>
              </w:rPr>
              <w:t>Material Definitions</w:t>
            </w:r>
            <w:r w:rsidRPr="0027401D">
              <w:t xml:space="preserve"> that have the specified property value.</w:t>
            </w:r>
            <w:ins w:id="1867" w:author="Dennis Brandl" w:date="2018-03-03T06:37:00Z">
              <w:r w:rsidR="0059222C">
                <w:t xml:space="preserve"> </w:t>
              </w:r>
            </w:ins>
          </w:p>
          <w:p w14:paraId="275ADBA6" w14:textId="78E3F7C0" w:rsidR="001F137E" w:rsidRPr="0027401D" w:rsidRDefault="0059222C" w:rsidP="0059222C">
            <w:pPr>
              <w:pStyle w:val="TABLE-cell"/>
            </w:pPr>
            <w:ins w:id="1868" w:author="Dennis Brandl" w:date="2018-03-03T06:37:00Z">
              <w:r>
                <w:t xml:space="preserve">NOTIFY: Shall define the creation of a new </w:t>
              </w:r>
              <w:r>
                <w:rPr>
                  <w:i/>
                </w:rPr>
                <w:t>Material Definition</w:t>
              </w:r>
              <w:r>
                <w:t>.</w:t>
              </w:r>
            </w:ins>
          </w:p>
        </w:tc>
      </w:tr>
      <w:tr w:rsidR="0027401D" w:rsidRPr="0027401D" w14:paraId="22DAC9CE" w14:textId="77777777" w:rsidTr="0027401D">
        <w:tc>
          <w:tcPr>
            <w:tcW w:w="1172" w:type="dxa"/>
            <w:shd w:val="clear" w:color="auto" w:fill="auto"/>
          </w:tcPr>
          <w:p w14:paraId="6FDDE851" w14:textId="77777777" w:rsidR="001F137E" w:rsidRPr="0027401D" w:rsidRDefault="001F137E" w:rsidP="002A2036">
            <w:pPr>
              <w:pStyle w:val="TABLE-cell"/>
            </w:pPr>
            <w:r w:rsidRPr="0027401D">
              <w:t>Wildcard specified</w:t>
            </w:r>
          </w:p>
        </w:tc>
        <w:tc>
          <w:tcPr>
            <w:tcW w:w="1258" w:type="dxa"/>
            <w:shd w:val="clear" w:color="auto" w:fill="auto"/>
          </w:tcPr>
          <w:p w14:paraId="2F26712D" w14:textId="77777777" w:rsidR="001F137E" w:rsidRPr="0027401D" w:rsidRDefault="001F137E" w:rsidP="002A2036">
            <w:pPr>
              <w:pStyle w:val="TABLE-cell"/>
              <w:rPr>
                <w:i/>
              </w:rPr>
            </w:pPr>
            <w:r w:rsidRPr="0027401D">
              <w:rPr>
                <w:i/>
              </w:rPr>
              <w:t>not specified</w:t>
            </w:r>
          </w:p>
        </w:tc>
        <w:tc>
          <w:tcPr>
            <w:tcW w:w="1435" w:type="dxa"/>
            <w:shd w:val="clear" w:color="auto" w:fill="auto"/>
          </w:tcPr>
          <w:p w14:paraId="70D087AA" w14:textId="77777777" w:rsidR="001F137E" w:rsidRPr="0027401D" w:rsidRDefault="001F137E" w:rsidP="002A2036">
            <w:pPr>
              <w:pStyle w:val="TABLE-cell"/>
              <w:rPr>
                <w:i/>
              </w:rPr>
            </w:pPr>
            <w:r w:rsidRPr="0027401D">
              <w:rPr>
                <w:i/>
              </w:rPr>
              <w:t>not specified</w:t>
            </w:r>
          </w:p>
        </w:tc>
        <w:tc>
          <w:tcPr>
            <w:tcW w:w="5495" w:type="dxa"/>
            <w:shd w:val="clear" w:color="auto" w:fill="auto"/>
          </w:tcPr>
          <w:p w14:paraId="0AF16711" w14:textId="77777777" w:rsidR="001F137E" w:rsidRPr="0027401D" w:rsidRDefault="001F137E" w:rsidP="002A2036">
            <w:pPr>
              <w:pStyle w:val="TABLE-cell"/>
            </w:pPr>
            <w:r w:rsidRPr="0027401D">
              <w:t xml:space="preserve">GET: Shall define a request that the receiver is to return, in a SHOW message, all attributes and properties about the </w:t>
            </w:r>
            <w:r w:rsidRPr="0027401D">
              <w:rPr>
                <w:i/>
              </w:rPr>
              <w:t>Material Definitions</w:t>
            </w:r>
            <w:r w:rsidRPr="0027401D">
              <w:t xml:space="preserve"> that match the wildcard, the IDs of </w:t>
            </w:r>
            <w:r w:rsidRPr="0027401D">
              <w:rPr>
                <w:i/>
              </w:rPr>
              <w:t xml:space="preserve">Material Lots </w:t>
            </w:r>
            <w:r w:rsidRPr="0027401D">
              <w:t xml:space="preserve">of the </w:t>
            </w:r>
            <w:r w:rsidRPr="0027401D">
              <w:rPr>
                <w:i/>
              </w:rPr>
              <w:t>Material Definitions</w:t>
            </w:r>
            <w:r w:rsidRPr="0027401D">
              <w:t xml:space="preserve">, and the IDs of </w:t>
            </w:r>
            <w:r w:rsidRPr="0027401D">
              <w:rPr>
                <w:i/>
              </w:rPr>
              <w:t xml:space="preserve">Material Classes </w:t>
            </w:r>
            <w:r w:rsidRPr="0027401D">
              <w:t xml:space="preserve">of each </w:t>
            </w:r>
            <w:r w:rsidRPr="0027401D">
              <w:rPr>
                <w:i/>
              </w:rPr>
              <w:t>Material Definition</w:t>
            </w:r>
            <w:r w:rsidRPr="0027401D">
              <w:t>.</w:t>
            </w:r>
          </w:p>
          <w:p w14:paraId="6A0BB6A3" w14:textId="77777777" w:rsidR="001F137E" w:rsidRPr="0027401D" w:rsidRDefault="001F137E" w:rsidP="002A2036">
            <w:pPr>
              <w:pStyle w:val="TABLE-cell"/>
            </w:pPr>
            <w:r w:rsidRPr="0027401D">
              <w:t>Example 1</w:t>
            </w:r>
            <w:r w:rsidRPr="0027401D">
              <w:tab/>
              <w:t xml:space="preserve">To return all </w:t>
            </w:r>
            <w:r w:rsidRPr="0027401D">
              <w:rPr>
                <w:i/>
              </w:rPr>
              <w:t>Material Definitions</w:t>
            </w:r>
            <w:r w:rsidRPr="0027401D">
              <w:t>, specify a “*” as the wildcard.</w:t>
            </w:r>
          </w:p>
          <w:p w14:paraId="5E6A85A5" w14:textId="77777777" w:rsidR="001F137E" w:rsidRPr="0027401D" w:rsidRDefault="001F137E" w:rsidP="002A2036">
            <w:pPr>
              <w:pStyle w:val="TABLE-cell"/>
            </w:pPr>
            <w:r w:rsidRPr="0027401D">
              <w:t>PROCESS: Error.</w:t>
            </w:r>
          </w:p>
          <w:p w14:paraId="37960380" w14:textId="77777777" w:rsidR="001F137E" w:rsidRPr="0027401D" w:rsidRDefault="001F137E" w:rsidP="002A2036">
            <w:pPr>
              <w:pStyle w:val="TABLE-cell"/>
            </w:pPr>
            <w:r w:rsidRPr="0027401D">
              <w:t xml:space="preserve">CHANGE: Error (no property values are specified). </w:t>
            </w:r>
          </w:p>
          <w:p w14:paraId="1111294F" w14:textId="77777777" w:rsidR="001F137E" w:rsidRPr="0027401D" w:rsidRDefault="001F137E" w:rsidP="002A2036">
            <w:pPr>
              <w:pStyle w:val="TABLE-cell"/>
            </w:pPr>
            <w:r w:rsidRPr="0027401D">
              <w:t xml:space="preserve">CANCEL: Shall define a request that the receiver is to cancel all </w:t>
            </w:r>
            <w:r w:rsidRPr="0027401D">
              <w:rPr>
                <w:i/>
              </w:rPr>
              <w:t>Material Definitions</w:t>
            </w:r>
            <w:r w:rsidRPr="0027401D">
              <w:t xml:space="preserve"> matching the wildcard. </w:t>
            </w:r>
          </w:p>
          <w:p w14:paraId="5A6A6D13" w14:textId="77777777" w:rsidR="001F137E" w:rsidRPr="0027401D" w:rsidRDefault="001F137E" w:rsidP="002A2036">
            <w:pPr>
              <w:pStyle w:val="TABLE-cell"/>
            </w:pPr>
            <w:r w:rsidRPr="0027401D">
              <w:t>SYNC ADD: Error.</w:t>
            </w:r>
          </w:p>
          <w:p w14:paraId="3FE766A4" w14:textId="77777777" w:rsidR="001F137E" w:rsidRPr="0027401D" w:rsidRDefault="001F137E" w:rsidP="002A2036">
            <w:pPr>
              <w:pStyle w:val="TABLE-cell"/>
            </w:pPr>
            <w:r w:rsidRPr="0027401D">
              <w:t>SYNC CHANGE: Error (no property values are specified).</w:t>
            </w:r>
          </w:p>
          <w:p w14:paraId="07DD516E" w14:textId="77777777" w:rsidR="001F137E" w:rsidRDefault="001F137E" w:rsidP="002A2036">
            <w:pPr>
              <w:pStyle w:val="TABLE-cell"/>
              <w:rPr>
                <w:ins w:id="1869" w:author="Dennis Brandl" w:date="2018-03-03T06:37:00Z"/>
              </w:rPr>
            </w:pPr>
            <w:r w:rsidRPr="0027401D">
              <w:t xml:space="preserve">SYNC DELETE: Shall define a request that the receiver is to delete all </w:t>
            </w:r>
            <w:r w:rsidRPr="0027401D">
              <w:rPr>
                <w:i/>
              </w:rPr>
              <w:t>Material Definitions</w:t>
            </w:r>
            <w:r w:rsidRPr="0027401D">
              <w:t xml:space="preserve"> matching the wildcard.</w:t>
            </w:r>
          </w:p>
          <w:p w14:paraId="2B597B45" w14:textId="50899E62" w:rsidR="0059222C" w:rsidRPr="0027401D" w:rsidRDefault="0059222C" w:rsidP="002A2036">
            <w:pPr>
              <w:pStyle w:val="TABLE-cell"/>
            </w:pPr>
            <w:ins w:id="1870" w:author="Dennis Brandl" w:date="2018-03-03T06:37:00Z">
              <w:r>
                <w:t>NOTIFY: Error.</w:t>
              </w:r>
            </w:ins>
          </w:p>
        </w:tc>
      </w:tr>
      <w:tr w:rsidR="0027401D" w:rsidRPr="0027401D" w14:paraId="33B3C78B" w14:textId="77777777" w:rsidTr="0027401D">
        <w:tc>
          <w:tcPr>
            <w:tcW w:w="1172" w:type="dxa"/>
            <w:shd w:val="clear" w:color="auto" w:fill="auto"/>
          </w:tcPr>
          <w:p w14:paraId="3E7C9F1B" w14:textId="77777777" w:rsidR="001F137E" w:rsidRPr="0027401D" w:rsidRDefault="001F137E" w:rsidP="002A2036">
            <w:pPr>
              <w:pStyle w:val="TABLE-cell"/>
            </w:pPr>
            <w:r w:rsidRPr="0027401D">
              <w:lastRenderedPageBreak/>
              <w:t>Wildcard specified</w:t>
            </w:r>
          </w:p>
        </w:tc>
        <w:tc>
          <w:tcPr>
            <w:tcW w:w="1258" w:type="dxa"/>
            <w:shd w:val="clear" w:color="auto" w:fill="auto"/>
          </w:tcPr>
          <w:p w14:paraId="4DF09C49" w14:textId="77777777" w:rsidR="001F137E" w:rsidRPr="0027401D" w:rsidRDefault="001F137E" w:rsidP="002A2036">
            <w:pPr>
              <w:pStyle w:val="TABLE-cell"/>
            </w:pPr>
            <w:r w:rsidRPr="0027401D">
              <w:t>Wildcard specified</w:t>
            </w:r>
          </w:p>
        </w:tc>
        <w:tc>
          <w:tcPr>
            <w:tcW w:w="1435" w:type="dxa"/>
            <w:shd w:val="clear" w:color="auto" w:fill="auto"/>
          </w:tcPr>
          <w:p w14:paraId="22A86F51" w14:textId="77777777" w:rsidR="001F137E" w:rsidRPr="0027401D" w:rsidRDefault="001F137E" w:rsidP="002A2036">
            <w:pPr>
              <w:pStyle w:val="TABLE-cell"/>
              <w:rPr>
                <w:i/>
              </w:rPr>
            </w:pPr>
            <w:r w:rsidRPr="0027401D">
              <w:rPr>
                <w:i/>
              </w:rPr>
              <w:t>not specified</w:t>
            </w:r>
          </w:p>
        </w:tc>
        <w:tc>
          <w:tcPr>
            <w:tcW w:w="5495" w:type="dxa"/>
            <w:shd w:val="clear" w:color="auto" w:fill="auto"/>
          </w:tcPr>
          <w:p w14:paraId="32C34540" w14:textId="77777777" w:rsidR="001F137E" w:rsidRPr="0027401D" w:rsidRDefault="001F137E" w:rsidP="002A2036">
            <w:pPr>
              <w:pStyle w:val="TABLE-cell"/>
            </w:pPr>
            <w:r w:rsidRPr="0027401D">
              <w:t xml:space="preserve">GET: Shall define a request that the receiver is to return, in a SHOW message, all attributes of the </w:t>
            </w:r>
            <w:r w:rsidRPr="0027401D">
              <w:rPr>
                <w:i/>
              </w:rPr>
              <w:t>Material Definitions</w:t>
            </w:r>
            <w:r w:rsidRPr="0027401D">
              <w:t xml:space="preserve"> IONS that match the wildcard, and for each class return the IDs of </w:t>
            </w:r>
            <w:r w:rsidRPr="0027401D">
              <w:rPr>
                <w:i/>
              </w:rPr>
              <w:t xml:space="preserve">Material Lots </w:t>
            </w:r>
            <w:r w:rsidRPr="0027401D">
              <w:t xml:space="preserve">of the </w:t>
            </w:r>
            <w:r w:rsidRPr="0027401D">
              <w:rPr>
                <w:i/>
              </w:rPr>
              <w:t>Material Definitions</w:t>
            </w:r>
            <w:r w:rsidRPr="0027401D">
              <w:t xml:space="preserve"> and all </w:t>
            </w:r>
            <w:r w:rsidRPr="0027401D">
              <w:rPr>
                <w:i/>
              </w:rPr>
              <w:t xml:space="preserve">Material Definition Properties </w:t>
            </w:r>
            <w:r w:rsidRPr="0027401D">
              <w:t xml:space="preserve">that match the property wildcards, and the IDs of </w:t>
            </w:r>
            <w:r w:rsidRPr="0027401D">
              <w:rPr>
                <w:i/>
              </w:rPr>
              <w:t xml:space="preserve">Material Classes </w:t>
            </w:r>
            <w:r w:rsidRPr="0027401D">
              <w:t xml:space="preserve">of to the </w:t>
            </w:r>
            <w:r w:rsidRPr="0027401D">
              <w:rPr>
                <w:i/>
              </w:rPr>
              <w:t>Material Definitions</w:t>
            </w:r>
            <w:r w:rsidRPr="0027401D">
              <w:t>.</w:t>
            </w:r>
          </w:p>
          <w:p w14:paraId="08448564" w14:textId="77777777" w:rsidR="001F137E" w:rsidRPr="0027401D" w:rsidRDefault="001F137E" w:rsidP="002A2036">
            <w:pPr>
              <w:pStyle w:val="TABLE-cell"/>
            </w:pPr>
            <w:r w:rsidRPr="0027401D">
              <w:t>Example 2</w:t>
            </w:r>
            <w:r w:rsidRPr="0027401D">
              <w:tab/>
              <w:t xml:space="preserve">To return a single property, specify the </w:t>
            </w:r>
            <w:r w:rsidRPr="0027401D">
              <w:rPr>
                <w:i/>
              </w:rPr>
              <w:t xml:space="preserve">Material Definition Property </w:t>
            </w:r>
            <w:r w:rsidRPr="0027401D">
              <w:t>ID in the property wildcard.</w:t>
            </w:r>
          </w:p>
          <w:p w14:paraId="47BDF856" w14:textId="77777777" w:rsidR="001F137E" w:rsidRPr="0027401D" w:rsidRDefault="001F137E" w:rsidP="002A2036">
            <w:pPr>
              <w:pStyle w:val="TABLE-cell"/>
            </w:pPr>
            <w:r w:rsidRPr="0027401D">
              <w:t>Example 3</w:t>
            </w:r>
            <w:r w:rsidRPr="0027401D">
              <w:tab/>
              <w:t xml:space="preserve">To return all </w:t>
            </w:r>
            <w:r w:rsidRPr="0027401D">
              <w:rPr>
                <w:i/>
              </w:rPr>
              <w:t>Material Definition Properties</w:t>
            </w:r>
            <w:r w:rsidRPr="0027401D">
              <w:t>, specify a “*” as the property wildcard.</w:t>
            </w:r>
          </w:p>
          <w:p w14:paraId="5DECDF1F" w14:textId="77777777" w:rsidR="001F137E" w:rsidRPr="0027401D" w:rsidRDefault="001F137E" w:rsidP="002A2036">
            <w:pPr>
              <w:pStyle w:val="TABLE-cell"/>
            </w:pPr>
            <w:r w:rsidRPr="0027401D">
              <w:t>Example 4</w:t>
            </w:r>
            <w:r w:rsidRPr="0027401D">
              <w:tab/>
              <w:t xml:space="preserve">To return a </w:t>
            </w:r>
            <w:r w:rsidRPr="0027401D">
              <w:rPr>
                <w:i/>
              </w:rPr>
              <w:t>Material Definition</w:t>
            </w:r>
            <w:r w:rsidRPr="0027401D">
              <w:t xml:space="preserve">, specify the </w:t>
            </w:r>
            <w:r w:rsidRPr="0027401D">
              <w:rPr>
                <w:i/>
              </w:rPr>
              <w:t>Material Definition</w:t>
            </w:r>
            <w:r w:rsidRPr="0027401D">
              <w:t xml:space="preserve"> ID in the wildcard.</w:t>
            </w:r>
          </w:p>
          <w:p w14:paraId="633886F8" w14:textId="77777777" w:rsidR="001F137E" w:rsidRPr="0027401D" w:rsidRDefault="001F137E" w:rsidP="002A2036">
            <w:pPr>
              <w:pStyle w:val="TABLE-cell"/>
            </w:pPr>
            <w:r w:rsidRPr="0027401D">
              <w:t>Example 5</w:t>
            </w:r>
            <w:r w:rsidRPr="0027401D">
              <w:tab/>
              <w:t xml:space="preserve">To return all </w:t>
            </w:r>
            <w:r w:rsidRPr="0027401D">
              <w:rPr>
                <w:i/>
              </w:rPr>
              <w:t>Material Definitions</w:t>
            </w:r>
            <w:r w:rsidRPr="0027401D">
              <w:t>, specify a “*” as the wildcard.</w:t>
            </w:r>
          </w:p>
          <w:p w14:paraId="0A9EC8B7" w14:textId="77777777" w:rsidR="001F137E" w:rsidRPr="0027401D" w:rsidRDefault="001F137E" w:rsidP="002A2036">
            <w:pPr>
              <w:pStyle w:val="TABLE-cell"/>
            </w:pPr>
            <w:r w:rsidRPr="0027401D">
              <w:t>PROCESS: Error.</w:t>
            </w:r>
          </w:p>
          <w:p w14:paraId="0886C82F" w14:textId="77777777" w:rsidR="001F137E" w:rsidRPr="0027401D" w:rsidRDefault="001F137E" w:rsidP="002A2036">
            <w:pPr>
              <w:pStyle w:val="TABLE-cell"/>
            </w:pPr>
            <w:r w:rsidRPr="0027401D">
              <w:t xml:space="preserve">CHANGE: Error (no property values are specified). </w:t>
            </w:r>
          </w:p>
          <w:p w14:paraId="35BA734A" w14:textId="77777777" w:rsidR="001F137E" w:rsidRPr="0027401D" w:rsidRDefault="001F137E" w:rsidP="002A2036">
            <w:pPr>
              <w:pStyle w:val="TABLE-cell"/>
            </w:pPr>
            <w:r w:rsidRPr="0027401D">
              <w:t xml:space="preserve">CANCEL: Shall define a request that the receiver is to cancel all </w:t>
            </w:r>
            <w:r w:rsidRPr="0027401D">
              <w:rPr>
                <w:i/>
              </w:rPr>
              <w:t>Material Definition Properties</w:t>
            </w:r>
            <w:r w:rsidRPr="0027401D">
              <w:t xml:space="preserve"> matching the property wildcard of all </w:t>
            </w:r>
            <w:r w:rsidRPr="0027401D">
              <w:rPr>
                <w:i/>
              </w:rPr>
              <w:t>Material Definitions</w:t>
            </w:r>
            <w:r w:rsidRPr="0027401D">
              <w:t xml:space="preserve"> that match the wildcard. </w:t>
            </w:r>
          </w:p>
          <w:p w14:paraId="4CE5AAE9" w14:textId="77777777" w:rsidR="001F137E" w:rsidRPr="0027401D" w:rsidRDefault="001F137E" w:rsidP="002A2036">
            <w:pPr>
              <w:pStyle w:val="TABLE-cell"/>
            </w:pPr>
            <w:r w:rsidRPr="0027401D">
              <w:t>SYNC ADD: Error.</w:t>
            </w:r>
          </w:p>
          <w:p w14:paraId="21DA7BFF" w14:textId="77777777" w:rsidR="001F137E" w:rsidRPr="0027401D" w:rsidRDefault="001F137E" w:rsidP="002A2036">
            <w:pPr>
              <w:pStyle w:val="TABLE-cell"/>
            </w:pPr>
            <w:r w:rsidRPr="0027401D">
              <w:t>SYNC CHANGE: Error (no property values are specified).</w:t>
            </w:r>
          </w:p>
          <w:p w14:paraId="4A8E02FF" w14:textId="77777777" w:rsidR="001F137E" w:rsidRDefault="001F137E" w:rsidP="002A2036">
            <w:pPr>
              <w:pStyle w:val="TABLE-cell"/>
              <w:rPr>
                <w:ins w:id="1871" w:author="Dennis Brandl" w:date="2018-03-03T06:37:00Z"/>
              </w:rPr>
            </w:pPr>
            <w:r w:rsidRPr="0027401D">
              <w:t xml:space="preserve">SYNC DELETE: Shall define a request that the receiver is to delete all </w:t>
            </w:r>
            <w:r w:rsidRPr="0027401D">
              <w:rPr>
                <w:i/>
              </w:rPr>
              <w:t>Material Definition properties</w:t>
            </w:r>
            <w:r w:rsidRPr="0027401D">
              <w:t xml:space="preserve"> that match the property wildcard of all </w:t>
            </w:r>
            <w:r w:rsidRPr="0027401D">
              <w:rPr>
                <w:i/>
              </w:rPr>
              <w:t>Material Definitions</w:t>
            </w:r>
            <w:r w:rsidRPr="0027401D">
              <w:t xml:space="preserve"> that match the wildcard. </w:t>
            </w:r>
          </w:p>
          <w:p w14:paraId="55D3A6D3" w14:textId="4515D1F8" w:rsidR="0059222C" w:rsidRPr="0027401D" w:rsidRDefault="0059222C" w:rsidP="002A2036">
            <w:pPr>
              <w:pStyle w:val="TABLE-cell"/>
            </w:pPr>
            <w:ins w:id="1872" w:author="Dennis Brandl" w:date="2018-03-03T06:37:00Z">
              <w:r>
                <w:t>NOTIFY: Error.</w:t>
              </w:r>
            </w:ins>
          </w:p>
        </w:tc>
      </w:tr>
    </w:tbl>
    <w:p w14:paraId="12FADFA3" w14:textId="77777777" w:rsidR="001F137E" w:rsidRPr="000615A5" w:rsidRDefault="001F137E" w:rsidP="009A3909">
      <w:pPr>
        <w:pStyle w:val="NOTE"/>
      </w:pPr>
    </w:p>
    <w:p w14:paraId="3D623646" w14:textId="77777777" w:rsidR="001F137E" w:rsidRPr="000615A5" w:rsidRDefault="001F137E" w:rsidP="009A3909">
      <w:pPr>
        <w:pStyle w:val="Heading3"/>
      </w:pPr>
      <w:bookmarkStart w:id="1873" w:name="_Toc507944881"/>
      <w:r w:rsidRPr="000615A5">
        <w:t>Material lot verbs</w:t>
      </w:r>
      <w:bookmarkEnd w:id="1873"/>
    </w:p>
    <w:p w14:paraId="7BC8EEE5" w14:textId="73C9252A"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27401D">
        <w:rPr>
          <w:i/>
        </w:rPr>
        <w:t xml:space="preserve">material lot </w:t>
      </w:r>
      <w:r w:rsidR="001F137E" w:rsidRPr="000615A5">
        <w:t xml:space="preserve">noun.   </w:t>
      </w:r>
    </w:p>
    <w:p w14:paraId="6681D4BB" w14:textId="77777777" w:rsidR="001F137E" w:rsidRPr="000615A5" w:rsidRDefault="001F137E" w:rsidP="009A3909">
      <w:pPr>
        <w:pStyle w:val="Heading3"/>
      </w:pPr>
      <w:bookmarkStart w:id="1874" w:name="_Toc507944882"/>
      <w:r w:rsidRPr="000615A5">
        <w:t>Material lot verb actions</w:t>
      </w:r>
      <w:bookmarkEnd w:id="1874"/>
    </w:p>
    <w:p w14:paraId="1DCAE86C" w14:textId="5B9E4282" w:rsidR="001F137E" w:rsidRPr="000615A5" w:rsidRDefault="001F137E" w:rsidP="002A2036">
      <w:pPr>
        <w:pStyle w:val="PARAGRAPH"/>
      </w:pPr>
      <w:r w:rsidRPr="000615A5">
        <w:t xml:space="preserve">The actions performed on a </w:t>
      </w:r>
      <w:r w:rsidRPr="0027401D">
        <w:rPr>
          <w:i/>
        </w:rPr>
        <w:t>material lot</w:t>
      </w:r>
      <w:r w:rsidRPr="000615A5">
        <w:t xml:space="preserve"> </w:t>
      </w:r>
      <w:r w:rsidR="00751BC9">
        <w:t>noun are defined in</w:t>
      </w:r>
      <w:r w:rsidRPr="000615A5">
        <w:t xml:space="preserve"> </w:t>
      </w:r>
      <w:r w:rsidRPr="000615A5">
        <w:fldChar w:fldCharType="begin"/>
      </w:r>
      <w:r w:rsidRPr="000615A5">
        <w:instrText xml:space="preserve"> REF _Ref106959754 </w:instrText>
      </w:r>
      <w:r w:rsidRPr="000615A5">
        <w:fldChar w:fldCharType="separate"/>
      </w:r>
      <w:r w:rsidR="00FA7DD5" w:rsidRPr="000615A5">
        <w:t xml:space="preserve">Table </w:t>
      </w:r>
      <w:r w:rsidR="00FA7DD5">
        <w:rPr>
          <w:noProof/>
        </w:rPr>
        <w:t>17</w:t>
      </w:r>
      <w:r w:rsidRPr="000615A5">
        <w:fldChar w:fldCharType="end"/>
      </w:r>
      <w:r w:rsidRPr="000615A5">
        <w:t>.</w:t>
      </w:r>
    </w:p>
    <w:p w14:paraId="0C432C96" w14:textId="616A6E50" w:rsidR="001F137E" w:rsidRPr="000615A5" w:rsidRDefault="001F137E" w:rsidP="00BF396C">
      <w:pPr>
        <w:pStyle w:val="TABLE-title"/>
      </w:pPr>
      <w:bookmarkStart w:id="1875" w:name="_Ref106959754"/>
      <w:bookmarkStart w:id="1876" w:name="_Toc61597325"/>
      <w:bookmarkStart w:id="1877" w:name="_Toc66633552"/>
      <w:bookmarkStart w:id="1878" w:name="_Toc93913242"/>
      <w:bookmarkStart w:id="1879" w:name="_Toc94085664"/>
      <w:bookmarkStart w:id="1880" w:name="_Toc99938146"/>
      <w:bookmarkStart w:id="1881" w:name="_Toc104708485"/>
      <w:bookmarkStart w:id="1882" w:name="_Toc111971590"/>
      <w:bookmarkStart w:id="1883" w:name="_Toc111991843"/>
      <w:bookmarkStart w:id="1884" w:name="_Toc112730170"/>
      <w:bookmarkStart w:id="1885" w:name="_Toc120010366"/>
      <w:bookmarkStart w:id="1886" w:name="_Toc130399781"/>
      <w:bookmarkStart w:id="1887" w:name="_Toc131732212"/>
      <w:bookmarkStart w:id="1888" w:name="_Toc134537681"/>
      <w:bookmarkStart w:id="1889" w:name="_Toc483857372"/>
      <w:r w:rsidRPr="000615A5">
        <w:t xml:space="preserve">Table </w:t>
      </w:r>
      <w:r w:rsidRPr="000615A5">
        <w:fldChar w:fldCharType="begin"/>
      </w:r>
      <w:r w:rsidRPr="000615A5">
        <w:instrText xml:space="preserve"> SEQ Table \* ARABIC </w:instrText>
      </w:r>
      <w:r w:rsidRPr="000615A5">
        <w:fldChar w:fldCharType="separate"/>
      </w:r>
      <w:r w:rsidR="00FA7DD5">
        <w:rPr>
          <w:noProof/>
        </w:rPr>
        <w:t>17</w:t>
      </w:r>
      <w:r w:rsidRPr="000615A5">
        <w:fldChar w:fldCharType="end"/>
      </w:r>
      <w:bookmarkEnd w:id="1875"/>
      <w:r w:rsidRPr="000615A5">
        <w:t xml:space="preserve"> </w:t>
      </w:r>
      <w:r w:rsidR="00967BAE">
        <w:t>–</w:t>
      </w:r>
      <w:r w:rsidRPr="000615A5">
        <w:t xml:space="preserve"> Material</w:t>
      </w:r>
      <w:r w:rsidR="00967BAE">
        <w:t xml:space="preserve"> </w:t>
      </w:r>
      <w:r w:rsidRPr="000615A5">
        <w:t>lot</w:t>
      </w:r>
      <w:bookmarkEnd w:id="1876"/>
      <w:bookmarkEnd w:id="1877"/>
      <w:bookmarkEnd w:id="1878"/>
      <w:bookmarkEnd w:id="1879"/>
      <w:bookmarkEnd w:id="1880"/>
      <w:bookmarkEnd w:id="1881"/>
      <w:r w:rsidRPr="000615A5">
        <w:rPr>
          <w:szCs w:val="24"/>
        </w:rPr>
        <w:t xml:space="preserve"> verb actions</w:t>
      </w:r>
      <w:bookmarkEnd w:id="1882"/>
      <w:bookmarkEnd w:id="1883"/>
      <w:bookmarkEnd w:id="1884"/>
      <w:bookmarkEnd w:id="1885"/>
      <w:bookmarkEnd w:id="1886"/>
      <w:bookmarkEnd w:id="1887"/>
      <w:bookmarkEnd w:id="1888"/>
      <w:bookmarkEnd w:id="18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5"/>
        <w:gridCol w:w="1245"/>
        <w:gridCol w:w="1378"/>
        <w:gridCol w:w="5204"/>
      </w:tblGrid>
      <w:tr w:rsidR="0027401D" w:rsidRPr="0027401D" w14:paraId="5A98B028" w14:textId="77777777" w:rsidTr="0027401D">
        <w:trPr>
          <w:tblHeader/>
        </w:trPr>
        <w:tc>
          <w:tcPr>
            <w:tcW w:w="1152" w:type="dxa"/>
            <w:shd w:val="clear" w:color="auto" w:fill="auto"/>
            <w:vAlign w:val="center"/>
          </w:tcPr>
          <w:p w14:paraId="0812368F" w14:textId="77777777" w:rsidR="001F137E" w:rsidRPr="0027401D" w:rsidRDefault="001F137E" w:rsidP="002A2036">
            <w:pPr>
              <w:pStyle w:val="TABLE-centered"/>
            </w:pPr>
            <w:r w:rsidRPr="0027401D">
              <w:t xml:space="preserve">Material Lot </w:t>
            </w:r>
            <w:r w:rsidRPr="0027401D">
              <w:br/>
              <w:t>ID</w:t>
            </w:r>
          </w:p>
        </w:tc>
        <w:tc>
          <w:tcPr>
            <w:tcW w:w="1286" w:type="dxa"/>
            <w:shd w:val="clear" w:color="auto" w:fill="auto"/>
            <w:vAlign w:val="center"/>
          </w:tcPr>
          <w:p w14:paraId="3DC3CB0A" w14:textId="77777777" w:rsidR="001F137E" w:rsidRPr="0027401D" w:rsidRDefault="001F137E" w:rsidP="002A2036">
            <w:pPr>
              <w:pStyle w:val="TABLE-centered"/>
            </w:pPr>
            <w:r w:rsidRPr="0027401D">
              <w:t>Material Lot Property ID</w:t>
            </w:r>
          </w:p>
        </w:tc>
        <w:tc>
          <w:tcPr>
            <w:tcW w:w="1432" w:type="dxa"/>
            <w:shd w:val="clear" w:color="auto" w:fill="auto"/>
          </w:tcPr>
          <w:p w14:paraId="1B51163A" w14:textId="77777777" w:rsidR="001F137E" w:rsidRPr="0027401D" w:rsidRDefault="001F137E" w:rsidP="002A2036">
            <w:pPr>
              <w:pStyle w:val="TABLE-centered"/>
            </w:pPr>
            <w:r w:rsidRPr="0027401D">
              <w:t>Material Lot Property Value</w:t>
            </w:r>
          </w:p>
        </w:tc>
        <w:tc>
          <w:tcPr>
            <w:tcW w:w="5598" w:type="dxa"/>
            <w:shd w:val="clear" w:color="auto" w:fill="auto"/>
            <w:vAlign w:val="center"/>
          </w:tcPr>
          <w:p w14:paraId="10CE6F83" w14:textId="05D976D9" w:rsidR="001F137E" w:rsidRPr="0027401D" w:rsidRDefault="00751BC9" w:rsidP="002A2036">
            <w:pPr>
              <w:pStyle w:val="TABLE-centered"/>
            </w:pPr>
            <w:r>
              <w:t>Verb action on noun</w:t>
            </w:r>
          </w:p>
        </w:tc>
      </w:tr>
      <w:tr w:rsidR="0027401D" w:rsidRPr="0027401D" w14:paraId="483BFC41" w14:textId="77777777" w:rsidTr="0027401D">
        <w:tc>
          <w:tcPr>
            <w:tcW w:w="1152" w:type="dxa"/>
            <w:shd w:val="clear" w:color="auto" w:fill="auto"/>
          </w:tcPr>
          <w:p w14:paraId="2EAAD7E2" w14:textId="77777777" w:rsidR="001F137E" w:rsidRPr="0027401D" w:rsidRDefault="001F137E" w:rsidP="002A2036">
            <w:pPr>
              <w:pStyle w:val="TABLE-cell"/>
            </w:pPr>
            <w:r w:rsidRPr="0027401D">
              <w:t>IDs  specified</w:t>
            </w:r>
          </w:p>
        </w:tc>
        <w:tc>
          <w:tcPr>
            <w:tcW w:w="1286" w:type="dxa"/>
            <w:shd w:val="clear" w:color="auto" w:fill="auto"/>
          </w:tcPr>
          <w:p w14:paraId="6B28BB69" w14:textId="77777777" w:rsidR="001F137E" w:rsidRPr="0027401D" w:rsidRDefault="001F137E" w:rsidP="002A2036">
            <w:pPr>
              <w:pStyle w:val="TABLE-cell"/>
            </w:pPr>
            <w:r w:rsidRPr="0027401D">
              <w:rPr>
                <w:i/>
              </w:rPr>
              <w:t>not specified</w:t>
            </w:r>
          </w:p>
        </w:tc>
        <w:tc>
          <w:tcPr>
            <w:tcW w:w="1432" w:type="dxa"/>
            <w:shd w:val="clear" w:color="auto" w:fill="auto"/>
          </w:tcPr>
          <w:p w14:paraId="14AAA1D5" w14:textId="77777777" w:rsidR="001F137E" w:rsidRPr="0027401D" w:rsidRDefault="001F137E" w:rsidP="002A2036">
            <w:pPr>
              <w:pStyle w:val="TABLE-cell"/>
            </w:pPr>
            <w:r w:rsidRPr="0027401D">
              <w:rPr>
                <w:i/>
              </w:rPr>
              <w:t>not specified</w:t>
            </w:r>
          </w:p>
        </w:tc>
        <w:tc>
          <w:tcPr>
            <w:tcW w:w="5598" w:type="dxa"/>
            <w:shd w:val="clear" w:color="auto" w:fill="auto"/>
          </w:tcPr>
          <w:p w14:paraId="710F376D"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Lots</w:t>
            </w:r>
            <w:r w:rsidRPr="0027401D">
              <w:t xml:space="preserve">, all properties and their attributes, the IDs of </w:t>
            </w:r>
            <w:r w:rsidRPr="0027401D">
              <w:rPr>
                <w:i/>
              </w:rPr>
              <w:t xml:space="preserve">Material Sublots </w:t>
            </w:r>
            <w:r w:rsidRPr="0027401D">
              <w:t xml:space="preserve">of the </w:t>
            </w:r>
            <w:r w:rsidRPr="0027401D">
              <w:rPr>
                <w:i/>
              </w:rPr>
              <w:t>Material Lots</w:t>
            </w:r>
            <w:r w:rsidRPr="0027401D">
              <w:t xml:space="preserve">, the ID of the </w:t>
            </w:r>
            <w:r w:rsidRPr="0027401D">
              <w:rPr>
                <w:i/>
              </w:rPr>
              <w:t xml:space="preserve">Material Definition </w:t>
            </w:r>
            <w:r w:rsidRPr="0027401D">
              <w:t xml:space="preserve">of the </w:t>
            </w:r>
            <w:r w:rsidRPr="0027401D">
              <w:rPr>
                <w:i/>
              </w:rPr>
              <w:t>Material Lots</w:t>
            </w:r>
            <w:r w:rsidRPr="0027401D">
              <w:t>, and the list of Material Test Results associated with the properties.</w:t>
            </w:r>
          </w:p>
          <w:p w14:paraId="6FCE42A3" w14:textId="77777777" w:rsidR="001F137E" w:rsidRPr="0027401D" w:rsidRDefault="001F137E" w:rsidP="002A2036">
            <w:pPr>
              <w:pStyle w:val="TABLE-cell"/>
            </w:pPr>
            <w:r w:rsidRPr="0027401D">
              <w:t xml:space="preserve">PROCESS: Shall define a request that the receiver is to add </w:t>
            </w:r>
            <w:r w:rsidRPr="0027401D">
              <w:rPr>
                <w:i/>
              </w:rPr>
              <w:t>Material Lots</w:t>
            </w:r>
            <w:r w:rsidRPr="0027401D">
              <w:t xml:space="preserve">. The message defines suggested IDs for the </w:t>
            </w:r>
            <w:r w:rsidRPr="0027401D">
              <w:rPr>
                <w:i/>
              </w:rPr>
              <w:t>Material Lots</w:t>
            </w:r>
            <w:r w:rsidRPr="0027401D">
              <w:t xml:space="preserve">. The receiver adds the </w:t>
            </w:r>
            <w:r w:rsidRPr="0027401D">
              <w:rPr>
                <w:i/>
              </w:rPr>
              <w:t>Material Lots</w:t>
            </w:r>
            <w:r w:rsidRPr="0027401D">
              <w:t xml:space="preserve"> and assigns IDs.  The assigned IDs shall be returned in the ACKNOWLEDGE message.</w:t>
            </w:r>
          </w:p>
          <w:p w14:paraId="56DF52BC" w14:textId="77777777" w:rsidR="001F137E" w:rsidRPr="0027401D" w:rsidRDefault="001F137E" w:rsidP="002A2036">
            <w:pPr>
              <w:pStyle w:val="TABLE-cell"/>
            </w:pPr>
            <w:r w:rsidRPr="0027401D">
              <w:t xml:space="preserve">CHANGE: The specified attributes of the specified </w:t>
            </w:r>
            <w:r w:rsidRPr="0027401D">
              <w:rPr>
                <w:i/>
              </w:rPr>
              <w:t xml:space="preserve">Material Lots </w:t>
            </w:r>
            <w:r w:rsidRPr="0027401D">
              <w:t xml:space="preserve">shall be changed. </w:t>
            </w:r>
          </w:p>
          <w:p w14:paraId="5075E950" w14:textId="77777777" w:rsidR="001F137E" w:rsidRPr="0027401D" w:rsidRDefault="001F137E" w:rsidP="002A2036">
            <w:pPr>
              <w:pStyle w:val="TABLE-cell"/>
            </w:pPr>
            <w:r w:rsidRPr="0027401D">
              <w:t xml:space="preserve">CANCEL: Shall define a request that the receiver is to cancel the specified </w:t>
            </w:r>
            <w:r w:rsidRPr="0027401D">
              <w:rPr>
                <w:i/>
              </w:rPr>
              <w:t>Material Lots</w:t>
            </w:r>
            <w:r w:rsidRPr="0027401D">
              <w:t xml:space="preserve">. </w:t>
            </w:r>
          </w:p>
          <w:p w14:paraId="568474EF"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Lots</w:t>
            </w:r>
            <w:r w:rsidRPr="0027401D">
              <w:t>.</w:t>
            </w:r>
          </w:p>
          <w:p w14:paraId="3286CA9E" w14:textId="77777777" w:rsidR="001F137E" w:rsidRPr="0027401D" w:rsidRDefault="001F137E" w:rsidP="002A2036">
            <w:pPr>
              <w:pStyle w:val="TABLE-cell"/>
            </w:pPr>
            <w:r w:rsidRPr="0027401D">
              <w:t xml:space="preserve">SYNC CHANGE: The specified attributes of the specified </w:t>
            </w:r>
            <w:r w:rsidRPr="0027401D">
              <w:rPr>
                <w:i/>
              </w:rPr>
              <w:t xml:space="preserve">Material Lots </w:t>
            </w:r>
            <w:r w:rsidRPr="0027401D">
              <w:t>shall be changed.</w:t>
            </w:r>
          </w:p>
          <w:p w14:paraId="7124EF0F" w14:textId="77777777" w:rsidR="0059222C" w:rsidRDefault="001F137E" w:rsidP="0059222C">
            <w:pPr>
              <w:pStyle w:val="TABLE-cell"/>
              <w:rPr>
                <w:ins w:id="1890" w:author="Dennis Brandl" w:date="2018-03-03T06:37:00Z"/>
              </w:rPr>
            </w:pPr>
            <w:r w:rsidRPr="0027401D">
              <w:t xml:space="preserve">SYNC DELETE: Shall define a request that the receiver is to delete the specified </w:t>
            </w:r>
            <w:r w:rsidRPr="0027401D">
              <w:rPr>
                <w:i/>
              </w:rPr>
              <w:t>Material Lots</w:t>
            </w:r>
            <w:r w:rsidRPr="0027401D">
              <w:t xml:space="preserve">. </w:t>
            </w:r>
          </w:p>
          <w:p w14:paraId="7817E869" w14:textId="225E8C7D" w:rsidR="001F137E" w:rsidRPr="0027401D" w:rsidRDefault="0059222C" w:rsidP="0059222C">
            <w:pPr>
              <w:pStyle w:val="TABLE-cell"/>
            </w:pPr>
            <w:ins w:id="1891" w:author="Dennis Brandl" w:date="2018-03-03T06:37:00Z">
              <w:r>
                <w:t xml:space="preserve">NOTIFY: Shall define the creation of a new </w:t>
              </w:r>
              <w:r>
                <w:rPr>
                  <w:i/>
                </w:rPr>
                <w:t xml:space="preserve">Material </w:t>
              </w:r>
            </w:ins>
            <w:ins w:id="1892" w:author="Dennis Brandl" w:date="2018-03-03T06:38:00Z">
              <w:r>
                <w:rPr>
                  <w:i/>
                </w:rPr>
                <w:t>Lots</w:t>
              </w:r>
            </w:ins>
            <w:ins w:id="1893" w:author="Dennis Brandl" w:date="2018-03-03T06:37:00Z">
              <w:r>
                <w:t>.</w:t>
              </w:r>
            </w:ins>
          </w:p>
        </w:tc>
      </w:tr>
      <w:tr w:rsidR="0027401D" w:rsidRPr="0027401D" w14:paraId="19D089F5" w14:textId="77777777" w:rsidTr="0027401D">
        <w:tc>
          <w:tcPr>
            <w:tcW w:w="1152" w:type="dxa"/>
            <w:shd w:val="clear" w:color="auto" w:fill="auto"/>
          </w:tcPr>
          <w:p w14:paraId="40492A0C" w14:textId="77777777" w:rsidR="001F137E" w:rsidRPr="0027401D" w:rsidRDefault="001F137E" w:rsidP="002A2036">
            <w:pPr>
              <w:pStyle w:val="TABLE-cell"/>
            </w:pPr>
            <w:r w:rsidRPr="0027401D">
              <w:lastRenderedPageBreak/>
              <w:t>IDs  specified</w:t>
            </w:r>
          </w:p>
        </w:tc>
        <w:tc>
          <w:tcPr>
            <w:tcW w:w="1286" w:type="dxa"/>
            <w:shd w:val="clear" w:color="auto" w:fill="auto"/>
          </w:tcPr>
          <w:p w14:paraId="51DEDF6E" w14:textId="77777777" w:rsidR="001F137E" w:rsidRPr="0027401D" w:rsidRDefault="001F137E" w:rsidP="002A2036">
            <w:pPr>
              <w:pStyle w:val="TABLE-cell"/>
            </w:pPr>
            <w:r w:rsidRPr="0027401D">
              <w:t>IDs specified</w:t>
            </w:r>
          </w:p>
        </w:tc>
        <w:tc>
          <w:tcPr>
            <w:tcW w:w="1432" w:type="dxa"/>
            <w:shd w:val="clear" w:color="auto" w:fill="auto"/>
          </w:tcPr>
          <w:p w14:paraId="6E2E6D54" w14:textId="77777777" w:rsidR="001F137E" w:rsidRPr="0027401D" w:rsidRDefault="001F137E" w:rsidP="002A2036">
            <w:pPr>
              <w:pStyle w:val="TABLE-cell"/>
            </w:pPr>
            <w:r w:rsidRPr="0027401D">
              <w:rPr>
                <w:i/>
              </w:rPr>
              <w:t>not specified</w:t>
            </w:r>
          </w:p>
        </w:tc>
        <w:tc>
          <w:tcPr>
            <w:tcW w:w="5598" w:type="dxa"/>
            <w:shd w:val="clear" w:color="auto" w:fill="auto"/>
          </w:tcPr>
          <w:p w14:paraId="06251EB7"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Lots</w:t>
            </w:r>
            <w:r w:rsidRPr="0027401D">
              <w:t xml:space="preserve">, all of the specified </w:t>
            </w:r>
            <w:r w:rsidRPr="0027401D">
              <w:rPr>
                <w:i/>
              </w:rPr>
              <w:t>Material Lot Properties</w:t>
            </w:r>
            <w:r w:rsidRPr="0027401D">
              <w:t xml:space="preserve">, the IDs of </w:t>
            </w:r>
            <w:r w:rsidRPr="0027401D">
              <w:rPr>
                <w:i/>
              </w:rPr>
              <w:t xml:space="preserve">Material Sublots </w:t>
            </w:r>
            <w:r w:rsidRPr="0027401D">
              <w:t xml:space="preserve">of the </w:t>
            </w:r>
            <w:r w:rsidRPr="0027401D">
              <w:rPr>
                <w:i/>
              </w:rPr>
              <w:t>Material Lots</w:t>
            </w:r>
            <w:r w:rsidRPr="0027401D">
              <w:t xml:space="preserve">, the ID of the </w:t>
            </w:r>
            <w:r w:rsidRPr="0027401D">
              <w:rPr>
                <w:i/>
              </w:rPr>
              <w:t xml:space="preserve">Material Definition </w:t>
            </w:r>
            <w:r w:rsidRPr="0027401D">
              <w:t xml:space="preserve">of the </w:t>
            </w:r>
            <w:r w:rsidRPr="0027401D">
              <w:rPr>
                <w:i/>
              </w:rPr>
              <w:t>Material Lot</w:t>
            </w:r>
            <w:r w:rsidRPr="0027401D">
              <w:t>, and the list of Material Test Results associated with the properties.</w:t>
            </w:r>
          </w:p>
          <w:p w14:paraId="5917F4DF" w14:textId="77777777" w:rsidR="001F137E" w:rsidRPr="0027401D" w:rsidRDefault="001F137E" w:rsidP="002A2036">
            <w:pPr>
              <w:pStyle w:val="TABLE-cell"/>
            </w:pPr>
            <w:r w:rsidRPr="0027401D">
              <w:t xml:space="preserve">PROCESS: Shall define a request that the receiver is to add </w:t>
            </w:r>
            <w:r w:rsidRPr="0027401D">
              <w:rPr>
                <w:i/>
              </w:rPr>
              <w:t>Material Lots</w:t>
            </w:r>
            <w:r w:rsidRPr="0027401D">
              <w:t xml:space="preserve">. The message defines suggested IDs for the </w:t>
            </w:r>
            <w:r w:rsidRPr="0027401D">
              <w:rPr>
                <w:i/>
              </w:rPr>
              <w:t>Material Lots</w:t>
            </w:r>
            <w:r w:rsidRPr="0027401D">
              <w:t xml:space="preserve"> and list of properties. The receiver adds the </w:t>
            </w:r>
            <w:r w:rsidRPr="0027401D">
              <w:rPr>
                <w:i/>
              </w:rPr>
              <w:t>Material Lots</w:t>
            </w:r>
            <w:r w:rsidRPr="0027401D">
              <w:t xml:space="preserve"> and properties and assigns IDs.  The assigned IDs shall be returned in the ACKNOWLEDGE message.</w:t>
            </w:r>
          </w:p>
          <w:p w14:paraId="0719F72A" w14:textId="77777777" w:rsidR="001F137E" w:rsidRPr="0027401D" w:rsidRDefault="001F137E" w:rsidP="002A2036">
            <w:pPr>
              <w:pStyle w:val="TABLE-cell"/>
            </w:pPr>
            <w:r w:rsidRPr="0027401D">
              <w:t xml:space="preserve">CHANGE: Error (no property values are specified). </w:t>
            </w:r>
          </w:p>
          <w:p w14:paraId="0A2BCC2B" w14:textId="77777777" w:rsidR="001F137E" w:rsidRPr="0027401D" w:rsidRDefault="001F137E" w:rsidP="002A2036">
            <w:pPr>
              <w:pStyle w:val="TABLE-cell"/>
            </w:pPr>
            <w:r w:rsidRPr="0027401D">
              <w:t xml:space="preserve">CANCEL: Shall define a request that the receiver is to cancel the specified properties for the specified </w:t>
            </w:r>
            <w:r w:rsidRPr="0027401D">
              <w:rPr>
                <w:i/>
              </w:rPr>
              <w:t>Material Lots</w:t>
            </w:r>
            <w:r w:rsidRPr="0027401D">
              <w:t xml:space="preserve">. </w:t>
            </w:r>
          </w:p>
          <w:p w14:paraId="4D445327" w14:textId="77777777" w:rsidR="001F137E" w:rsidRPr="0027401D" w:rsidRDefault="001F137E" w:rsidP="002A2036">
            <w:pPr>
              <w:pStyle w:val="TABLE-cell"/>
            </w:pPr>
            <w:r w:rsidRPr="0027401D">
              <w:t xml:space="preserve">SYNC ADD: Shall define a request that the receiver is to add the </w:t>
            </w:r>
            <w:r w:rsidRPr="0027401D">
              <w:rPr>
                <w:i/>
              </w:rPr>
              <w:t>Material Lots</w:t>
            </w:r>
            <w:r w:rsidRPr="0027401D">
              <w:t xml:space="preserve"> and list of </w:t>
            </w:r>
            <w:r w:rsidRPr="0027401D">
              <w:rPr>
                <w:i/>
              </w:rPr>
              <w:t>Material Lot Properties</w:t>
            </w:r>
            <w:r w:rsidRPr="0027401D">
              <w:t xml:space="preserve">. </w:t>
            </w:r>
          </w:p>
          <w:p w14:paraId="5136EE96" w14:textId="77777777" w:rsidR="001F137E" w:rsidRPr="0027401D" w:rsidRDefault="001F137E" w:rsidP="002A2036">
            <w:pPr>
              <w:pStyle w:val="TABLE-cell"/>
            </w:pPr>
            <w:r w:rsidRPr="0027401D">
              <w:t>SYNC CHANGE: Error (no property values are specified).</w:t>
            </w:r>
          </w:p>
          <w:p w14:paraId="0FA941F2" w14:textId="00BE2E83" w:rsidR="0059222C" w:rsidRDefault="001F137E" w:rsidP="0059222C">
            <w:pPr>
              <w:pStyle w:val="TABLE-cell"/>
              <w:rPr>
                <w:ins w:id="1894" w:author="Dennis Brandl" w:date="2018-03-03T06:38:00Z"/>
              </w:rPr>
            </w:pPr>
            <w:r w:rsidRPr="0027401D">
              <w:t xml:space="preserve">SYNC DELETE: Shall define a request that the receiver is to delete the specified list of </w:t>
            </w:r>
            <w:r w:rsidRPr="0027401D">
              <w:rPr>
                <w:i/>
              </w:rPr>
              <w:t>Material Lot Properties</w:t>
            </w:r>
            <w:r w:rsidRPr="0027401D">
              <w:t>.</w:t>
            </w:r>
            <w:ins w:id="1895" w:author="Dennis Brandl" w:date="2018-03-03T06:38:00Z">
              <w:r w:rsidR="0059222C">
                <w:t xml:space="preserve"> </w:t>
              </w:r>
            </w:ins>
          </w:p>
          <w:p w14:paraId="436BCE27" w14:textId="6B539669" w:rsidR="001F137E" w:rsidRPr="0027401D" w:rsidRDefault="0059222C" w:rsidP="0059222C">
            <w:pPr>
              <w:pStyle w:val="TABLE-cell"/>
            </w:pPr>
            <w:ins w:id="1896" w:author="Dennis Brandl" w:date="2018-03-03T06:38:00Z">
              <w:r>
                <w:t xml:space="preserve">NOTIFY: Shall define the creation of a new </w:t>
              </w:r>
              <w:r>
                <w:rPr>
                  <w:i/>
                </w:rPr>
                <w:t>Material Lots</w:t>
              </w:r>
              <w:r>
                <w:t>.</w:t>
              </w:r>
            </w:ins>
          </w:p>
        </w:tc>
      </w:tr>
      <w:tr w:rsidR="0027401D" w:rsidRPr="0027401D" w14:paraId="58DE6C98" w14:textId="77777777" w:rsidTr="0027401D">
        <w:tc>
          <w:tcPr>
            <w:tcW w:w="1152" w:type="dxa"/>
            <w:shd w:val="clear" w:color="auto" w:fill="auto"/>
          </w:tcPr>
          <w:p w14:paraId="70494309" w14:textId="77777777" w:rsidR="001F137E" w:rsidRPr="0027401D" w:rsidRDefault="001F137E" w:rsidP="002A2036">
            <w:pPr>
              <w:pStyle w:val="TABLE-cell"/>
            </w:pPr>
            <w:r w:rsidRPr="0027401D">
              <w:t>IDs  specified</w:t>
            </w:r>
          </w:p>
        </w:tc>
        <w:tc>
          <w:tcPr>
            <w:tcW w:w="1286" w:type="dxa"/>
            <w:shd w:val="clear" w:color="auto" w:fill="auto"/>
          </w:tcPr>
          <w:p w14:paraId="459D919A" w14:textId="77777777" w:rsidR="001F137E" w:rsidRPr="0027401D" w:rsidRDefault="001F137E" w:rsidP="002A2036">
            <w:pPr>
              <w:pStyle w:val="TABLE-cell"/>
            </w:pPr>
            <w:r w:rsidRPr="0027401D">
              <w:t>IDs specified</w:t>
            </w:r>
          </w:p>
        </w:tc>
        <w:tc>
          <w:tcPr>
            <w:tcW w:w="1432" w:type="dxa"/>
            <w:shd w:val="clear" w:color="auto" w:fill="auto"/>
          </w:tcPr>
          <w:p w14:paraId="48E798FC" w14:textId="77777777" w:rsidR="001F137E" w:rsidRPr="0027401D" w:rsidRDefault="001F137E" w:rsidP="002A2036">
            <w:pPr>
              <w:pStyle w:val="TABLE-cell"/>
            </w:pPr>
            <w:r w:rsidRPr="0027401D">
              <w:t>Property Value Specified</w:t>
            </w:r>
          </w:p>
        </w:tc>
        <w:tc>
          <w:tcPr>
            <w:tcW w:w="5598" w:type="dxa"/>
            <w:shd w:val="clear" w:color="auto" w:fill="auto"/>
          </w:tcPr>
          <w:p w14:paraId="77E4E5CB"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Lots</w:t>
            </w:r>
            <w:r w:rsidRPr="0027401D">
              <w:t xml:space="preserve"> where the </w:t>
            </w:r>
            <w:r w:rsidRPr="0027401D">
              <w:rPr>
                <w:i/>
              </w:rPr>
              <w:t xml:space="preserve">Material Lot Property </w:t>
            </w:r>
            <w:r w:rsidRPr="0027401D">
              <w:t xml:space="preserve">value matches the specified property value, all of the specified </w:t>
            </w:r>
            <w:r w:rsidRPr="0027401D">
              <w:rPr>
                <w:i/>
              </w:rPr>
              <w:t>Material Lot Properties</w:t>
            </w:r>
            <w:r w:rsidRPr="0027401D">
              <w:t xml:space="preserve">, the IDs of </w:t>
            </w:r>
            <w:r w:rsidRPr="0027401D">
              <w:rPr>
                <w:i/>
              </w:rPr>
              <w:t xml:space="preserve">Material Sublots </w:t>
            </w:r>
            <w:r w:rsidRPr="0027401D">
              <w:t xml:space="preserve">of the </w:t>
            </w:r>
            <w:r w:rsidRPr="0027401D">
              <w:rPr>
                <w:i/>
              </w:rPr>
              <w:t>Material Lots</w:t>
            </w:r>
            <w:r w:rsidRPr="0027401D">
              <w:t xml:space="preserve">, the ID of the </w:t>
            </w:r>
            <w:r w:rsidRPr="0027401D">
              <w:rPr>
                <w:i/>
              </w:rPr>
              <w:t>Material Definition</w:t>
            </w:r>
            <w:r w:rsidRPr="0027401D">
              <w:t>, and the list of Material Test Results associated with the properties.</w:t>
            </w:r>
          </w:p>
          <w:p w14:paraId="23508C51" w14:textId="77777777" w:rsidR="001F137E" w:rsidRPr="0027401D" w:rsidRDefault="001F137E" w:rsidP="002A2036">
            <w:pPr>
              <w:pStyle w:val="TABLE-cell"/>
            </w:pPr>
            <w:r w:rsidRPr="0027401D">
              <w:t xml:space="preserve">PROCESS: Shall define a request that the receiver is to add </w:t>
            </w:r>
            <w:r w:rsidRPr="0027401D">
              <w:rPr>
                <w:i/>
              </w:rPr>
              <w:t>Material Lots</w:t>
            </w:r>
            <w:r w:rsidRPr="0027401D">
              <w:t xml:space="preserve">. The message defines suggested IDs for the </w:t>
            </w:r>
            <w:r w:rsidRPr="0027401D">
              <w:rPr>
                <w:i/>
              </w:rPr>
              <w:t>Material Lots</w:t>
            </w:r>
            <w:r w:rsidRPr="0027401D">
              <w:t xml:space="preserve"> and properties, and values for the properties. The receiver adds the </w:t>
            </w:r>
            <w:r w:rsidRPr="0027401D">
              <w:rPr>
                <w:i/>
              </w:rPr>
              <w:t>Material Lots</w:t>
            </w:r>
            <w:r w:rsidRPr="0027401D">
              <w:t xml:space="preserve"> and properties and assigns IDs.  The assigned IDs shall be returned in the ACKNOWLEDGE message.</w:t>
            </w:r>
          </w:p>
          <w:p w14:paraId="6423C4BC" w14:textId="77777777" w:rsidR="001F137E" w:rsidRPr="0027401D" w:rsidRDefault="001F137E" w:rsidP="002A2036">
            <w:pPr>
              <w:pStyle w:val="TABLE-cell"/>
            </w:pPr>
            <w:r w:rsidRPr="0027401D">
              <w:t xml:space="preserve">CHANGE: Shall define a request that the receiver is to change the values of the specified properties for the specified </w:t>
            </w:r>
            <w:r w:rsidRPr="0027401D">
              <w:rPr>
                <w:i/>
              </w:rPr>
              <w:t>Material Lots</w:t>
            </w:r>
            <w:r w:rsidRPr="0027401D">
              <w:t xml:space="preserve"> to the specified values.  A RESPOND message may be used to communicate agreement, disagreement, or changes made to the CHANGE message data.</w:t>
            </w:r>
          </w:p>
          <w:p w14:paraId="4B3F3ACF" w14:textId="77777777" w:rsidR="001F137E" w:rsidRPr="0027401D" w:rsidRDefault="001F137E" w:rsidP="002A2036">
            <w:pPr>
              <w:pStyle w:val="TABLE-cell"/>
            </w:pPr>
            <w:r w:rsidRPr="0027401D">
              <w:t xml:space="preserve">CANCEL: Shall define a request that the receiver is to cancel the specified properties of the </w:t>
            </w:r>
            <w:r w:rsidRPr="0027401D">
              <w:rPr>
                <w:i/>
              </w:rPr>
              <w:t>Material Lots</w:t>
            </w:r>
            <w:r w:rsidRPr="0027401D">
              <w:t xml:space="preserve"> that have the specified property value. </w:t>
            </w:r>
          </w:p>
          <w:p w14:paraId="53C00139"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Lots</w:t>
            </w:r>
            <w:r w:rsidRPr="0027401D">
              <w:t xml:space="preserve">, list of properties and property values. </w:t>
            </w:r>
          </w:p>
          <w:p w14:paraId="07FBC260" w14:textId="77777777" w:rsidR="001F137E" w:rsidRPr="0027401D" w:rsidRDefault="001F137E" w:rsidP="002A2036">
            <w:pPr>
              <w:pStyle w:val="TABLE-cell"/>
            </w:pPr>
            <w:r w:rsidRPr="0027401D">
              <w:t xml:space="preserve">SYNC CHANGE: Shall define a request that the receiver is to change the values of the specified list of properties for the specified </w:t>
            </w:r>
            <w:r w:rsidRPr="0027401D">
              <w:rPr>
                <w:i/>
              </w:rPr>
              <w:t>Material Lots</w:t>
            </w:r>
            <w:r w:rsidRPr="0027401D">
              <w:t xml:space="preserve"> to the specified values.</w:t>
            </w:r>
          </w:p>
          <w:p w14:paraId="1B0B0E84" w14:textId="2001DCB2" w:rsidR="0059222C" w:rsidRDefault="001F137E" w:rsidP="0059222C">
            <w:pPr>
              <w:pStyle w:val="TABLE-cell"/>
              <w:rPr>
                <w:ins w:id="1897" w:author="Dennis Brandl" w:date="2018-03-03T06:38:00Z"/>
              </w:rPr>
            </w:pPr>
            <w:r w:rsidRPr="0027401D">
              <w:t xml:space="preserve">SYNC DELETE: Shall define a request that the receiver is to delete the specified list of </w:t>
            </w:r>
            <w:r w:rsidRPr="0027401D">
              <w:rPr>
                <w:i/>
              </w:rPr>
              <w:t xml:space="preserve">Material Lot Properties </w:t>
            </w:r>
            <w:r w:rsidRPr="0027401D">
              <w:t xml:space="preserve">of the specified </w:t>
            </w:r>
            <w:r w:rsidRPr="0027401D">
              <w:rPr>
                <w:i/>
              </w:rPr>
              <w:t>Material Lots</w:t>
            </w:r>
            <w:r w:rsidRPr="0027401D">
              <w:t xml:space="preserve"> that have the specified property value.</w:t>
            </w:r>
            <w:ins w:id="1898" w:author="Dennis Brandl" w:date="2018-03-03T06:38:00Z">
              <w:r w:rsidR="0059222C">
                <w:t xml:space="preserve"> </w:t>
              </w:r>
            </w:ins>
          </w:p>
          <w:p w14:paraId="605C881B" w14:textId="123896E7" w:rsidR="001F137E" w:rsidRPr="0027401D" w:rsidRDefault="0059222C" w:rsidP="0059222C">
            <w:pPr>
              <w:pStyle w:val="TABLE-cell"/>
            </w:pPr>
            <w:ins w:id="1899" w:author="Dennis Brandl" w:date="2018-03-03T06:38:00Z">
              <w:r>
                <w:t xml:space="preserve">NOTIFY: Shall define the creation of a new </w:t>
              </w:r>
              <w:r>
                <w:rPr>
                  <w:i/>
                </w:rPr>
                <w:t>Material Lots</w:t>
              </w:r>
              <w:r>
                <w:t>.</w:t>
              </w:r>
            </w:ins>
          </w:p>
        </w:tc>
      </w:tr>
      <w:tr w:rsidR="0027401D" w:rsidRPr="0027401D" w14:paraId="58F0EF88" w14:textId="77777777" w:rsidTr="0027401D">
        <w:tc>
          <w:tcPr>
            <w:tcW w:w="1152" w:type="dxa"/>
            <w:shd w:val="clear" w:color="auto" w:fill="auto"/>
          </w:tcPr>
          <w:p w14:paraId="67F8D590" w14:textId="77777777" w:rsidR="001F137E" w:rsidRPr="0027401D" w:rsidRDefault="001F137E" w:rsidP="002A2036">
            <w:pPr>
              <w:pStyle w:val="TABLE-cell"/>
            </w:pPr>
            <w:r w:rsidRPr="0027401D">
              <w:t>Wildcard specified</w:t>
            </w:r>
          </w:p>
        </w:tc>
        <w:tc>
          <w:tcPr>
            <w:tcW w:w="1286" w:type="dxa"/>
            <w:shd w:val="clear" w:color="auto" w:fill="auto"/>
          </w:tcPr>
          <w:p w14:paraId="5025E70E" w14:textId="77777777" w:rsidR="001F137E" w:rsidRPr="0027401D" w:rsidRDefault="001F137E" w:rsidP="002A2036">
            <w:pPr>
              <w:pStyle w:val="TABLE-cell"/>
            </w:pPr>
            <w:r w:rsidRPr="0027401D">
              <w:rPr>
                <w:i/>
              </w:rPr>
              <w:t>not specified</w:t>
            </w:r>
          </w:p>
        </w:tc>
        <w:tc>
          <w:tcPr>
            <w:tcW w:w="1432" w:type="dxa"/>
            <w:shd w:val="clear" w:color="auto" w:fill="auto"/>
          </w:tcPr>
          <w:p w14:paraId="591DD395" w14:textId="77777777" w:rsidR="001F137E" w:rsidRPr="0027401D" w:rsidRDefault="001F137E" w:rsidP="002A2036">
            <w:pPr>
              <w:pStyle w:val="TABLE-cell"/>
            </w:pPr>
            <w:r w:rsidRPr="0027401D">
              <w:rPr>
                <w:i/>
              </w:rPr>
              <w:t>not specified</w:t>
            </w:r>
          </w:p>
        </w:tc>
        <w:tc>
          <w:tcPr>
            <w:tcW w:w="5598" w:type="dxa"/>
            <w:shd w:val="clear" w:color="auto" w:fill="auto"/>
          </w:tcPr>
          <w:p w14:paraId="684AF09D" w14:textId="77777777" w:rsidR="001F137E" w:rsidRPr="0027401D" w:rsidRDefault="001F137E" w:rsidP="002A2036">
            <w:pPr>
              <w:pStyle w:val="TABLE-cell"/>
            </w:pPr>
            <w:r w:rsidRPr="0027401D">
              <w:t xml:space="preserve">GET: Shall define a request that the receiver is to return, in a SHOW message, all attributes and properties about the </w:t>
            </w:r>
            <w:r w:rsidRPr="0027401D">
              <w:rPr>
                <w:i/>
              </w:rPr>
              <w:t>Material Lots</w:t>
            </w:r>
            <w:r w:rsidRPr="0027401D">
              <w:t xml:space="preserve"> that match the wildcard the IDs of </w:t>
            </w:r>
            <w:r w:rsidRPr="0027401D">
              <w:rPr>
                <w:i/>
              </w:rPr>
              <w:t xml:space="preserve">Material Sublots </w:t>
            </w:r>
            <w:r w:rsidRPr="0027401D">
              <w:t xml:space="preserve">of the </w:t>
            </w:r>
            <w:r w:rsidRPr="0027401D">
              <w:rPr>
                <w:i/>
              </w:rPr>
              <w:t>Material Lots</w:t>
            </w:r>
            <w:r w:rsidRPr="0027401D">
              <w:t xml:space="preserve">, the ID of the </w:t>
            </w:r>
            <w:r w:rsidRPr="0027401D">
              <w:rPr>
                <w:i/>
              </w:rPr>
              <w:t xml:space="preserve">Material Definition </w:t>
            </w:r>
            <w:r w:rsidRPr="0027401D">
              <w:t xml:space="preserve">of each </w:t>
            </w:r>
            <w:r w:rsidRPr="0027401D">
              <w:rPr>
                <w:i/>
              </w:rPr>
              <w:t>Material Lot</w:t>
            </w:r>
            <w:r w:rsidRPr="0027401D">
              <w:t>, and the list of Material Test Results associated with the properties.</w:t>
            </w:r>
          </w:p>
          <w:p w14:paraId="1DFDB00C" w14:textId="77777777" w:rsidR="001F137E" w:rsidRPr="0027401D" w:rsidRDefault="001F137E" w:rsidP="00967BAE">
            <w:pPr>
              <w:pStyle w:val="Note-Example"/>
            </w:pPr>
            <w:r w:rsidRPr="0027401D">
              <w:t>Example 1</w:t>
            </w:r>
            <w:r w:rsidRPr="0027401D">
              <w:tab/>
              <w:t xml:space="preserve">To return all </w:t>
            </w:r>
            <w:r w:rsidRPr="0027401D">
              <w:rPr>
                <w:i/>
              </w:rPr>
              <w:t>Material Lots</w:t>
            </w:r>
            <w:r w:rsidRPr="0027401D">
              <w:t>, specify a “*” as the wildcard.</w:t>
            </w:r>
          </w:p>
          <w:p w14:paraId="28577D40" w14:textId="77777777" w:rsidR="001F137E" w:rsidRPr="0027401D" w:rsidRDefault="001F137E" w:rsidP="002A2036">
            <w:pPr>
              <w:pStyle w:val="TABLE-cell"/>
            </w:pPr>
            <w:r w:rsidRPr="0027401D">
              <w:t>PROCESS: Error.</w:t>
            </w:r>
          </w:p>
          <w:p w14:paraId="3F6CBF44" w14:textId="77777777" w:rsidR="001F137E" w:rsidRPr="0027401D" w:rsidRDefault="001F137E" w:rsidP="002A2036">
            <w:pPr>
              <w:pStyle w:val="TABLE-cell"/>
            </w:pPr>
            <w:r w:rsidRPr="0027401D">
              <w:t xml:space="preserve">CHANGE: Error (no property values are specified). </w:t>
            </w:r>
          </w:p>
          <w:p w14:paraId="49F26453" w14:textId="77777777" w:rsidR="001F137E" w:rsidRPr="0027401D" w:rsidRDefault="001F137E" w:rsidP="002A2036">
            <w:pPr>
              <w:pStyle w:val="TABLE-cell"/>
            </w:pPr>
            <w:r w:rsidRPr="0027401D">
              <w:t xml:space="preserve">CANCEL: Shall define a request that the receiver is to cancel all </w:t>
            </w:r>
            <w:r w:rsidRPr="0027401D">
              <w:rPr>
                <w:i/>
              </w:rPr>
              <w:t>Material Lots</w:t>
            </w:r>
            <w:r w:rsidRPr="0027401D">
              <w:t xml:space="preserve"> matching the wildcard. </w:t>
            </w:r>
          </w:p>
          <w:p w14:paraId="72FFAF12" w14:textId="77777777" w:rsidR="001F137E" w:rsidRPr="0027401D" w:rsidRDefault="001F137E" w:rsidP="002A2036">
            <w:pPr>
              <w:pStyle w:val="TABLE-cell"/>
            </w:pPr>
            <w:r w:rsidRPr="0027401D">
              <w:lastRenderedPageBreak/>
              <w:t>SYNC ADD: Error.</w:t>
            </w:r>
          </w:p>
          <w:p w14:paraId="55EC4D75" w14:textId="77777777" w:rsidR="001F137E" w:rsidRPr="0027401D" w:rsidRDefault="001F137E" w:rsidP="002A2036">
            <w:pPr>
              <w:pStyle w:val="TABLE-cell"/>
            </w:pPr>
            <w:r w:rsidRPr="0027401D">
              <w:t>SYNC CHANGE: Error (no property values are specified).</w:t>
            </w:r>
          </w:p>
          <w:p w14:paraId="027C6069" w14:textId="77777777" w:rsidR="001F137E" w:rsidRDefault="001F137E" w:rsidP="002A2036">
            <w:pPr>
              <w:pStyle w:val="TABLE-cell"/>
              <w:rPr>
                <w:ins w:id="1900" w:author="Dennis Brandl" w:date="2018-03-03T06:38:00Z"/>
              </w:rPr>
            </w:pPr>
            <w:r w:rsidRPr="0027401D">
              <w:t xml:space="preserve">SYNC DELETE: Shall define a request that the receiver is to delete all </w:t>
            </w:r>
            <w:r w:rsidRPr="0027401D">
              <w:rPr>
                <w:i/>
              </w:rPr>
              <w:t>Material Lots</w:t>
            </w:r>
            <w:r w:rsidRPr="0027401D">
              <w:t xml:space="preserve"> matching the wildcard.</w:t>
            </w:r>
          </w:p>
          <w:p w14:paraId="65646E86" w14:textId="788B5FC4" w:rsidR="0059222C" w:rsidRPr="0027401D" w:rsidRDefault="0059222C" w:rsidP="002A2036">
            <w:pPr>
              <w:pStyle w:val="TABLE-cell"/>
            </w:pPr>
            <w:ins w:id="1901" w:author="Dennis Brandl" w:date="2018-03-03T06:38:00Z">
              <w:r>
                <w:t>NOTIFY: Error.</w:t>
              </w:r>
            </w:ins>
          </w:p>
        </w:tc>
      </w:tr>
      <w:tr w:rsidR="0027401D" w:rsidRPr="0027401D" w14:paraId="67A97DC8" w14:textId="77777777" w:rsidTr="0027401D">
        <w:tc>
          <w:tcPr>
            <w:tcW w:w="1152" w:type="dxa"/>
            <w:shd w:val="clear" w:color="auto" w:fill="auto"/>
          </w:tcPr>
          <w:p w14:paraId="2E2220FB" w14:textId="77777777" w:rsidR="001F137E" w:rsidRPr="0027401D" w:rsidRDefault="001F137E" w:rsidP="002A2036">
            <w:pPr>
              <w:pStyle w:val="TABLE-cell"/>
            </w:pPr>
            <w:r w:rsidRPr="0027401D">
              <w:t>Wildcard specified</w:t>
            </w:r>
          </w:p>
        </w:tc>
        <w:tc>
          <w:tcPr>
            <w:tcW w:w="1286" w:type="dxa"/>
            <w:shd w:val="clear" w:color="auto" w:fill="auto"/>
          </w:tcPr>
          <w:p w14:paraId="6E57F839" w14:textId="77777777" w:rsidR="001F137E" w:rsidRPr="0027401D" w:rsidRDefault="001F137E" w:rsidP="002A2036">
            <w:pPr>
              <w:pStyle w:val="TABLE-cell"/>
            </w:pPr>
            <w:r w:rsidRPr="0027401D">
              <w:t>Wildcard specified</w:t>
            </w:r>
          </w:p>
        </w:tc>
        <w:tc>
          <w:tcPr>
            <w:tcW w:w="1432" w:type="dxa"/>
            <w:shd w:val="clear" w:color="auto" w:fill="auto"/>
          </w:tcPr>
          <w:p w14:paraId="3FDAA801" w14:textId="77777777" w:rsidR="001F137E" w:rsidRPr="0027401D" w:rsidRDefault="001F137E" w:rsidP="002A2036">
            <w:pPr>
              <w:pStyle w:val="TABLE-cell"/>
            </w:pPr>
            <w:r w:rsidRPr="0027401D">
              <w:rPr>
                <w:i/>
              </w:rPr>
              <w:t>not specified</w:t>
            </w:r>
          </w:p>
        </w:tc>
        <w:tc>
          <w:tcPr>
            <w:tcW w:w="5598" w:type="dxa"/>
            <w:shd w:val="clear" w:color="auto" w:fill="auto"/>
          </w:tcPr>
          <w:p w14:paraId="426C0D99" w14:textId="77777777" w:rsidR="001F137E" w:rsidRPr="0027401D" w:rsidRDefault="001F137E" w:rsidP="002A2036">
            <w:pPr>
              <w:pStyle w:val="TABLE-cell"/>
            </w:pPr>
            <w:r w:rsidRPr="0027401D">
              <w:t xml:space="preserve">GET: Shall define a request that the receiver is to return, in a SHOW message, all attributes of the </w:t>
            </w:r>
            <w:r w:rsidRPr="0027401D">
              <w:rPr>
                <w:i/>
              </w:rPr>
              <w:t>Material Lots</w:t>
            </w:r>
            <w:r w:rsidRPr="0027401D">
              <w:t xml:space="preserve"> that match the wildcard, and for each </w:t>
            </w:r>
            <w:r w:rsidRPr="0027401D">
              <w:rPr>
                <w:i/>
              </w:rPr>
              <w:t xml:space="preserve">Material Lot </w:t>
            </w:r>
            <w:r w:rsidRPr="0027401D">
              <w:t xml:space="preserve">return all </w:t>
            </w:r>
            <w:r w:rsidRPr="0027401D">
              <w:rPr>
                <w:i/>
              </w:rPr>
              <w:t xml:space="preserve">Material Lot Properties </w:t>
            </w:r>
            <w:r w:rsidRPr="0027401D">
              <w:t xml:space="preserve">that match the property wildcards, the IDs of </w:t>
            </w:r>
            <w:r w:rsidRPr="0027401D">
              <w:rPr>
                <w:i/>
              </w:rPr>
              <w:t>Material Sublots</w:t>
            </w:r>
            <w:r w:rsidRPr="0027401D">
              <w:t xml:space="preserve"> of the </w:t>
            </w:r>
            <w:r w:rsidRPr="0027401D">
              <w:rPr>
                <w:i/>
              </w:rPr>
              <w:t>Material Lots</w:t>
            </w:r>
            <w:r w:rsidRPr="0027401D">
              <w:t xml:space="preserve">, the ID of the </w:t>
            </w:r>
            <w:r w:rsidRPr="0027401D">
              <w:rPr>
                <w:i/>
              </w:rPr>
              <w:t xml:space="preserve">Material Definition </w:t>
            </w:r>
            <w:r w:rsidRPr="0027401D">
              <w:t xml:space="preserve">of to the </w:t>
            </w:r>
            <w:r w:rsidRPr="0027401D">
              <w:rPr>
                <w:i/>
              </w:rPr>
              <w:t>Material Lot</w:t>
            </w:r>
            <w:r w:rsidRPr="0027401D">
              <w:t>, and the list of Material Test Results associated with the properties.</w:t>
            </w:r>
          </w:p>
          <w:p w14:paraId="46527B40" w14:textId="77777777" w:rsidR="001F137E" w:rsidRPr="0027401D" w:rsidRDefault="001F137E" w:rsidP="00967BAE">
            <w:pPr>
              <w:pStyle w:val="Note-Example"/>
            </w:pPr>
            <w:r w:rsidRPr="0027401D">
              <w:t>Example 2</w:t>
            </w:r>
            <w:r w:rsidRPr="0027401D">
              <w:tab/>
              <w:t xml:space="preserve">To return a single property, specify the </w:t>
            </w:r>
            <w:r w:rsidRPr="0027401D">
              <w:rPr>
                <w:i/>
              </w:rPr>
              <w:t xml:space="preserve">Material Lot Property </w:t>
            </w:r>
            <w:r w:rsidRPr="0027401D">
              <w:t>ID in the property wildcard.</w:t>
            </w:r>
          </w:p>
          <w:p w14:paraId="654F29D4" w14:textId="77777777" w:rsidR="001F137E" w:rsidRPr="0027401D" w:rsidRDefault="001F137E" w:rsidP="00967BAE">
            <w:pPr>
              <w:pStyle w:val="Note-Example"/>
            </w:pPr>
            <w:r w:rsidRPr="0027401D">
              <w:t xml:space="preserve">Example 3 </w:t>
            </w:r>
            <w:r w:rsidRPr="0027401D">
              <w:tab/>
              <w:t xml:space="preserve">To return all </w:t>
            </w:r>
            <w:r w:rsidRPr="0027401D">
              <w:rPr>
                <w:i/>
              </w:rPr>
              <w:t>Material Lot Properties</w:t>
            </w:r>
            <w:r w:rsidRPr="0027401D">
              <w:t>, specify a “*” as the property wildcard.</w:t>
            </w:r>
          </w:p>
          <w:p w14:paraId="29049337" w14:textId="77777777" w:rsidR="001F137E" w:rsidRPr="0027401D" w:rsidRDefault="001F137E" w:rsidP="00967BAE">
            <w:pPr>
              <w:pStyle w:val="Note-Example"/>
            </w:pPr>
            <w:r w:rsidRPr="0027401D">
              <w:t>Example 4</w:t>
            </w:r>
            <w:r w:rsidRPr="0027401D">
              <w:tab/>
              <w:t xml:space="preserve">To return a single </w:t>
            </w:r>
            <w:r w:rsidRPr="0027401D">
              <w:rPr>
                <w:i/>
              </w:rPr>
              <w:t>Material Lot</w:t>
            </w:r>
            <w:r w:rsidRPr="0027401D">
              <w:t xml:space="preserve">, specify the </w:t>
            </w:r>
            <w:r w:rsidRPr="0027401D">
              <w:rPr>
                <w:i/>
              </w:rPr>
              <w:t xml:space="preserve">Material Lot </w:t>
            </w:r>
            <w:r w:rsidRPr="0027401D">
              <w:t>ID in the wildcard.</w:t>
            </w:r>
          </w:p>
          <w:p w14:paraId="2F907FB8" w14:textId="77777777" w:rsidR="001F137E" w:rsidRPr="0027401D" w:rsidRDefault="001F137E" w:rsidP="00967BAE">
            <w:pPr>
              <w:pStyle w:val="Note-Example"/>
            </w:pPr>
            <w:r w:rsidRPr="0027401D">
              <w:t>Example 5</w:t>
            </w:r>
            <w:r w:rsidRPr="0027401D">
              <w:tab/>
              <w:t xml:space="preserve">To return all </w:t>
            </w:r>
            <w:r w:rsidRPr="0027401D">
              <w:rPr>
                <w:i/>
              </w:rPr>
              <w:t>Material Lots</w:t>
            </w:r>
            <w:r w:rsidRPr="0027401D">
              <w:t>, specify a “*” as the wildcard.</w:t>
            </w:r>
          </w:p>
          <w:p w14:paraId="55808E68" w14:textId="77777777" w:rsidR="001F137E" w:rsidRPr="0027401D" w:rsidRDefault="001F137E" w:rsidP="002A2036">
            <w:pPr>
              <w:pStyle w:val="TABLE-cell"/>
            </w:pPr>
            <w:r w:rsidRPr="0027401D">
              <w:t>PROCESS: Error.</w:t>
            </w:r>
          </w:p>
          <w:p w14:paraId="3FE42072" w14:textId="77777777" w:rsidR="001F137E" w:rsidRPr="0027401D" w:rsidRDefault="001F137E" w:rsidP="002A2036">
            <w:pPr>
              <w:pStyle w:val="TABLE-cell"/>
            </w:pPr>
            <w:r w:rsidRPr="0027401D">
              <w:t xml:space="preserve">CHANGE: Error (no property values are specified). </w:t>
            </w:r>
          </w:p>
          <w:p w14:paraId="2DBD8823" w14:textId="77777777" w:rsidR="001F137E" w:rsidRPr="0027401D" w:rsidRDefault="001F137E" w:rsidP="002A2036">
            <w:pPr>
              <w:pStyle w:val="TABLE-cell"/>
            </w:pPr>
            <w:r w:rsidRPr="0027401D">
              <w:t xml:space="preserve">CANCEL: Shall define a request that the receiver is to cancel all </w:t>
            </w:r>
            <w:r w:rsidRPr="0027401D">
              <w:rPr>
                <w:i/>
              </w:rPr>
              <w:t xml:space="preserve">Material Lot Properties </w:t>
            </w:r>
            <w:r w:rsidRPr="0027401D">
              <w:t xml:space="preserve">matching the wildcard of all MATERIAL LOTS that match the MATERIAL LOT wildcard. </w:t>
            </w:r>
          </w:p>
          <w:p w14:paraId="5B1C6E92" w14:textId="77777777" w:rsidR="001F137E" w:rsidRPr="0027401D" w:rsidRDefault="001F137E" w:rsidP="002A2036">
            <w:pPr>
              <w:pStyle w:val="TABLE-cell"/>
            </w:pPr>
            <w:r w:rsidRPr="0027401D">
              <w:t>SYNC ADD: Error.</w:t>
            </w:r>
          </w:p>
          <w:p w14:paraId="6CCAB84B" w14:textId="77777777" w:rsidR="001F137E" w:rsidRPr="0027401D" w:rsidRDefault="001F137E" w:rsidP="002A2036">
            <w:pPr>
              <w:pStyle w:val="TABLE-cell"/>
            </w:pPr>
            <w:r w:rsidRPr="0027401D">
              <w:t>SYNC CHANGE: Error (no property values are specified).</w:t>
            </w:r>
          </w:p>
          <w:p w14:paraId="15E5CC92" w14:textId="77777777" w:rsidR="001F137E" w:rsidRDefault="001F137E" w:rsidP="002A2036">
            <w:pPr>
              <w:pStyle w:val="TABLE-cell"/>
              <w:rPr>
                <w:ins w:id="1902" w:author="Dennis Brandl" w:date="2018-03-03T06:38:00Z"/>
              </w:rPr>
            </w:pPr>
            <w:r w:rsidRPr="0027401D">
              <w:t xml:space="preserve">SYNC DELETE: Shall define a request that the receiver is to delete all properties that match the MATERIAL LOT property wildcard of all MATERIAL LOTS that match the MATERIAL LOT wildcard. </w:t>
            </w:r>
          </w:p>
          <w:p w14:paraId="380D0C9C" w14:textId="2BE5AE45" w:rsidR="0059222C" w:rsidRPr="0027401D" w:rsidRDefault="0059222C" w:rsidP="002A2036">
            <w:pPr>
              <w:pStyle w:val="TABLE-cell"/>
            </w:pPr>
            <w:ins w:id="1903" w:author="Dennis Brandl" w:date="2018-03-03T06:38:00Z">
              <w:r>
                <w:t>NOTIFY: Error.</w:t>
              </w:r>
            </w:ins>
          </w:p>
        </w:tc>
      </w:tr>
    </w:tbl>
    <w:p w14:paraId="6C4B5BF0" w14:textId="77777777" w:rsidR="001F137E" w:rsidRPr="000615A5" w:rsidRDefault="001F137E" w:rsidP="009A3909">
      <w:pPr>
        <w:pStyle w:val="NOTE"/>
      </w:pPr>
    </w:p>
    <w:p w14:paraId="2212F0D0" w14:textId="77777777" w:rsidR="001F137E" w:rsidRPr="000615A5" w:rsidRDefault="001F137E" w:rsidP="009A3909">
      <w:pPr>
        <w:pStyle w:val="Heading3"/>
      </w:pPr>
      <w:bookmarkStart w:id="1904" w:name="_Toc507944883"/>
      <w:r w:rsidRPr="000615A5">
        <w:t>Material sublot verbs</w:t>
      </w:r>
      <w:bookmarkEnd w:id="1904"/>
    </w:p>
    <w:p w14:paraId="4BAD2152" w14:textId="4FAA8D68"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27401D">
        <w:rPr>
          <w:i/>
        </w:rPr>
        <w:t>material sublot</w:t>
      </w:r>
      <w:r w:rsidR="001F137E" w:rsidRPr="000615A5">
        <w:t xml:space="preserve"> noun.   </w:t>
      </w:r>
    </w:p>
    <w:p w14:paraId="4BE424C0" w14:textId="77777777" w:rsidR="001F137E" w:rsidRPr="000615A5" w:rsidRDefault="001F137E" w:rsidP="009A3909">
      <w:pPr>
        <w:pStyle w:val="Heading3"/>
      </w:pPr>
      <w:bookmarkStart w:id="1905" w:name="_Toc507944884"/>
      <w:r w:rsidRPr="000615A5">
        <w:t>Material sublot verb actions</w:t>
      </w:r>
      <w:bookmarkEnd w:id="1905"/>
    </w:p>
    <w:p w14:paraId="0A62AB0D" w14:textId="5A14E611" w:rsidR="001F137E" w:rsidRPr="000615A5" w:rsidRDefault="001F137E" w:rsidP="002A2036">
      <w:pPr>
        <w:pStyle w:val="PARAGRAPH"/>
      </w:pPr>
      <w:r w:rsidRPr="000615A5">
        <w:t xml:space="preserve">The actions performed on a </w:t>
      </w:r>
      <w:r w:rsidRPr="0027401D">
        <w:rPr>
          <w:i/>
        </w:rPr>
        <w:t>material sublot</w:t>
      </w:r>
      <w:r w:rsidRPr="000615A5">
        <w:t xml:space="preserve"> are defined in </w:t>
      </w:r>
      <w:r w:rsidRPr="000615A5">
        <w:fldChar w:fldCharType="begin"/>
      </w:r>
      <w:r w:rsidRPr="000615A5">
        <w:instrText xml:space="preserve"> REF _Ref106960649 </w:instrText>
      </w:r>
      <w:r w:rsidRPr="000615A5">
        <w:fldChar w:fldCharType="separate"/>
      </w:r>
      <w:r w:rsidR="00FA7DD5" w:rsidRPr="000615A5">
        <w:t xml:space="preserve">Table </w:t>
      </w:r>
      <w:r w:rsidR="00FA7DD5">
        <w:rPr>
          <w:noProof/>
        </w:rPr>
        <w:t>18</w:t>
      </w:r>
      <w:r w:rsidRPr="000615A5">
        <w:fldChar w:fldCharType="end"/>
      </w:r>
      <w:r w:rsidRPr="000615A5">
        <w:t>.</w:t>
      </w:r>
    </w:p>
    <w:p w14:paraId="0648C846" w14:textId="6ECB0DDD" w:rsidR="001F137E" w:rsidRPr="000615A5" w:rsidRDefault="001F137E" w:rsidP="00BF396C">
      <w:pPr>
        <w:pStyle w:val="TABLE-title"/>
      </w:pPr>
      <w:bookmarkStart w:id="1906" w:name="_Ref106960649"/>
      <w:bookmarkStart w:id="1907" w:name="_Toc104708486"/>
      <w:bookmarkStart w:id="1908" w:name="_Toc111971591"/>
      <w:bookmarkStart w:id="1909" w:name="_Toc111991844"/>
      <w:bookmarkStart w:id="1910" w:name="_Toc112730171"/>
      <w:bookmarkStart w:id="1911" w:name="_Toc120010367"/>
      <w:bookmarkStart w:id="1912" w:name="_Toc130399782"/>
      <w:bookmarkStart w:id="1913" w:name="_Toc131732213"/>
      <w:bookmarkStart w:id="1914" w:name="_Toc134537682"/>
      <w:bookmarkStart w:id="1915" w:name="_Toc483857373"/>
      <w:r w:rsidRPr="000615A5">
        <w:t xml:space="preserve">Table </w:t>
      </w:r>
      <w:r w:rsidRPr="000615A5">
        <w:fldChar w:fldCharType="begin"/>
      </w:r>
      <w:r w:rsidRPr="000615A5">
        <w:instrText xml:space="preserve"> SEQ Table \* ARABIC </w:instrText>
      </w:r>
      <w:r w:rsidRPr="000615A5">
        <w:fldChar w:fldCharType="separate"/>
      </w:r>
      <w:r w:rsidR="00FA7DD5">
        <w:rPr>
          <w:noProof/>
        </w:rPr>
        <w:t>18</w:t>
      </w:r>
      <w:r w:rsidRPr="000615A5">
        <w:fldChar w:fldCharType="end"/>
      </w:r>
      <w:bookmarkEnd w:id="1906"/>
      <w:r w:rsidRPr="000615A5">
        <w:t xml:space="preserve"> </w:t>
      </w:r>
      <w:r w:rsidR="00967BAE">
        <w:t>–</w:t>
      </w:r>
      <w:r w:rsidRPr="000615A5">
        <w:t xml:space="preserve"> Material</w:t>
      </w:r>
      <w:r w:rsidR="00967BAE">
        <w:t xml:space="preserve"> </w:t>
      </w:r>
      <w:r w:rsidRPr="000615A5">
        <w:t>sublot</w:t>
      </w:r>
      <w:bookmarkEnd w:id="1907"/>
      <w:r w:rsidRPr="000615A5">
        <w:rPr>
          <w:szCs w:val="24"/>
        </w:rPr>
        <w:t xml:space="preserve"> verb actions</w:t>
      </w:r>
      <w:bookmarkEnd w:id="1908"/>
      <w:bookmarkEnd w:id="1909"/>
      <w:bookmarkEnd w:id="1910"/>
      <w:bookmarkEnd w:id="1911"/>
      <w:bookmarkEnd w:id="1912"/>
      <w:bookmarkEnd w:id="1913"/>
      <w:bookmarkEnd w:id="1914"/>
      <w:bookmarkEnd w:id="19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9"/>
        <w:gridCol w:w="1326"/>
        <w:gridCol w:w="1305"/>
        <w:gridCol w:w="5202"/>
      </w:tblGrid>
      <w:tr w:rsidR="0027401D" w:rsidRPr="0027401D" w14:paraId="3396B062" w14:textId="77777777" w:rsidTr="0027401D">
        <w:trPr>
          <w:tblHeader/>
        </w:trPr>
        <w:tc>
          <w:tcPr>
            <w:tcW w:w="1145" w:type="dxa"/>
            <w:shd w:val="clear" w:color="auto" w:fill="auto"/>
            <w:vAlign w:val="center"/>
          </w:tcPr>
          <w:p w14:paraId="3137E1E6" w14:textId="77777777" w:rsidR="001F137E" w:rsidRPr="0027401D" w:rsidRDefault="001F137E" w:rsidP="002A2036">
            <w:pPr>
              <w:pStyle w:val="TABLE-col-heading"/>
            </w:pPr>
            <w:r w:rsidRPr="0027401D">
              <w:t xml:space="preserve">Material Sublot </w:t>
            </w:r>
            <w:r w:rsidRPr="0027401D">
              <w:br/>
              <w:t>ID</w:t>
            </w:r>
          </w:p>
        </w:tc>
        <w:tc>
          <w:tcPr>
            <w:tcW w:w="1375" w:type="dxa"/>
            <w:shd w:val="clear" w:color="auto" w:fill="auto"/>
            <w:vAlign w:val="center"/>
          </w:tcPr>
          <w:p w14:paraId="47E1FE6F" w14:textId="77777777" w:rsidR="001F137E" w:rsidRPr="0027401D" w:rsidRDefault="001F137E" w:rsidP="002A2036">
            <w:pPr>
              <w:pStyle w:val="TABLE-col-heading"/>
            </w:pPr>
            <w:r w:rsidRPr="0027401D">
              <w:t>Material Sublot Property ID</w:t>
            </w:r>
          </w:p>
        </w:tc>
        <w:tc>
          <w:tcPr>
            <w:tcW w:w="1350" w:type="dxa"/>
            <w:shd w:val="clear" w:color="auto" w:fill="auto"/>
          </w:tcPr>
          <w:p w14:paraId="43EAC5E9" w14:textId="77777777" w:rsidR="001F137E" w:rsidRPr="0027401D" w:rsidRDefault="001F137E" w:rsidP="002A2036">
            <w:pPr>
              <w:pStyle w:val="TABLE-col-heading"/>
            </w:pPr>
            <w:r w:rsidRPr="0027401D">
              <w:t>Material Sublot Property Value</w:t>
            </w:r>
          </w:p>
        </w:tc>
        <w:tc>
          <w:tcPr>
            <w:tcW w:w="5598" w:type="dxa"/>
            <w:shd w:val="clear" w:color="auto" w:fill="auto"/>
            <w:vAlign w:val="center"/>
          </w:tcPr>
          <w:p w14:paraId="20B75077" w14:textId="5F0DA23B" w:rsidR="001F137E" w:rsidRPr="0027401D" w:rsidRDefault="00751BC9" w:rsidP="002A2036">
            <w:pPr>
              <w:pStyle w:val="TABLE-col-heading"/>
            </w:pPr>
            <w:r>
              <w:t>Verb action on noun</w:t>
            </w:r>
          </w:p>
        </w:tc>
      </w:tr>
      <w:tr w:rsidR="0027401D" w:rsidRPr="0027401D" w14:paraId="5726B1AA" w14:textId="77777777" w:rsidTr="0027401D">
        <w:tc>
          <w:tcPr>
            <w:tcW w:w="1145" w:type="dxa"/>
            <w:shd w:val="clear" w:color="auto" w:fill="auto"/>
          </w:tcPr>
          <w:p w14:paraId="36F9808F" w14:textId="77777777" w:rsidR="001F137E" w:rsidRPr="0027401D" w:rsidRDefault="001F137E" w:rsidP="002A2036">
            <w:pPr>
              <w:pStyle w:val="TABLE-cell"/>
            </w:pPr>
            <w:r w:rsidRPr="0027401D">
              <w:t>IDs  specified</w:t>
            </w:r>
          </w:p>
        </w:tc>
        <w:tc>
          <w:tcPr>
            <w:tcW w:w="1375" w:type="dxa"/>
            <w:shd w:val="clear" w:color="auto" w:fill="auto"/>
          </w:tcPr>
          <w:p w14:paraId="1CC5C970" w14:textId="77777777" w:rsidR="001F137E" w:rsidRPr="0027401D" w:rsidRDefault="001F137E" w:rsidP="002A2036">
            <w:pPr>
              <w:pStyle w:val="TABLE-cell"/>
            </w:pPr>
            <w:r w:rsidRPr="0027401D">
              <w:rPr>
                <w:i/>
              </w:rPr>
              <w:t>not specified</w:t>
            </w:r>
          </w:p>
        </w:tc>
        <w:tc>
          <w:tcPr>
            <w:tcW w:w="1350" w:type="dxa"/>
            <w:shd w:val="clear" w:color="auto" w:fill="auto"/>
          </w:tcPr>
          <w:p w14:paraId="6ACD9F35" w14:textId="77777777" w:rsidR="001F137E" w:rsidRPr="0027401D" w:rsidRDefault="001F137E" w:rsidP="002A2036">
            <w:pPr>
              <w:pStyle w:val="TABLE-cell"/>
            </w:pPr>
            <w:r w:rsidRPr="0027401D">
              <w:rPr>
                <w:i/>
              </w:rPr>
              <w:t>not specified</w:t>
            </w:r>
          </w:p>
        </w:tc>
        <w:tc>
          <w:tcPr>
            <w:tcW w:w="5598" w:type="dxa"/>
            <w:shd w:val="clear" w:color="auto" w:fill="auto"/>
          </w:tcPr>
          <w:p w14:paraId="6D61A611"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Sublots</w:t>
            </w:r>
            <w:r w:rsidRPr="0027401D">
              <w:t xml:space="preserve">, all properties and their attributes, the IDs of </w:t>
            </w:r>
            <w:r w:rsidRPr="0027401D">
              <w:rPr>
                <w:i/>
              </w:rPr>
              <w:t>Material Sublots</w:t>
            </w:r>
            <w:r w:rsidRPr="0027401D">
              <w:t xml:space="preserve"> of the </w:t>
            </w:r>
            <w:r w:rsidRPr="0027401D">
              <w:rPr>
                <w:i/>
              </w:rPr>
              <w:t>Material Sublot</w:t>
            </w:r>
            <w:r w:rsidRPr="0027401D">
              <w:t xml:space="preserve">, the ID of the </w:t>
            </w:r>
            <w:r w:rsidRPr="0027401D">
              <w:rPr>
                <w:i/>
              </w:rPr>
              <w:t xml:space="preserve">Material Definition </w:t>
            </w:r>
            <w:r w:rsidRPr="0027401D">
              <w:t xml:space="preserve">of the </w:t>
            </w:r>
            <w:r w:rsidRPr="0027401D">
              <w:rPr>
                <w:i/>
              </w:rPr>
              <w:t>Material Sublot</w:t>
            </w:r>
            <w:r w:rsidRPr="0027401D">
              <w:t>, and the list of Material Test Results associated with the properties.</w:t>
            </w:r>
          </w:p>
          <w:p w14:paraId="562CD715" w14:textId="77777777" w:rsidR="001F137E" w:rsidRPr="0027401D" w:rsidRDefault="001F137E" w:rsidP="002A2036">
            <w:pPr>
              <w:pStyle w:val="TABLE-cell"/>
            </w:pPr>
            <w:r w:rsidRPr="0027401D">
              <w:t xml:space="preserve">PROCESS: Shall define a request that the receiver is to add </w:t>
            </w:r>
            <w:r w:rsidRPr="0027401D">
              <w:rPr>
                <w:i/>
              </w:rPr>
              <w:t>Material Sublots</w:t>
            </w:r>
            <w:r w:rsidRPr="0027401D">
              <w:t xml:space="preserve">. The message defines suggested IDs for the </w:t>
            </w:r>
            <w:r w:rsidRPr="0027401D">
              <w:rPr>
                <w:i/>
              </w:rPr>
              <w:t>Material Sublots</w:t>
            </w:r>
            <w:r w:rsidRPr="0027401D">
              <w:t xml:space="preserve">. The receiver adds the </w:t>
            </w:r>
            <w:r w:rsidRPr="0027401D">
              <w:rPr>
                <w:i/>
              </w:rPr>
              <w:t>Material Sublots</w:t>
            </w:r>
            <w:r w:rsidRPr="0027401D">
              <w:t xml:space="preserve"> and assigns IDs.  The assigned IDs shall be returned in the ACKNOWLEDGE message.</w:t>
            </w:r>
          </w:p>
          <w:p w14:paraId="114412AE" w14:textId="77777777" w:rsidR="001F137E" w:rsidRPr="0027401D" w:rsidRDefault="001F137E" w:rsidP="002A2036">
            <w:pPr>
              <w:pStyle w:val="TABLE-cell"/>
            </w:pPr>
            <w:r w:rsidRPr="0027401D">
              <w:lastRenderedPageBreak/>
              <w:t xml:space="preserve">CHANGE: The specified attributes of the specified </w:t>
            </w:r>
            <w:r w:rsidRPr="0027401D">
              <w:rPr>
                <w:i/>
              </w:rPr>
              <w:t xml:space="preserve">Material Sublots </w:t>
            </w:r>
            <w:r w:rsidRPr="0027401D">
              <w:t xml:space="preserve">shall be changed. </w:t>
            </w:r>
          </w:p>
          <w:p w14:paraId="7B8D4CB6" w14:textId="77777777" w:rsidR="001F137E" w:rsidRPr="0027401D" w:rsidRDefault="001F137E" w:rsidP="002A2036">
            <w:pPr>
              <w:pStyle w:val="TABLE-cell"/>
            </w:pPr>
            <w:r w:rsidRPr="0027401D">
              <w:t xml:space="preserve">CANCEL: Shall define a request that the receiver is to cancel the specified </w:t>
            </w:r>
            <w:r w:rsidRPr="0027401D">
              <w:rPr>
                <w:i/>
              </w:rPr>
              <w:t>Material Sublots</w:t>
            </w:r>
            <w:r w:rsidRPr="0027401D">
              <w:t xml:space="preserve">. </w:t>
            </w:r>
          </w:p>
          <w:p w14:paraId="76C4E876"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Sublots</w:t>
            </w:r>
            <w:r w:rsidRPr="0027401D">
              <w:t>.</w:t>
            </w:r>
          </w:p>
          <w:p w14:paraId="7B16EAEE" w14:textId="77777777" w:rsidR="001F137E" w:rsidRPr="0027401D" w:rsidRDefault="001F137E" w:rsidP="002A2036">
            <w:pPr>
              <w:pStyle w:val="TABLE-cell"/>
            </w:pPr>
            <w:r w:rsidRPr="0027401D">
              <w:t xml:space="preserve">SYNC CHANGE: The specified attributes of the specified </w:t>
            </w:r>
            <w:r w:rsidRPr="0027401D">
              <w:rPr>
                <w:i/>
              </w:rPr>
              <w:t xml:space="preserve">Material Sublots </w:t>
            </w:r>
            <w:r w:rsidRPr="0027401D">
              <w:t>shall be changed.</w:t>
            </w:r>
          </w:p>
          <w:p w14:paraId="255B4D82" w14:textId="77777777" w:rsidR="0059222C" w:rsidRDefault="001F137E" w:rsidP="0059222C">
            <w:pPr>
              <w:pStyle w:val="TABLE-cell"/>
              <w:rPr>
                <w:ins w:id="1916" w:author="Dennis Brandl" w:date="2018-03-03T06:38:00Z"/>
              </w:rPr>
            </w:pPr>
            <w:r w:rsidRPr="0027401D">
              <w:t xml:space="preserve">SYNC DELETE: Shall define a request that the receiver is to delete the specified </w:t>
            </w:r>
            <w:r w:rsidRPr="0027401D">
              <w:rPr>
                <w:i/>
              </w:rPr>
              <w:t>Material Sublots</w:t>
            </w:r>
            <w:r w:rsidRPr="0027401D">
              <w:t xml:space="preserve">. </w:t>
            </w:r>
          </w:p>
          <w:p w14:paraId="393F943D" w14:textId="75A49B10" w:rsidR="001F137E" w:rsidRPr="0027401D" w:rsidRDefault="0059222C" w:rsidP="0059222C">
            <w:pPr>
              <w:pStyle w:val="TABLE-cell"/>
            </w:pPr>
            <w:ins w:id="1917" w:author="Dennis Brandl" w:date="2018-03-03T06:38:00Z">
              <w:r>
                <w:t xml:space="preserve">NOTIFY: Shall define the creation of a new </w:t>
              </w:r>
              <w:r>
                <w:rPr>
                  <w:i/>
                </w:rPr>
                <w:t>Material Sublot</w:t>
              </w:r>
              <w:r>
                <w:t>.</w:t>
              </w:r>
            </w:ins>
          </w:p>
        </w:tc>
      </w:tr>
      <w:tr w:rsidR="0027401D" w:rsidRPr="0027401D" w14:paraId="16262A61" w14:textId="77777777" w:rsidTr="0027401D">
        <w:tc>
          <w:tcPr>
            <w:tcW w:w="1145" w:type="dxa"/>
            <w:shd w:val="clear" w:color="auto" w:fill="auto"/>
          </w:tcPr>
          <w:p w14:paraId="027AA7DE" w14:textId="77777777" w:rsidR="001F137E" w:rsidRPr="0027401D" w:rsidRDefault="001F137E" w:rsidP="002A2036">
            <w:pPr>
              <w:pStyle w:val="TABLE-cell"/>
            </w:pPr>
            <w:r w:rsidRPr="0027401D">
              <w:t>IDs  specified</w:t>
            </w:r>
          </w:p>
        </w:tc>
        <w:tc>
          <w:tcPr>
            <w:tcW w:w="1375" w:type="dxa"/>
            <w:shd w:val="clear" w:color="auto" w:fill="auto"/>
          </w:tcPr>
          <w:p w14:paraId="3686B2B6" w14:textId="77777777" w:rsidR="001F137E" w:rsidRPr="0027401D" w:rsidRDefault="001F137E" w:rsidP="002A2036">
            <w:pPr>
              <w:pStyle w:val="TABLE-cell"/>
            </w:pPr>
            <w:r w:rsidRPr="0027401D">
              <w:t>IDs specified</w:t>
            </w:r>
          </w:p>
        </w:tc>
        <w:tc>
          <w:tcPr>
            <w:tcW w:w="1350" w:type="dxa"/>
            <w:shd w:val="clear" w:color="auto" w:fill="auto"/>
          </w:tcPr>
          <w:p w14:paraId="6882B966" w14:textId="77777777" w:rsidR="001F137E" w:rsidRPr="0027401D" w:rsidRDefault="001F137E" w:rsidP="002A2036">
            <w:pPr>
              <w:pStyle w:val="TABLE-cell"/>
            </w:pPr>
            <w:r w:rsidRPr="0027401D">
              <w:rPr>
                <w:i/>
              </w:rPr>
              <w:t>not specified</w:t>
            </w:r>
          </w:p>
        </w:tc>
        <w:tc>
          <w:tcPr>
            <w:tcW w:w="5598" w:type="dxa"/>
            <w:shd w:val="clear" w:color="auto" w:fill="auto"/>
          </w:tcPr>
          <w:p w14:paraId="7A0F6142"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Sublots</w:t>
            </w:r>
            <w:r w:rsidRPr="0027401D">
              <w:t xml:space="preserve">, all of the specified </w:t>
            </w:r>
            <w:r w:rsidRPr="0027401D">
              <w:rPr>
                <w:i/>
              </w:rPr>
              <w:t>Material Sublot Properties</w:t>
            </w:r>
            <w:r w:rsidRPr="0027401D">
              <w:t xml:space="preserve">, the IDs of </w:t>
            </w:r>
            <w:r w:rsidRPr="0027401D">
              <w:rPr>
                <w:i/>
              </w:rPr>
              <w:t>Material Sublots</w:t>
            </w:r>
            <w:r w:rsidRPr="0027401D">
              <w:t xml:space="preserve"> of the </w:t>
            </w:r>
            <w:r w:rsidRPr="0027401D">
              <w:rPr>
                <w:i/>
              </w:rPr>
              <w:t>Material Sublot</w:t>
            </w:r>
            <w:r w:rsidRPr="0027401D">
              <w:t xml:space="preserve">, the ID of the </w:t>
            </w:r>
            <w:r w:rsidRPr="0027401D">
              <w:rPr>
                <w:i/>
              </w:rPr>
              <w:t xml:space="preserve">Material Definition </w:t>
            </w:r>
            <w:r w:rsidRPr="0027401D">
              <w:t xml:space="preserve">of the </w:t>
            </w:r>
            <w:r w:rsidRPr="0027401D">
              <w:rPr>
                <w:i/>
              </w:rPr>
              <w:t>Material Sublot</w:t>
            </w:r>
            <w:r w:rsidRPr="0027401D">
              <w:t>, and the list of Material Test Results associated with the properties.</w:t>
            </w:r>
          </w:p>
          <w:p w14:paraId="3B130DB3" w14:textId="77777777" w:rsidR="001F137E" w:rsidRPr="0027401D" w:rsidRDefault="001F137E" w:rsidP="002A2036">
            <w:pPr>
              <w:pStyle w:val="TABLE-cell"/>
            </w:pPr>
            <w:r w:rsidRPr="0027401D">
              <w:t xml:space="preserve">PROCESS: Shall define a request that the receiver is to add </w:t>
            </w:r>
            <w:r w:rsidRPr="0027401D">
              <w:rPr>
                <w:i/>
              </w:rPr>
              <w:t>Material Sublots</w:t>
            </w:r>
            <w:r w:rsidRPr="0027401D">
              <w:t xml:space="preserve">. The message defines suggested IDs for the </w:t>
            </w:r>
            <w:r w:rsidRPr="0027401D">
              <w:rPr>
                <w:i/>
              </w:rPr>
              <w:t>Material Sublots</w:t>
            </w:r>
            <w:r w:rsidRPr="0027401D">
              <w:t xml:space="preserve"> and properties. The receiver adds the </w:t>
            </w:r>
            <w:r w:rsidRPr="0027401D">
              <w:rPr>
                <w:i/>
              </w:rPr>
              <w:t>Material Sublots</w:t>
            </w:r>
            <w:r w:rsidRPr="0027401D">
              <w:t xml:space="preserve"> and properties and assigns IDs.  The assigned IDs shall be returned in the ACKNOWLEDGE message.</w:t>
            </w:r>
          </w:p>
          <w:p w14:paraId="65015515" w14:textId="77777777" w:rsidR="001F137E" w:rsidRPr="0027401D" w:rsidRDefault="001F137E" w:rsidP="002A2036">
            <w:pPr>
              <w:pStyle w:val="TABLE-cell"/>
            </w:pPr>
            <w:r w:rsidRPr="0027401D">
              <w:t xml:space="preserve">CHANGE: Error (no property values are specified). </w:t>
            </w:r>
          </w:p>
          <w:p w14:paraId="7F29E449" w14:textId="77777777" w:rsidR="001F137E" w:rsidRPr="0027401D" w:rsidRDefault="001F137E" w:rsidP="002A2036">
            <w:pPr>
              <w:pStyle w:val="TABLE-cell"/>
            </w:pPr>
            <w:r w:rsidRPr="0027401D">
              <w:t xml:space="preserve">CANCEL: Shall define a request that the receiver is to cancel the specified properties for the specified </w:t>
            </w:r>
            <w:r w:rsidRPr="0027401D">
              <w:rPr>
                <w:i/>
              </w:rPr>
              <w:t>Material Sublots</w:t>
            </w:r>
            <w:r w:rsidRPr="0027401D">
              <w:t xml:space="preserve">. </w:t>
            </w:r>
          </w:p>
          <w:p w14:paraId="0527C6AD" w14:textId="77777777" w:rsidR="001F137E" w:rsidRPr="0027401D" w:rsidRDefault="001F137E" w:rsidP="002A2036">
            <w:pPr>
              <w:pStyle w:val="TABLE-cell"/>
            </w:pPr>
            <w:r w:rsidRPr="0027401D">
              <w:t xml:space="preserve">SYNC ADD: Shall define a request that the receiver is to add the </w:t>
            </w:r>
            <w:r w:rsidRPr="0027401D">
              <w:rPr>
                <w:i/>
              </w:rPr>
              <w:t>Material Sublots</w:t>
            </w:r>
            <w:r w:rsidRPr="0027401D">
              <w:t xml:space="preserve"> and list of </w:t>
            </w:r>
            <w:r w:rsidRPr="0027401D">
              <w:rPr>
                <w:i/>
              </w:rPr>
              <w:t>Material Sublot Properties</w:t>
            </w:r>
            <w:r w:rsidRPr="0027401D">
              <w:t xml:space="preserve">. </w:t>
            </w:r>
          </w:p>
          <w:p w14:paraId="61FD7B97" w14:textId="77777777" w:rsidR="001F137E" w:rsidRPr="0027401D" w:rsidRDefault="001F137E" w:rsidP="002A2036">
            <w:pPr>
              <w:pStyle w:val="TABLE-cell"/>
            </w:pPr>
            <w:r w:rsidRPr="0027401D">
              <w:t>SYNC CHANGE: Error (no property values are specified).</w:t>
            </w:r>
          </w:p>
          <w:p w14:paraId="58BB89B5" w14:textId="3F27D1B3" w:rsidR="0059222C" w:rsidRDefault="001F137E" w:rsidP="0059222C">
            <w:pPr>
              <w:pStyle w:val="TABLE-cell"/>
              <w:rPr>
                <w:ins w:id="1918" w:author="Dennis Brandl" w:date="2018-03-03T06:39:00Z"/>
              </w:rPr>
            </w:pPr>
            <w:r w:rsidRPr="0027401D">
              <w:t xml:space="preserve">SYNC DELETE: Shall define a request that the receiver is to delete the specified list of </w:t>
            </w:r>
            <w:r w:rsidRPr="0027401D">
              <w:rPr>
                <w:i/>
              </w:rPr>
              <w:t>Material Sublot Properties</w:t>
            </w:r>
            <w:r w:rsidRPr="0027401D">
              <w:t>.</w:t>
            </w:r>
            <w:ins w:id="1919" w:author="Dennis Brandl" w:date="2018-03-03T06:39:00Z">
              <w:r w:rsidR="0059222C">
                <w:t xml:space="preserve"> </w:t>
              </w:r>
            </w:ins>
          </w:p>
          <w:p w14:paraId="547B3828" w14:textId="46DDA940" w:rsidR="001F137E" w:rsidRPr="0027401D" w:rsidRDefault="0059222C" w:rsidP="0059222C">
            <w:pPr>
              <w:pStyle w:val="TABLE-cell"/>
            </w:pPr>
            <w:ins w:id="1920" w:author="Dennis Brandl" w:date="2018-03-03T06:39:00Z">
              <w:r>
                <w:t xml:space="preserve">NOTIFY: Shall define the creation of a new </w:t>
              </w:r>
              <w:r>
                <w:rPr>
                  <w:i/>
                </w:rPr>
                <w:t>Material Sublot</w:t>
              </w:r>
              <w:r>
                <w:t>.</w:t>
              </w:r>
            </w:ins>
          </w:p>
        </w:tc>
      </w:tr>
      <w:tr w:rsidR="0027401D" w:rsidRPr="0027401D" w14:paraId="1C6184C7" w14:textId="77777777" w:rsidTr="0027401D">
        <w:tc>
          <w:tcPr>
            <w:tcW w:w="1145" w:type="dxa"/>
            <w:shd w:val="clear" w:color="auto" w:fill="auto"/>
          </w:tcPr>
          <w:p w14:paraId="51348887" w14:textId="77777777" w:rsidR="001F137E" w:rsidRPr="0027401D" w:rsidRDefault="001F137E" w:rsidP="002A2036">
            <w:pPr>
              <w:pStyle w:val="TABLE-cell"/>
            </w:pPr>
            <w:r w:rsidRPr="0027401D">
              <w:t>IDs  specified</w:t>
            </w:r>
          </w:p>
        </w:tc>
        <w:tc>
          <w:tcPr>
            <w:tcW w:w="1375" w:type="dxa"/>
            <w:shd w:val="clear" w:color="auto" w:fill="auto"/>
          </w:tcPr>
          <w:p w14:paraId="67669335" w14:textId="77777777" w:rsidR="001F137E" w:rsidRPr="0027401D" w:rsidRDefault="001F137E" w:rsidP="002A2036">
            <w:pPr>
              <w:pStyle w:val="TABLE-cell"/>
            </w:pPr>
            <w:r w:rsidRPr="0027401D">
              <w:t>IDs specified</w:t>
            </w:r>
          </w:p>
        </w:tc>
        <w:tc>
          <w:tcPr>
            <w:tcW w:w="1350" w:type="dxa"/>
            <w:shd w:val="clear" w:color="auto" w:fill="auto"/>
          </w:tcPr>
          <w:p w14:paraId="652A553B" w14:textId="77777777" w:rsidR="001F137E" w:rsidRPr="0027401D" w:rsidRDefault="001F137E" w:rsidP="002A2036">
            <w:pPr>
              <w:pStyle w:val="TABLE-cell"/>
            </w:pPr>
            <w:r w:rsidRPr="0027401D">
              <w:t>Property Value Specified</w:t>
            </w:r>
          </w:p>
        </w:tc>
        <w:tc>
          <w:tcPr>
            <w:tcW w:w="5598" w:type="dxa"/>
            <w:shd w:val="clear" w:color="auto" w:fill="auto"/>
          </w:tcPr>
          <w:p w14:paraId="2414B7BD" w14:textId="77777777" w:rsidR="001F137E" w:rsidRPr="0027401D" w:rsidRDefault="001F137E" w:rsidP="002A2036">
            <w:pPr>
              <w:pStyle w:val="TABLE-cell"/>
            </w:pPr>
            <w:r w:rsidRPr="0027401D">
              <w:t xml:space="preserve">GET: Shall define a request that the receiver is to return, in a SHOW message, all attributes about the specified </w:t>
            </w:r>
            <w:r w:rsidRPr="0027401D">
              <w:rPr>
                <w:i/>
              </w:rPr>
              <w:t>Material Sublots</w:t>
            </w:r>
            <w:r w:rsidRPr="0027401D">
              <w:t xml:space="preserve"> where the </w:t>
            </w:r>
            <w:r w:rsidRPr="0027401D">
              <w:rPr>
                <w:i/>
              </w:rPr>
              <w:t xml:space="preserve">Material Sublot Property </w:t>
            </w:r>
            <w:r w:rsidRPr="0027401D">
              <w:t xml:space="preserve">value matches the specified property value, all of the specified </w:t>
            </w:r>
            <w:r w:rsidRPr="0027401D">
              <w:rPr>
                <w:i/>
              </w:rPr>
              <w:t>Material Sublot Properties</w:t>
            </w:r>
            <w:r w:rsidRPr="0027401D">
              <w:t xml:space="preserve">, the IDs of </w:t>
            </w:r>
            <w:r w:rsidRPr="0027401D">
              <w:rPr>
                <w:i/>
              </w:rPr>
              <w:t>Material Sublots</w:t>
            </w:r>
            <w:r w:rsidRPr="0027401D">
              <w:t xml:space="preserve"> of the </w:t>
            </w:r>
            <w:r w:rsidRPr="0027401D">
              <w:rPr>
                <w:i/>
              </w:rPr>
              <w:t>Material Sublot</w:t>
            </w:r>
            <w:r w:rsidRPr="0027401D">
              <w:t xml:space="preserve">, the ID of the </w:t>
            </w:r>
            <w:r w:rsidRPr="0027401D">
              <w:rPr>
                <w:i/>
              </w:rPr>
              <w:t>Material Definition</w:t>
            </w:r>
            <w:r w:rsidRPr="0027401D">
              <w:t>, and the list of Material Test Results associated with the properties.</w:t>
            </w:r>
          </w:p>
          <w:p w14:paraId="49D99870" w14:textId="77777777" w:rsidR="001F137E" w:rsidRPr="0027401D" w:rsidRDefault="001F137E" w:rsidP="002A2036">
            <w:pPr>
              <w:pStyle w:val="TABLE-cell"/>
            </w:pPr>
            <w:r w:rsidRPr="0027401D">
              <w:t xml:space="preserve">PROCESS: Shall define a request that the receiver is to add </w:t>
            </w:r>
            <w:r w:rsidRPr="0027401D">
              <w:rPr>
                <w:i/>
              </w:rPr>
              <w:t>Material Sublots</w:t>
            </w:r>
            <w:r w:rsidRPr="0027401D">
              <w:t xml:space="preserve">. The message defines suggested IDs for the </w:t>
            </w:r>
            <w:r w:rsidRPr="0027401D">
              <w:rPr>
                <w:i/>
              </w:rPr>
              <w:t>Material Sublots</w:t>
            </w:r>
            <w:r w:rsidRPr="0027401D">
              <w:t xml:space="preserve"> and properties, and values for the properties. The receiver adds the </w:t>
            </w:r>
            <w:r w:rsidRPr="0027401D">
              <w:rPr>
                <w:i/>
              </w:rPr>
              <w:t>Material Sublots</w:t>
            </w:r>
            <w:r w:rsidRPr="0027401D">
              <w:t xml:space="preserve"> and properties and assigns IDs.  The assigned IDs shall be returned in the ACKNOWLEDGE message.</w:t>
            </w:r>
          </w:p>
          <w:p w14:paraId="3BB9E52B" w14:textId="77777777" w:rsidR="001F137E" w:rsidRPr="0027401D" w:rsidRDefault="001F137E" w:rsidP="002A2036">
            <w:pPr>
              <w:pStyle w:val="TABLE-cell"/>
            </w:pPr>
            <w:r w:rsidRPr="0027401D">
              <w:t xml:space="preserve">CHANGE: Shall define a request that the receiver is to change the values of the specified properties for the specified </w:t>
            </w:r>
            <w:r w:rsidRPr="0027401D">
              <w:rPr>
                <w:i/>
              </w:rPr>
              <w:t>Material Sublots</w:t>
            </w:r>
            <w:r w:rsidRPr="0027401D">
              <w:t xml:space="preserve"> to the specified values.  A RESPOND message may be used to communicate agreement, disagreement, or changes made to the CHANGE message data.</w:t>
            </w:r>
          </w:p>
          <w:p w14:paraId="65996C59" w14:textId="77777777" w:rsidR="001F137E" w:rsidRPr="0027401D" w:rsidRDefault="001F137E" w:rsidP="002A2036">
            <w:pPr>
              <w:pStyle w:val="TABLE-cell"/>
            </w:pPr>
            <w:r w:rsidRPr="0027401D">
              <w:t xml:space="preserve">CANCEL: Shall define a request that the receiver is to cancel the specified properties of the </w:t>
            </w:r>
            <w:r w:rsidRPr="0027401D">
              <w:rPr>
                <w:i/>
              </w:rPr>
              <w:t>Material Sublots</w:t>
            </w:r>
            <w:r w:rsidRPr="0027401D">
              <w:t xml:space="preserve"> that have the specified property value. </w:t>
            </w:r>
          </w:p>
          <w:p w14:paraId="49DE8858" w14:textId="77777777" w:rsidR="001F137E" w:rsidRPr="0027401D" w:rsidRDefault="001F137E" w:rsidP="002A2036">
            <w:pPr>
              <w:pStyle w:val="TABLE-cell"/>
            </w:pPr>
            <w:r w:rsidRPr="0027401D">
              <w:t xml:space="preserve">SYNC ADD: Shall define a request that the receiver is to add the specified </w:t>
            </w:r>
            <w:r w:rsidRPr="0027401D">
              <w:rPr>
                <w:i/>
              </w:rPr>
              <w:t>Material Sublots</w:t>
            </w:r>
            <w:r w:rsidRPr="0027401D">
              <w:t xml:space="preserve">, list of properties and property values. </w:t>
            </w:r>
          </w:p>
          <w:p w14:paraId="79217507" w14:textId="77777777" w:rsidR="001F137E" w:rsidRPr="0027401D" w:rsidRDefault="001F137E" w:rsidP="002A2036">
            <w:pPr>
              <w:pStyle w:val="TABLE-cell"/>
            </w:pPr>
            <w:r w:rsidRPr="0027401D">
              <w:t xml:space="preserve">SYNC CHANGE: Shall define a request that the receiver is to change the values of the specified list of properties for the specified </w:t>
            </w:r>
            <w:r w:rsidRPr="0027401D">
              <w:rPr>
                <w:i/>
              </w:rPr>
              <w:t>Material Sublots</w:t>
            </w:r>
            <w:r w:rsidRPr="0027401D">
              <w:t xml:space="preserve"> to the specified values.</w:t>
            </w:r>
          </w:p>
          <w:p w14:paraId="6980505D" w14:textId="33334ADE" w:rsidR="0059222C" w:rsidRDefault="001F137E" w:rsidP="0059222C">
            <w:pPr>
              <w:pStyle w:val="TABLE-cell"/>
              <w:rPr>
                <w:ins w:id="1921" w:author="Dennis Brandl" w:date="2018-03-03T06:39:00Z"/>
              </w:rPr>
            </w:pPr>
            <w:r w:rsidRPr="0027401D">
              <w:t xml:space="preserve">SYNC DELETE: Shall define a request that the receiver is to delete the specified list of </w:t>
            </w:r>
            <w:r w:rsidRPr="0027401D">
              <w:rPr>
                <w:i/>
              </w:rPr>
              <w:t>Material Sublot Properties</w:t>
            </w:r>
            <w:r w:rsidRPr="0027401D">
              <w:t xml:space="preserve"> of the specified </w:t>
            </w:r>
            <w:r w:rsidRPr="0027401D">
              <w:rPr>
                <w:i/>
              </w:rPr>
              <w:t>Material Sublots</w:t>
            </w:r>
            <w:r w:rsidRPr="0027401D">
              <w:t xml:space="preserve"> that have the specified property value.</w:t>
            </w:r>
            <w:ins w:id="1922" w:author="Dennis Brandl" w:date="2018-03-03T06:39:00Z">
              <w:r w:rsidR="0059222C">
                <w:t xml:space="preserve"> </w:t>
              </w:r>
            </w:ins>
          </w:p>
          <w:p w14:paraId="13937E50" w14:textId="51CC07FB" w:rsidR="001F137E" w:rsidRPr="0027401D" w:rsidRDefault="0059222C" w:rsidP="0059222C">
            <w:pPr>
              <w:pStyle w:val="TABLE-cell"/>
            </w:pPr>
            <w:ins w:id="1923" w:author="Dennis Brandl" w:date="2018-03-03T06:39:00Z">
              <w:r>
                <w:t xml:space="preserve">NOTIFY: Shall define the creation of a new </w:t>
              </w:r>
              <w:r>
                <w:rPr>
                  <w:i/>
                </w:rPr>
                <w:t>Material Sublot</w:t>
              </w:r>
              <w:r>
                <w:t>.</w:t>
              </w:r>
            </w:ins>
          </w:p>
        </w:tc>
      </w:tr>
      <w:tr w:rsidR="0027401D" w:rsidRPr="0027401D" w14:paraId="322A955E" w14:textId="77777777" w:rsidTr="0027401D">
        <w:tc>
          <w:tcPr>
            <w:tcW w:w="1145" w:type="dxa"/>
            <w:shd w:val="clear" w:color="auto" w:fill="auto"/>
          </w:tcPr>
          <w:p w14:paraId="642F853B" w14:textId="77777777" w:rsidR="001F137E" w:rsidRPr="0027401D" w:rsidRDefault="001F137E" w:rsidP="002A2036">
            <w:pPr>
              <w:pStyle w:val="TABLE-cell"/>
            </w:pPr>
            <w:r w:rsidRPr="0027401D">
              <w:lastRenderedPageBreak/>
              <w:t>Wildcard specified</w:t>
            </w:r>
          </w:p>
        </w:tc>
        <w:tc>
          <w:tcPr>
            <w:tcW w:w="1375" w:type="dxa"/>
            <w:shd w:val="clear" w:color="auto" w:fill="auto"/>
          </w:tcPr>
          <w:p w14:paraId="0E171874" w14:textId="77777777" w:rsidR="001F137E" w:rsidRPr="0027401D" w:rsidRDefault="001F137E" w:rsidP="002A2036">
            <w:pPr>
              <w:pStyle w:val="TABLE-cell"/>
            </w:pPr>
            <w:r w:rsidRPr="0027401D">
              <w:rPr>
                <w:i/>
              </w:rPr>
              <w:t>not specified</w:t>
            </w:r>
          </w:p>
        </w:tc>
        <w:tc>
          <w:tcPr>
            <w:tcW w:w="1350" w:type="dxa"/>
            <w:shd w:val="clear" w:color="auto" w:fill="auto"/>
          </w:tcPr>
          <w:p w14:paraId="2711E2D3" w14:textId="77777777" w:rsidR="001F137E" w:rsidRPr="0027401D" w:rsidRDefault="001F137E" w:rsidP="002A2036">
            <w:pPr>
              <w:pStyle w:val="TABLE-cell"/>
            </w:pPr>
            <w:r w:rsidRPr="0027401D">
              <w:rPr>
                <w:i/>
              </w:rPr>
              <w:t>not specified</w:t>
            </w:r>
          </w:p>
        </w:tc>
        <w:tc>
          <w:tcPr>
            <w:tcW w:w="5598" w:type="dxa"/>
            <w:shd w:val="clear" w:color="auto" w:fill="auto"/>
          </w:tcPr>
          <w:p w14:paraId="74377378" w14:textId="77777777" w:rsidR="001F137E" w:rsidRPr="0027401D" w:rsidRDefault="001F137E" w:rsidP="002A2036">
            <w:pPr>
              <w:pStyle w:val="TABLE-cell"/>
            </w:pPr>
            <w:r w:rsidRPr="0027401D">
              <w:t xml:space="preserve">GET: Shall define a request that the receiver is to return, in a SHOW message, all attributes and properties about the </w:t>
            </w:r>
            <w:r w:rsidRPr="0027401D">
              <w:rPr>
                <w:i/>
              </w:rPr>
              <w:t>Material Sublots</w:t>
            </w:r>
            <w:r w:rsidRPr="0027401D">
              <w:t xml:space="preserve"> that match the wildcard, the IDs of </w:t>
            </w:r>
            <w:r w:rsidRPr="0027401D">
              <w:rPr>
                <w:i/>
              </w:rPr>
              <w:t>Material Sublots</w:t>
            </w:r>
            <w:r w:rsidRPr="0027401D">
              <w:t xml:space="preserve"> of the </w:t>
            </w:r>
            <w:r w:rsidRPr="0027401D">
              <w:rPr>
                <w:i/>
              </w:rPr>
              <w:t>Material Sublot</w:t>
            </w:r>
            <w:r w:rsidRPr="0027401D">
              <w:t xml:space="preserve">, the ID of the </w:t>
            </w:r>
            <w:r w:rsidRPr="0027401D">
              <w:rPr>
                <w:i/>
              </w:rPr>
              <w:t xml:space="preserve">Material Definition </w:t>
            </w:r>
            <w:r w:rsidRPr="0027401D">
              <w:t xml:space="preserve">of each </w:t>
            </w:r>
            <w:r w:rsidRPr="0027401D">
              <w:rPr>
                <w:i/>
              </w:rPr>
              <w:t>Material Sublot</w:t>
            </w:r>
            <w:r w:rsidRPr="0027401D">
              <w:t>, and the list of Material Test Results associated with the properties.</w:t>
            </w:r>
          </w:p>
          <w:p w14:paraId="0E55B2FD" w14:textId="77777777" w:rsidR="001F137E" w:rsidRPr="0027401D" w:rsidRDefault="001F137E" w:rsidP="00967BAE">
            <w:pPr>
              <w:pStyle w:val="Note-Example"/>
            </w:pPr>
            <w:r w:rsidRPr="0027401D">
              <w:t>Example 1</w:t>
            </w:r>
            <w:r w:rsidRPr="0027401D">
              <w:tab/>
              <w:t xml:space="preserve">To return all </w:t>
            </w:r>
            <w:r w:rsidRPr="0027401D">
              <w:rPr>
                <w:i/>
              </w:rPr>
              <w:t>Material Sublots</w:t>
            </w:r>
            <w:r w:rsidRPr="0027401D">
              <w:t>, specify a “*” as the wildcard.</w:t>
            </w:r>
          </w:p>
          <w:p w14:paraId="08C05913" w14:textId="77777777" w:rsidR="001F137E" w:rsidRPr="0027401D" w:rsidRDefault="001F137E" w:rsidP="002A2036">
            <w:pPr>
              <w:pStyle w:val="TABLE-cell"/>
            </w:pPr>
            <w:r w:rsidRPr="0027401D">
              <w:t>PROCESS: Error.</w:t>
            </w:r>
          </w:p>
          <w:p w14:paraId="5625D41D" w14:textId="77777777" w:rsidR="001F137E" w:rsidRPr="0027401D" w:rsidRDefault="001F137E" w:rsidP="002A2036">
            <w:pPr>
              <w:pStyle w:val="TABLE-cell"/>
            </w:pPr>
            <w:r w:rsidRPr="0027401D">
              <w:t xml:space="preserve">CHANGE: Error (no property values are specified). </w:t>
            </w:r>
          </w:p>
          <w:p w14:paraId="04474ECE" w14:textId="77777777" w:rsidR="001F137E" w:rsidRPr="0027401D" w:rsidRDefault="001F137E" w:rsidP="002A2036">
            <w:pPr>
              <w:pStyle w:val="TABLE-cell"/>
            </w:pPr>
            <w:r w:rsidRPr="0027401D">
              <w:t xml:space="preserve">CANCEL: Shall define a request that the receiver is to cancel all </w:t>
            </w:r>
            <w:r w:rsidRPr="0027401D">
              <w:rPr>
                <w:i/>
              </w:rPr>
              <w:t>Material Sublots</w:t>
            </w:r>
            <w:r w:rsidRPr="0027401D">
              <w:t xml:space="preserve"> matching the wildcard. </w:t>
            </w:r>
          </w:p>
          <w:p w14:paraId="3EA6E863" w14:textId="77777777" w:rsidR="001F137E" w:rsidRPr="0027401D" w:rsidRDefault="001F137E" w:rsidP="002A2036">
            <w:pPr>
              <w:pStyle w:val="TABLE-cell"/>
            </w:pPr>
            <w:r w:rsidRPr="0027401D">
              <w:t>SYNC ADD: Error.</w:t>
            </w:r>
          </w:p>
          <w:p w14:paraId="242DF69B" w14:textId="77777777" w:rsidR="001F137E" w:rsidRPr="0027401D" w:rsidRDefault="001F137E" w:rsidP="002A2036">
            <w:pPr>
              <w:pStyle w:val="TABLE-cell"/>
            </w:pPr>
            <w:r w:rsidRPr="0027401D">
              <w:t>SYNC CHANGE: Error (no property values are specified).</w:t>
            </w:r>
          </w:p>
          <w:p w14:paraId="0A90D696" w14:textId="77777777" w:rsidR="001F137E" w:rsidRDefault="001F137E" w:rsidP="002A2036">
            <w:pPr>
              <w:pStyle w:val="TABLE-cell"/>
              <w:rPr>
                <w:ins w:id="1924" w:author="Dennis Brandl" w:date="2018-03-03T06:39:00Z"/>
              </w:rPr>
            </w:pPr>
            <w:r w:rsidRPr="0027401D">
              <w:t xml:space="preserve">SYNC DELETE: Shall define a request that the receiver is to delete all </w:t>
            </w:r>
            <w:r w:rsidRPr="0027401D">
              <w:rPr>
                <w:i/>
              </w:rPr>
              <w:t>Material Sublots</w:t>
            </w:r>
            <w:r w:rsidRPr="0027401D">
              <w:t xml:space="preserve"> matching the wildcard.</w:t>
            </w:r>
          </w:p>
          <w:p w14:paraId="125A6D95" w14:textId="7184E91E" w:rsidR="00D22820" w:rsidRPr="0027401D" w:rsidRDefault="00D22820" w:rsidP="002A2036">
            <w:pPr>
              <w:pStyle w:val="TABLE-cell"/>
            </w:pPr>
            <w:ins w:id="1925" w:author="Dennis Brandl" w:date="2018-03-03T06:39:00Z">
              <w:r>
                <w:t>NOTIFY: Error.</w:t>
              </w:r>
            </w:ins>
          </w:p>
        </w:tc>
      </w:tr>
      <w:tr w:rsidR="0027401D" w:rsidRPr="0027401D" w14:paraId="61902240" w14:textId="77777777" w:rsidTr="0027401D">
        <w:tc>
          <w:tcPr>
            <w:tcW w:w="1145" w:type="dxa"/>
            <w:shd w:val="clear" w:color="auto" w:fill="auto"/>
          </w:tcPr>
          <w:p w14:paraId="26B0FF62" w14:textId="77777777" w:rsidR="001F137E" w:rsidRPr="0027401D" w:rsidRDefault="001F137E" w:rsidP="002A2036">
            <w:pPr>
              <w:pStyle w:val="TABLE-cell"/>
            </w:pPr>
            <w:r w:rsidRPr="0027401D">
              <w:t>Wildcard specified</w:t>
            </w:r>
          </w:p>
        </w:tc>
        <w:tc>
          <w:tcPr>
            <w:tcW w:w="1375" w:type="dxa"/>
            <w:shd w:val="clear" w:color="auto" w:fill="auto"/>
          </w:tcPr>
          <w:p w14:paraId="6F4209F9" w14:textId="77777777" w:rsidR="001F137E" w:rsidRPr="0027401D" w:rsidRDefault="001F137E" w:rsidP="002A2036">
            <w:pPr>
              <w:pStyle w:val="TABLE-cell"/>
            </w:pPr>
            <w:r w:rsidRPr="0027401D">
              <w:t>Wildcard specified</w:t>
            </w:r>
          </w:p>
        </w:tc>
        <w:tc>
          <w:tcPr>
            <w:tcW w:w="1350" w:type="dxa"/>
            <w:shd w:val="clear" w:color="auto" w:fill="auto"/>
          </w:tcPr>
          <w:p w14:paraId="53857836" w14:textId="77777777" w:rsidR="001F137E" w:rsidRPr="0027401D" w:rsidRDefault="001F137E" w:rsidP="002A2036">
            <w:pPr>
              <w:pStyle w:val="TABLE-cell"/>
            </w:pPr>
            <w:r w:rsidRPr="0027401D">
              <w:rPr>
                <w:i/>
              </w:rPr>
              <w:t>not specified</w:t>
            </w:r>
          </w:p>
        </w:tc>
        <w:tc>
          <w:tcPr>
            <w:tcW w:w="5598" w:type="dxa"/>
            <w:shd w:val="clear" w:color="auto" w:fill="auto"/>
          </w:tcPr>
          <w:p w14:paraId="4261990B" w14:textId="77777777" w:rsidR="001F137E" w:rsidRPr="0027401D" w:rsidRDefault="001F137E" w:rsidP="002A2036">
            <w:pPr>
              <w:pStyle w:val="TABLE-cell"/>
            </w:pPr>
            <w:r w:rsidRPr="0027401D">
              <w:t xml:space="preserve">GET: Shall define a request that the receiver is to return, in a SHOW message, all attributes of the </w:t>
            </w:r>
            <w:r w:rsidRPr="0027401D">
              <w:rPr>
                <w:i/>
              </w:rPr>
              <w:t>Material Sublots</w:t>
            </w:r>
            <w:r w:rsidRPr="0027401D">
              <w:t xml:space="preserve"> that match the wildcard, and for each sublot return all </w:t>
            </w:r>
            <w:r w:rsidRPr="0027401D">
              <w:rPr>
                <w:i/>
              </w:rPr>
              <w:t xml:space="preserve">Material Sublot Properties </w:t>
            </w:r>
            <w:r w:rsidRPr="0027401D">
              <w:t xml:space="preserve">that match the property wildcards, the ID of the </w:t>
            </w:r>
            <w:r w:rsidRPr="0027401D">
              <w:rPr>
                <w:i/>
              </w:rPr>
              <w:t xml:space="preserve">Material Definition </w:t>
            </w:r>
            <w:r w:rsidRPr="0027401D">
              <w:t xml:space="preserve">of to the </w:t>
            </w:r>
            <w:r w:rsidRPr="0027401D">
              <w:rPr>
                <w:i/>
              </w:rPr>
              <w:t>Material Sublot</w:t>
            </w:r>
            <w:r w:rsidRPr="0027401D">
              <w:t>, and the list of Material Test Results associated with the properties.</w:t>
            </w:r>
          </w:p>
          <w:p w14:paraId="35390447" w14:textId="77777777" w:rsidR="001F137E" w:rsidRPr="0027401D" w:rsidRDefault="001F137E" w:rsidP="00967BAE">
            <w:pPr>
              <w:pStyle w:val="Note-Example"/>
            </w:pPr>
            <w:r w:rsidRPr="0027401D">
              <w:t>Example 2</w:t>
            </w:r>
            <w:r w:rsidRPr="0027401D">
              <w:tab/>
              <w:t xml:space="preserve">To return a single property, specify the </w:t>
            </w:r>
            <w:r w:rsidRPr="0027401D">
              <w:rPr>
                <w:i/>
              </w:rPr>
              <w:t xml:space="preserve">Material Sublot Property </w:t>
            </w:r>
            <w:r w:rsidRPr="0027401D">
              <w:t>ID in the property wildcard.</w:t>
            </w:r>
          </w:p>
          <w:p w14:paraId="6765E3FE" w14:textId="77777777" w:rsidR="001F137E" w:rsidRPr="0027401D" w:rsidRDefault="001F137E" w:rsidP="00967BAE">
            <w:pPr>
              <w:pStyle w:val="Note-Example"/>
            </w:pPr>
            <w:r w:rsidRPr="0027401D">
              <w:t>Example 3</w:t>
            </w:r>
            <w:r w:rsidRPr="0027401D">
              <w:tab/>
              <w:t xml:space="preserve">To return all </w:t>
            </w:r>
            <w:r w:rsidRPr="0027401D">
              <w:rPr>
                <w:i/>
              </w:rPr>
              <w:t>Material Sublot Properties</w:t>
            </w:r>
            <w:r w:rsidRPr="0027401D">
              <w:t>, specify a “*” as the property wildcard.</w:t>
            </w:r>
          </w:p>
          <w:p w14:paraId="4AE87D0F" w14:textId="77777777" w:rsidR="001F137E" w:rsidRPr="0027401D" w:rsidRDefault="001F137E" w:rsidP="00967BAE">
            <w:pPr>
              <w:pStyle w:val="Note-Example"/>
            </w:pPr>
            <w:r w:rsidRPr="0027401D">
              <w:t>Example 4</w:t>
            </w:r>
            <w:r w:rsidRPr="0027401D">
              <w:tab/>
              <w:t xml:space="preserve">To return a single </w:t>
            </w:r>
            <w:r w:rsidRPr="0027401D">
              <w:rPr>
                <w:i/>
              </w:rPr>
              <w:t>Material Sublot</w:t>
            </w:r>
            <w:r w:rsidRPr="0027401D">
              <w:t xml:space="preserve">, specify the </w:t>
            </w:r>
            <w:r w:rsidRPr="0027401D">
              <w:rPr>
                <w:i/>
              </w:rPr>
              <w:t xml:space="preserve">Material Sublot </w:t>
            </w:r>
            <w:r w:rsidRPr="0027401D">
              <w:t>ID in the wildcard.</w:t>
            </w:r>
          </w:p>
          <w:p w14:paraId="541296F8" w14:textId="77777777" w:rsidR="001F137E" w:rsidRPr="0027401D" w:rsidRDefault="001F137E" w:rsidP="00967BAE">
            <w:pPr>
              <w:pStyle w:val="Note-Example"/>
            </w:pPr>
            <w:r w:rsidRPr="0027401D">
              <w:t>Example 5</w:t>
            </w:r>
            <w:r w:rsidRPr="0027401D">
              <w:tab/>
              <w:t xml:space="preserve">To return all </w:t>
            </w:r>
            <w:r w:rsidRPr="0027401D">
              <w:rPr>
                <w:i/>
              </w:rPr>
              <w:t>Material Sublots</w:t>
            </w:r>
            <w:r w:rsidRPr="0027401D">
              <w:t>, specify a “*” as the wildcard.</w:t>
            </w:r>
          </w:p>
          <w:p w14:paraId="68367EDC" w14:textId="77777777" w:rsidR="001F137E" w:rsidRPr="0027401D" w:rsidRDefault="001F137E" w:rsidP="002A2036">
            <w:pPr>
              <w:pStyle w:val="TABLE-cell"/>
            </w:pPr>
            <w:r w:rsidRPr="0027401D">
              <w:t>PROCESS: Error.</w:t>
            </w:r>
          </w:p>
          <w:p w14:paraId="0DADA4CD" w14:textId="77777777" w:rsidR="001F137E" w:rsidRPr="0027401D" w:rsidRDefault="001F137E" w:rsidP="002A2036">
            <w:pPr>
              <w:pStyle w:val="TABLE-cell"/>
            </w:pPr>
            <w:r w:rsidRPr="0027401D">
              <w:t xml:space="preserve">CHANGE: Error (no property values are specified). </w:t>
            </w:r>
          </w:p>
          <w:p w14:paraId="59980F02" w14:textId="77777777" w:rsidR="001F137E" w:rsidRPr="0027401D" w:rsidRDefault="001F137E" w:rsidP="002A2036">
            <w:pPr>
              <w:pStyle w:val="TABLE-cell"/>
            </w:pPr>
            <w:r w:rsidRPr="0027401D">
              <w:t xml:space="preserve">CANCEL: Shall define a request that the receiver is to cancel all </w:t>
            </w:r>
            <w:r w:rsidRPr="0027401D">
              <w:rPr>
                <w:i/>
              </w:rPr>
              <w:t>Material Sublot Properties</w:t>
            </w:r>
            <w:r w:rsidRPr="0027401D">
              <w:t xml:space="preserve"> matching the property wildcard of all </w:t>
            </w:r>
            <w:r w:rsidRPr="0027401D">
              <w:rPr>
                <w:i/>
              </w:rPr>
              <w:t>Material Sublots</w:t>
            </w:r>
            <w:r w:rsidRPr="0027401D">
              <w:t xml:space="preserve"> that match the wildcard. </w:t>
            </w:r>
          </w:p>
          <w:p w14:paraId="3984A4F5" w14:textId="77777777" w:rsidR="001F137E" w:rsidRPr="0027401D" w:rsidRDefault="001F137E" w:rsidP="002A2036">
            <w:pPr>
              <w:pStyle w:val="TABLE-cell"/>
            </w:pPr>
            <w:r w:rsidRPr="0027401D">
              <w:t>SYNC ADD: Error.</w:t>
            </w:r>
          </w:p>
          <w:p w14:paraId="30B90DB1" w14:textId="77777777" w:rsidR="001F137E" w:rsidRPr="0027401D" w:rsidRDefault="001F137E" w:rsidP="002A2036">
            <w:pPr>
              <w:pStyle w:val="TABLE-cell"/>
            </w:pPr>
            <w:r w:rsidRPr="0027401D">
              <w:t>SYNC CHANGE: Error (no property values are specified).</w:t>
            </w:r>
          </w:p>
          <w:p w14:paraId="12F01FAF" w14:textId="77777777" w:rsidR="001F137E" w:rsidRDefault="001F137E" w:rsidP="002A2036">
            <w:pPr>
              <w:pStyle w:val="TABLE-cell"/>
              <w:rPr>
                <w:ins w:id="1926" w:author="Dennis Brandl" w:date="2018-03-03T06:39:00Z"/>
              </w:rPr>
            </w:pPr>
            <w:r w:rsidRPr="0027401D">
              <w:t xml:space="preserve">SYNC DELETE: Shall define a request that the receiver is to delete all </w:t>
            </w:r>
            <w:r w:rsidRPr="0027401D">
              <w:rPr>
                <w:i/>
              </w:rPr>
              <w:t>Material Sublot</w:t>
            </w:r>
            <w:r w:rsidRPr="0027401D">
              <w:t xml:space="preserve"> </w:t>
            </w:r>
            <w:r w:rsidRPr="0027401D">
              <w:rPr>
                <w:i/>
              </w:rPr>
              <w:t>Properties</w:t>
            </w:r>
            <w:r w:rsidRPr="0027401D">
              <w:t xml:space="preserve"> that match the property wildcard of all </w:t>
            </w:r>
            <w:r w:rsidRPr="0027401D">
              <w:rPr>
                <w:i/>
              </w:rPr>
              <w:t>Material Sublots</w:t>
            </w:r>
            <w:r w:rsidRPr="0027401D">
              <w:t xml:space="preserve"> that match the wildcard. </w:t>
            </w:r>
          </w:p>
          <w:p w14:paraId="464F0C1A" w14:textId="20FC32C0" w:rsidR="00D22820" w:rsidRPr="0027401D" w:rsidRDefault="00D22820" w:rsidP="002A2036">
            <w:pPr>
              <w:pStyle w:val="TABLE-cell"/>
            </w:pPr>
            <w:ins w:id="1927" w:author="Dennis Brandl" w:date="2018-03-03T06:39:00Z">
              <w:r>
                <w:t>NOTIFY: Error.</w:t>
              </w:r>
            </w:ins>
          </w:p>
        </w:tc>
      </w:tr>
    </w:tbl>
    <w:p w14:paraId="717EE529" w14:textId="77777777" w:rsidR="001F137E" w:rsidRPr="000615A5" w:rsidRDefault="001F137E" w:rsidP="009A3909">
      <w:pPr>
        <w:pStyle w:val="NOTE"/>
      </w:pPr>
    </w:p>
    <w:p w14:paraId="2C2A5606" w14:textId="0153D5CF" w:rsidR="001F137E" w:rsidRPr="000615A5" w:rsidDel="00EA5221" w:rsidRDefault="001F137E" w:rsidP="009A3909">
      <w:pPr>
        <w:pStyle w:val="Heading3"/>
        <w:rPr>
          <w:del w:id="1928" w:author="Dennis Brandl" w:date="2018-03-05T15:55:00Z"/>
        </w:rPr>
      </w:pPr>
      <w:bookmarkStart w:id="1929" w:name="_Toc507944885"/>
      <w:del w:id="1930" w:author="Dennis Brandl" w:date="2018-03-05T15:55:00Z">
        <w:r w:rsidRPr="000615A5" w:rsidDel="00EA5221">
          <w:delText>Material test specification verbs</w:delText>
        </w:r>
        <w:bookmarkEnd w:id="1929"/>
      </w:del>
    </w:p>
    <w:p w14:paraId="6F32EF08" w14:textId="5841F67E" w:rsidR="001F137E" w:rsidRPr="000615A5" w:rsidDel="00EA5221" w:rsidRDefault="00672F56" w:rsidP="002A2036">
      <w:pPr>
        <w:pStyle w:val="PARAGRAPH"/>
        <w:rPr>
          <w:del w:id="1931" w:author="Dennis Brandl" w:date="2018-03-05T15:55:00Z"/>
        </w:rPr>
      </w:pPr>
      <w:del w:id="1932" w:author="Dennis Brandl" w:date="2018-03-05T15:55:00Z">
        <w:r w:rsidDel="00EA5221">
          <w:delText>All verbs</w:delText>
        </w:r>
        <w:r w:rsidR="009A3909" w:rsidDel="00EA5221">
          <w:delText xml:space="preserve"> </w:delText>
        </w:r>
        <w:r w:rsidDel="00EA5221">
          <w:delText>shall be valid</w:delText>
        </w:r>
        <w:r w:rsidR="001F137E" w:rsidRPr="000615A5" w:rsidDel="00EA5221">
          <w:delText xml:space="preserve"> for a </w:delText>
        </w:r>
        <w:r w:rsidR="00041278" w:rsidDel="00EA5221">
          <w:rPr>
            <w:i/>
          </w:rPr>
          <w:delText>m</w:delText>
        </w:r>
        <w:r w:rsidR="001F137E" w:rsidRPr="0027401D" w:rsidDel="00EA5221">
          <w:rPr>
            <w:i/>
          </w:rPr>
          <w:delText xml:space="preserve">aterial </w:delText>
        </w:r>
        <w:r w:rsidR="00041278" w:rsidDel="00EA5221">
          <w:rPr>
            <w:i/>
          </w:rPr>
          <w:delText>t</w:delText>
        </w:r>
        <w:r w:rsidR="001F137E" w:rsidRPr="0027401D" w:rsidDel="00EA5221">
          <w:rPr>
            <w:i/>
          </w:rPr>
          <w:delText xml:space="preserve">est </w:delText>
        </w:r>
        <w:r w:rsidR="00041278" w:rsidDel="00EA5221">
          <w:rPr>
            <w:i/>
          </w:rPr>
          <w:delText>s</w:delText>
        </w:r>
        <w:r w:rsidR="001F137E" w:rsidRPr="0027401D" w:rsidDel="00EA5221">
          <w:rPr>
            <w:i/>
          </w:rPr>
          <w:delText>pecification</w:delText>
        </w:r>
        <w:r w:rsidR="001F137E" w:rsidRPr="000615A5" w:rsidDel="00EA5221">
          <w:delText xml:space="preserve"> noun.   </w:delText>
        </w:r>
      </w:del>
    </w:p>
    <w:p w14:paraId="1008F15B" w14:textId="6EA4B64B" w:rsidR="001F137E" w:rsidRPr="000615A5" w:rsidDel="00EA5221" w:rsidRDefault="003932B6" w:rsidP="001F137E">
      <w:pPr>
        <w:pStyle w:val="NOTE"/>
        <w:ind w:left="624" w:hanging="624"/>
        <w:rPr>
          <w:del w:id="1933" w:author="Dennis Brandl" w:date="2018-03-05T15:55:00Z"/>
        </w:rPr>
      </w:pPr>
      <w:del w:id="1934" w:author="Dennis Brandl" w:date="2018-03-05T15:55:00Z">
        <w:r w:rsidDel="00EA5221">
          <w:delText>NOTE</w:delText>
        </w:r>
        <w:r w:rsidR="001F137E" w:rsidRPr="000615A5" w:rsidDel="00EA5221">
          <w:tab/>
          <w:delText xml:space="preserve">This contains information about material tests.  The returned information contains the identification of the tested material definition properties, material class properties, and the identification of the tested material lot properties. </w:delText>
        </w:r>
      </w:del>
    </w:p>
    <w:p w14:paraId="421FF5D1" w14:textId="3FF24FAF" w:rsidR="001F137E" w:rsidRPr="000615A5" w:rsidDel="00EA5221" w:rsidRDefault="001F137E" w:rsidP="009A3909">
      <w:pPr>
        <w:pStyle w:val="Heading3"/>
        <w:rPr>
          <w:del w:id="1935" w:author="Dennis Brandl" w:date="2018-03-05T15:55:00Z"/>
        </w:rPr>
      </w:pPr>
      <w:bookmarkStart w:id="1936" w:name="_Toc507944886"/>
      <w:del w:id="1937" w:author="Dennis Brandl" w:date="2018-03-05T15:55:00Z">
        <w:r w:rsidRPr="000615A5" w:rsidDel="00EA5221">
          <w:delText>Material test specification verb actions</w:delText>
        </w:r>
        <w:bookmarkEnd w:id="1936"/>
      </w:del>
    </w:p>
    <w:p w14:paraId="5F2630E2" w14:textId="44C814A3" w:rsidR="001F137E" w:rsidRPr="000615A5" w:rsidDel="00EA5221" w:rsidRDefault="001F137E" w:rsidP="002A2036">
      <w:pPr>
        <w:pStyle w:val="PARAGRAPH"/>
        <w:rPr>
          <w:del w:id="1938" w:author="Dennis Brandl" w:date="2018-03-05T15:55:00Z"/>
        </w:rPr>
      </w:pPr>
      <w:del w:id="1939" w:author="Dennis Brandl" w:date="2018-03-05T15:55:00Z">
        <w:r w:rsidRPr="000615A5" w:rsidDel="00EA5221">
          <w:delText xml:space="preserve">The actions performed on a </w:delText>
        </w:r>
        <w:r w:rsidR="00041278" w:rsidDel="00EA5221">
          <w:rPr>
            <w:i/>
          </w:rPr>
          <w:delText>m</w:delText>
        </w:r>
        <w:r w:rsidRPr="0027401D" w:rsidDel="00EA5221">
          <w:rPr>
            <w:i/>
          </w:rPr>
          <w:delText xml:space="preserve">aterial </w:delText>
        </w:r>
        <w:r w:rsidR="00041278" w:rsidDel="00EA5221">
          <w:rPr>
            <w:i/>
          </w:rPr>
          <w:delText>t</w:delText>
        </w:r>
        <w:r w:rsidRPr="0027401D" w:rsidDel="00EA5221">
          <w:rPr>
            <w:i/>
          </w:rPr>
          <w:delText xml:space="preserve">est </w:delText>
        </w:r>
        <w:r w:rsidR="00041278" w:rsidDel="00EA5221">
          <w:rPr>
            <w:i/>
          </w:rPr>
          <w:delText>s</w:delText>
        </w:r>
        <w:r w:rsidRPr="0027401D" w:rsidDel="00EA5221">
          <w:rPr>
            <w:i/>
          </w:rPr>
          <w:delText>pecification</w:delText>
        </w:r>
        <w:r w:rsidRPr="000615A5" w:rsidDel="00EA5221">
          <w:delText xml:space="preserve"> </w:delText>
        </w:r>
        <w:r w:rsidR="00751BC9" w:rsidDel="00EA5221">
          <w:delText>noun are defined in</w:delText>
        </w:r>
        <w:r w:rsidRPr="000615A5" w:rsidDel="00EA5221">
          <w:delText xml:space="preserve"> </w:delText>
        </w:r>
        <w:r w:rsidRPr="000615A5" w:rsidDel="00EA5221">
          <w:fldChar w:fldCharType="begin"/>
        </w:r>
        <w:r w:rsidRPr="000615A5" w:rsidDel="00EA5221">
          <w:delInstrText xml:space="preserve"> REF _Ref106962305 </w:delInstrText>
        </w:r>
        <w:r w:rsidRPr="000615A5" w:rsidDel="00EA5221">
          <w:fldChar w:fldCharType="separate"/>
        </w:r>
        <w:r w:rsidR="00036893" w:rsidRPr="000615A5" w:rsidDel="00EA5221">
          <w:delText xml:space="preserve">Table </w:delText>
        </w:r>
        <w:r w:rsidR="00036893" w:rsidDel="00EA5221">
          <w:rPr>
            <w:noProof/>
          </w:rPr>
          <w:delText>21</w:delText>
        </w:r>
        <w:r w:rsidRPr="000615A5" w:rsidDel="00EA5221">
          <w:fldChar w:fldCharType="end"/>
        </w:r>
        <w:r w:rsidRPr="000615A5" w:rsidDel="00EA5221">
          <w:delText>.</w:delText>
        </w:r>
      </w:del>
    </w:p>
    <w:p w14:paraId="572E45C3" w14:textId="46FC070A" w:rsidR="001F137E" w:rsidRPr="000615A5" w:rsidDel="00EA5221" w:rsidRDefault="001F137E" w:rsidP="00BF396C">
      <w:pPr>
        <w:pStyle w:val="TABLE-title"/>
        <w:rPr>
          <w:del w:id="1940" w:author="Dennis Brandl" w:date="2018-03-05T15:55:00Z"/>
        </w:rPr>
      </w:pPr>
      <w:bookmarkStart w:id="1941" w:name="_Ref106962305"/>
      <w:bookmarkStart w:id="1942" w:name="_Toc61597326"/>
      <w:bookmarkStart w:id="1943" w:name="_Toc66633553"/>
      <w:bookmarkStart w:id="1944" w:name="_Toc93913243"/>
      <w:bookmarkStart w:id="1945" w:name="_Toc94085665"/>
      <w:bookmarkStart w:id="1946" w:name="_Toc99938147"/>
      <w:bookmarkStart w:id="1947" w:name="_Toc104708487"/>
      <w:bookmarkStart w:id="1948" w:name="_Toc111971592"/>
      <w:bookmarkStart w:id="1949" w:name="_Toc111991845"/>
      <w:bookmarkStart w:id="1950" w:name="_Toc112730172"/>
      <w:bookmarkStart w:id="1951" w:name="_Toc120010368"/>
      <w:bookmarkStart w:id="1952" w:name="_Toc130399783"/>
      <w:bookmarkStart w:id="1953" w:name="_Toc131732214"/>
      <w:bookmarkStart w:id="1954" w:name="_Toc134537683"/>
      <w:bookmarkStart w:id="1955" w:name="_Toc483857374"/>
      <w:del w:id="1956" w:author="Dennis Brandl" w:date="2018-03-05T15:55:00Z">
        <w:r w:rsidRPr="000615A5" w:rsidDel="00EA5221">
          <w:lastRenderedPageBreak/>
          <w:delText xml:space="preserve">Table </w:delText>
        </w:r>
        <w:r w:rsidRPr="000615A5" w:rsidDel="00EA5221">
          <w:fldChar w:fldCharType="begin"/>
        </w:r>
        <w:r w:rsidRPr="000615A5" w:rsidDel="00EA5221">
          <w:delInstrText xml:space="preserve"> SEQ Table \* ARABIC </w:delInstrText>
        </w:r>
        <w:r w:rsidRPr="000615A5" w:rsidDel="00EA5221">
          <w:fldChar w:fldCharType="separate"/>
        </w:r>
        <w:r w:rsidR="00036893" w:rsidDel="00EA5221">
          <w:rPr>
            <w:noProof/>
          </w:rPr>
          <w:delText>21</w:delText>
        </w:r>
        <w:r w:rsidRPr="000615A5" w:rsidDel="00EA5221">
          <w:fldChar w:fldCharType="end"/>
        </w:r>
        <w:bookmarkEnd w:id="1941"/>
        <w:r w:rsidRPr="000615A5" w:rsidDel="00EA5221">
          <w:delText xml:space="preserve"> </w:delText>
        </w:r>
        <w:r w:rsidR="00967BAE" w:rsidDel="00EA5221">
          <w:delText>–</w:delText>
        </w:r>
        <w:r w:rsidRPr="000615A5" w:rsidDel="00EA5221">
          <w:delText xml:space="preserve"> Material</w:delText>
        </w:r>
        <w:r w:rsidR="00967BAE" w:rsidDel="00EA5221">
          <w:delText xml:space="preserve"> </w:delText>
        </w:r>
        <w:r w:rsidRPr="000615A5" w:rsidDel="00EA5221">
          <w:delText xml:space="preserve">test </w:delText>
        </w:r>
        <w:bookmarkEnd w:id="1942"/>
        <w:bookmarkEnd w:id="1943"/>
        <w:bookmarkEnd w:id="1944"/>
        <w:bookmarkEnd w:id="1945"/>
        <w:bookmarkEnd w:id="1946"/>
        <w:bookmarkEnd w:id="1947"/>
        <w:r w:rsidRPr="000615A5" w:rsidDel="00EA5221">
          <w:rPr>
            <w:szCs w:val="24"/>
          </w:rPr>
          <w:delText>verb actions</w:delText>
        </w:r>
        <w:bookmarkEnd w:id="1948"/>
        <w:bookmarkEnd w:id="1949"/>
        <w:bookmarkEnd w:id="1950"/>
        <w:bookmarkEnd w:id="1951"/>
        <w:bookmarkEnd w:id="1952"/>
        <w:bookmarkEnd w:id="1953"/>
        <w:bookmarkEnd w:id="1954"/>
        <w:bookmarkEnd w:id="1955"/>
      </w:del>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6869"/>
      </w:tblGrid>
      <w:tr w:rsidR="0027401D" w:rsidRPr="0027401D" w:rsidDel="00EA5221" w14:paraId="718FFC01" w14:textId="0C726731" w:rsidTr="0027401D">
        <w:trPr>
          <w:tblHeader/>
          <w:del w:id="1957" w:author="Dennis Brandl" w:date="2018-03-05T15:55:00Z"/>
        </w:trPr>
        <w:tc>
          <w:tcPr>
            <w:tcW w:w="2160" w:type="dxa"/>
            <w:shd w:val="clear" w:color="auto" w:fill="auto"/>
          </w:tcPr>
          <w:p w14:paraId="253726C1" w14:textId="51EF2A41" w:rsidR="001F137E" w:rsidRPr="0027401D" w:rsidDel="00EA5221" w:rsidRDefault="001F137E" w:rsidP="002A2036">
            <w:pPr>
              <w:pStyle w:val="TABLE-col-heading"/>
              <w:rPr>
                <w:del w:id="1958" w:author="Dennis Brandl" w:date="2018-03-05T15:55:00Z"/>
              </w:rPr>
            </w:pPr>
            <w:del w:id="1959" w:author="Dennis Brandl" w:date="2018-03-05T15:55:00Z">
              <w:r w:rsidRPr="0027401D" w:rsidDel="00EA5221">
                <w:delText>Material Test ID</w:delText>
              </w:r>
            </w:del>
          </w:p>
        </w:tc>
        <w:tc>
          <w:tcPr>
            <w:tcW w:w="7200" w:type="dxa"/>
            <w:shd w:val="clear" w:color="auto" w:fill="auto"/>
          </w:tcPr>
          <w:p w14:paraId="4FD67694" w14:textId="5F34ECEF" w:rsidR="001F137E" w:rsidRPr="0027401D" w:rsidDel="00EA5221" w:rsidRDefault="001F137E" w:rsidP="002A2036">
            <w:pPr>
              <w:pStyle w:val="TABLE-col-heading"/>
              <w:rPr>
                <w:del w:id="1960" w:author="Dennis Brandl" w:date="2018-03-05T15:55:00Z"/>
              </w:rPr>
            </w:pPr>
            <w:del w:id="1961" w:author="Dennis Brandl" w:date="2018-03-05T15:55:00Z">
              <w:r w:rsidRPr="0027401D" w:rsidDel="00EA5221">
                <w:delText>Returns</w:delText>
              </w:r>
            </w:del>
          </w:p>
        </w:tc>
      </w:tr>
      <w:tr w:rsidR="0027401D" w:rsidRPr="0027401D" w:rsidDel="00EA5221" w14:paraId="59FE98D6" w14:textId="08EFE94E" w:rsidTr="0027401D">
        <w:trPr>
          <w:del w:id="1962" w:author="Dennis Brandl" w:date="2018-03-05T15:55:00Z"/>
        </w:trPr>
        <w:tc>
          <w:tcPr>
            <w:tcW w:w="2160" w:type="dxa"/>
            <w:shd w:val="clear" w:color="auto" w:fill="auto"/>
          </w:tcPr>
          <w:p w14:paraId="3BC3B650" w14:textId="1BED7887" w:rsidR="001F137E" w:rsidRPr="0027401D" w:rsidDel="00EA5221" w:rsidRDefault="001F137E" w:rsidP="002A2036">
            <w:pPr>
              <w:pStyle w:val="TABLE-cell"/>
              <w:rPr>
                <w:del w:id="1963" w:author="Dennis Brandl" w:date="2018-03-05T15:55:00Z"/>
              </w:rPr>
            </w:pPr>
            <w:del w:id="1964" w:author="Dennis Brandl" w:date="2018-03-05T15:55:00Z">
              <w:r w:rsidRPr="0027401D" w:rsidDel="00EA5221">
                <w:delText>IDs specified</w:delText>
              </w:r>
            </w:del>
          </w:p>
        </w:tc>
        <w:tc>
          <w:tcPr>
            <w:tcW w:w="7200" w:type="dxa"/>
            <w:shd w:val="clear" w:color="auto" w:fill="auto"/>
          </w:tcPr>
          <w:p w14:paraId="5E35EFF4" w14:textId="0A88D1BC" w:rsidR="001F137E" w:rsidRPr="0027401D" w:rsidDel="00EA5221" w:rsidRDefault="001F137E" w:rsidP="002A2036">
            <w:pPr>
              <w:pStyle w:val="TABLE-cell"/>
              <w:rPr>
                <w:del w:id="1965" w:author="Dennis Brandl" w:date="2018-03-05T15:55:00Z"/>
              </w:rPr>
            </w:pPr>
            <w:del w:id="1966" w:author="Dennis Brandl" w:date="2018-03-05T15:55:00Z">
              <w:r w:rsidRPr="0027401D" w:rsidDel="00EA5221">
                <w:delText xml:space="preserve">GET: Shall define a request that the receiver is to return, in a SHOW message, all attributes of the </w:delText>
              </w:r>
              <w:r w:rsidRPr="0027401D" w:rsidDel="00EA5221">
                <w:rPr>
                  <w:i/>
                </w:rPr>
                <w:delText>Material Test Specifications</w:delText>
              </w:r>
              <w:r w:rsidRPr="0027401D" w:rsidDel="00EA5221">
                <w:delText>,</w:delText>
              </w:r>
              <w:r w:rsidRPr="0027401D" w:rsidDel="00EA5221">
                <w:rPr>
                  <w:i/>
                </w:rPr>
                <w:delText xml:space="preserve"> </w:delText>
              </w:r>
              <w:r w:rsidRPr="0027401D" w:rsidDel="00EA5221">
                <w:delText xml:space="preserve">the IDs of </w:delText>
              </w:r>
              <w:r w:rsidRPr="0027401D" w:rsidDel="00EA5221">
                <w:rPr>
                  <w:i/>
                </w:rPr>
                <w:delText>Material Class Properties</w:delText>
              </w:r>
              <w:r w:rsidRPr="0027401D" w:rsidDel="00EA5221">
                <w:delText xml:space="preserve"> referenced by the test, the IDs of all </w:delText>
              </w:r>
              <w:r w:rsidRPr="0027401D" w:rsidDel="00EA5221">
                <w:rPr>
                  <w:i/>
                </w:rPr>
                <w:delText>Material Definition Properties</w:delText>
              </w:r>
              <w:r w:rsidRPr="0027401D" w:rsidDel="00EA5221">
                <w:delText xml:space="preserve"> referenced by the tests, and the IDs of </w:delText>
              </w:r>
              <w:r w:rsidRPr="0027401D" w:rsidDel="00EA5221">
                <w:rPr>
                  <w:i/>
                </w:rPr>
                <w:delText>Material Lots</w:delText>
              </w:r>
              <w:r w:rsidRPr="0027401D" w:rsidDel="00EA5221">
                <w:delText xml:space="preserve"> and </w:delText>
              </w:r>
              <w:r w:rsidRPr="0027401D" w:rsidDel="00EA5221">
                <w:rPr>
                  <w:i/>
                </w:rPr>
                <w:delText>Material Sublots</w:delText>
              </w:r>
              <w:r w:rsidRPr="0027401D" w:rsidDel="00EA5221">
                <w:delText xml:space="preserve"> referenced by the tests.</w:delText>
              </w:r>
            </w:del>
          </w:p>
          <w:p w14:paraId="56435C20" w14:textId="2B9A52EA" w:rsidR="001F137E" w:rsidRPr="0027401D" w:rsidDel="00EA5221" w:rsidRDefault="001F137E" w:rsidP="002A2036">
            <w:pPr>
              <w:pStyle w:val="TABLE-cell"/>
              <w:rPr>
                <w:del w:id="1967" w:author="Dennis Brandl" w:date="2018-03-05T15:55:00Z"/>
              </w:rPr>
            </w:pPr>
            <w:del w:id="1968" w:author="Dennis Brandl" w:date="2018-03-05T15:55:00Z">
              <w:r w:rsidRPr="0027401D" w:rsidDel="00EA5221">
                <w:delText xml:space="preserve">PROCESS: Shall define a request that the receiver is to add </w:delText>
              </w:r>
              <w:r w:rsidRPr="0027401D" w:rsidDel="00EA5221">
                <w:rPr>
                  <w:i/>
                </w:rPr>
                <w:delText>Material Test Specifications</w:delText>
              </w:r>
              <w:r w:rsidRPr="0027401D" w:rsidDel="00EA5221">
                <w:delText xml:space="preserve">. The message defines suggested IDs for the </w:delText>
              </w:r>
              <w:r w:rsidRPr="0027401D" w:rsidDel="00EA5221">
                <w:rPr>
                  <w:i/>
                </w:rPr>
                <w:delText>Material Test Specifications</w:delText>
              </w:r>
              <w:r w:rsidRPr="0027401D" w:rsidDel="00EA5221">
                <w:delText xml:space="preserve">, values for the attributes and IDs of </w:delText>
              </w:r>
              <w:r w:rsidRPr="0027401D" w:rsidDel="00EA5221">
                <w:rPr>
                  <w:i/>
                </w:rPr>
                <w:delText>Material Class Properties</w:delText>
              </w:r>
              <w:r w:rsidRPr="0027401D" w:rsidDel="00EA5221">
                <w:delText xml:space="preserve"> and </w:delText>
              </w:r>
              <w:r w:rsidRPr="0027401D" w:rsidDel="00EA5221">
                <w:rPr>
                  <w:i/>
                </w:rPr>
                <w:delText>Material Definition Properties</w:delText>
              </w:r>
              <w:r w:rsidRPr="0027401D" w:rsidDel="00EA5221">
                <w:delText xml:space="preserve"> referenced by the </w:delText>
              </w:r>
              <w:r w:rsidRPr="0027401D" w:rsidDel="00EA5221">
                <w:rPr>
                  <w:i/>
                </w:rPr>
                <w:delText>Material Test Specifications</w:delText>
              </w:r>
              <w:r w:rsidRPr="0027401D" w:rsidDel="00EA5221">
                <w:delText xml:space="preserve">. The receiver adds the </w:delText>
              </w:r>
              <w:r w:rsidRPr="0027401D" w:rsidDel="00EA5221">
                <w:rPr>
                  <w:i/>
                </w:rPr>
                <w:delText xml:space="preserve">Material Test Specifications </w:delText>
              </w:r>
              <w:r w:rsidRPr="0027401D" w:rsidDel="00EA5221">
                <w:delText>and assigns IDs.  The assigned IDs shall be returned in the ACKNOWLEDGE message.</w:delText>
              </w:r>
            </w:del>
          </w:p>
          <w:p w14:paraId="71321475" w14:textId="2570B855" w:rsidR="001F137E" w:rsidRPr="0027401D" w:rsidDel="00EA5221" w:rsidRDefault="001F137E" w:rsidP="002A2036">
            <w:pPr>
              <w:pStyle w:val="TABLE-cell"/>
              <w:rPr>
                <w:del w:id="1969" w:author="Dennis Brandl" w:date="2018-03-05T15:55:00Z"/>
              </w:rPr>
            </w:pPr>
            <w:del w:id="1970" w:author="Dennis Brandl" w:date="2018-03-05T15:55:00Z">
              <w:r w:rsidRPr="0027401D" w:rsidDel="00EA5221">
                <w:delText xml:space="preserve">CHANGE: Shall define a request that the receiver is to change the specified attributes of the </w:delText>
              </w:r>
              <w:r w:rsidRPr="0027401D" w:rsidDel="00EA5221">
                <w:rPr>
                  <w:i/>
                </w:rPr>
                <w:delText xml:space="preserve">Material Test Specifications </w:delText>
              </w:r>
              <w:r w:rsidRPr="0027401D" w:rsidDel="00EA5221">
                <w:delText xml:space="preserve">and IDs of </w:delText>
              </w:r>
              <w:r w:rsidRPr="0027401D" w:rsidDel="00EA5221">
                <w:rPr>
                  <w:i/>
                </w:rPr>
                <w:delText>Material Class Properties</w:delText>
              </w:r>
              <w:r w:rsidRPr="0027401D" w:rsidDel="00EA5221">
                <w:delText xml:space="preserve"> and </w:delText>
              </w:r>
              <w:r w:rsidRPr="0027401D" w:rsidDel="00EA5221">
                <w:rPr>
                  <w:i/>
                </w:rPr>
                <w:delText>Material Definition Properties</w:delText>
              </w:r>
              <w:r w:rsidRPr="0027401D" w:rsidDel="00EA5221">
                <w:delText xml:space="preserve"> referenced.  A RESPOND message may be used to communicate agreement, disagreement, or changes made to the CHANGE message data.</w:delText>
              </w:r>
            </w:del>
          </w:p>
          <w:p w14:paraId="2947CEBB" w14:textId="3962B0E9" w:rsidR="001F137E" w:rsidRPr="0027401D" w:rsidDel="00EA5221" w:rsidRDefault="001F137E" w:rsidP="002A2036">
            <w:pPr>
              <w:pStyle w:val="TABLE-cell"/>
              <w:rPr>
                <w:del w:id="1971" w:author="Dennis Brandl" w:date="2018-03-05T15:55:00Z"/>
              </w:rPr>
            </w:pPr>
            <w:del w:id="1972" w:author="Dennis Brandl" w:date="2018-03-05T15:55:00Z">
              <w:r w:rsidRPr="0027401D" w:rsidDel="00EA5221">
                <w:delText xml:space="preserve">CANCEL: Shall define a request that the receiver is to cancel the specified </w:delText>
              </w:r>
              <w:r w:rsidRPr="0027401D" w:rsidDel="00EA5221">
                <w:rPr>
                  <w:i/>
                </w:rPr>
                <w:delText>Material Test Specifications</w:delText>
              </w:r>
              <w:r w:rsidRPr="0027401D" w:rsidDel="00EA5221">
                <w:delText xml:space="preserve">. </w:delText>
              </w:r>
            </w:del>
          </w:p>
          <w:p w14:paraId="42D2AA15" w14:textId="17CEF47F" w:rsidR="001F137E" w:rsidRPr="0027401D" w:rsidDel="00EA5221" w:rsidRDefault="001F137E" w:rsidP="002A2036">
            <w:pPr>
              <w:pStyle w:val="TABLE-cell"/>
              <w:rPr>
                <w:del w:id="1973" w:author="Dennis Brandl" w:date="2018-03-05T15:55:00Z"/>
              </w:rPr>
            </w:pPr>
            <w:del w:id="1974" w:author="Dennis Brandl" w:date="2018-03-05T15:55:00Z">
              <w:r w:rsidRPr="0027401D" w:rsidDel="00EA5221">
                <w:delText xml:space="preserve">SYNC ADD: Shall define a request that the receiver is to add the specified </w:delText>
              </w:r>
              <w:r w:rsidRPr="0027401D" w:rsidDel="00EA5221">
                <w:rPr>
                  <w:i/>
                </w:rPr>
                <w:delText xml:space="preserve">Material Test Specifications </w:delText>
              </w:r>
              <w:r w:rsidRPr="0027401D" w:rsidDel="00EA5221">
                <w:delText xml:space="preserve">and list of </w:delText>
              </w:r>
              <w:r w:rsidRPr="0027401D" w:rsidDel="00EA5221">
                <w:rPr>
                  <w:i/>
                </w:rPr>
                <w:delText>Material Class Properties</w:delText>
              </w:r>
              <w:r w:rsidRPr="0027401D" w:rsidDel="00EA5221">
                <w:delText xml:space="preserve"> and </w:delText>
              </w:r>
              <w:r w:rsidRPr="0027401D" w:rsidDel="00EA5221">
                <w:rPr>
                  <w:i/>
                </w:rPr>
                <w:delText>Material Definition Properties</w:delText>
              </w:r>
              <w:r w:rsidRPr="0027401D" w:rsidDel="00EA5221">
                <w:delText xml:space="preserve"> properties referenced. </w:delText>
              </w:r>
            </w:del>
          </w:p>
          <w:p w14:paraId="26D3D2C7" w14:textId="353CAC25" w:rsidR="001F137E" w:rsidRPr="0027401D" w:rsidDel="00EA5221" w:rsidRDefault="001F137E" w:rsidP="002A2036">
            <w:pPr>
              <w:pStyle w:val="TABLE-cell"/>
              <w:rPr>
                <w:del w:id="1975" w:author="Dennis Brandl" w:date="2018-03-05T15:55:00Z"/>
              </w:rPr>
            </w:pPr>
            <w:del w:id="1976" w:author="Dennis Brandl" w:date="2018-03-05T15:55:00Z">
              <w:r w:rsidRPr="0027401D" w:rsidDel="00EA5221">
                <w:delText xml:space="preserve">SYNC CHANGE: Shall define a request that the receiver is to change the specified attributes of the </w:delText>
              </w:r>
              <w:r w:rsidRPr="0027401D" w:rsidDel="00EA5221">
                <w:rPr>
                  <w:i/>
                </w:rPr>
                <w:delText xml:space="preserve">Material Test Specifications </w:delText>
              </w:r>
              <w:r w:rsidRPr="0027401D" w:rsidDel="00EA5221">
                <w:delText xml:space="preserve">and list of </w:delText>
              </w:r>
              <w:r w:rsidRPr="0027401D" w:rsidDel="00EA5221">
                <w:rPr>
                  <w:i/>
                </w:rPr>
                <w:delText>Material Class Properties</w:delText>
              </w:r>
              <w:r w:rsidRPr="0027401D" w:rsidDel="00EA5221">
                <w:delText xml:space="preserve"> and </w:delText>
              </w:r>
              <w:r w:rsidRPr="0027401D" w:rsidDel="00EA5221">
                <w:rPr>
                  <w:i/>
                </w:rPr>
                <w:delText>Material Definition Properties</w:delText>
              </w:r>
              <w:r w:rsidRPr="0027401D" w:rsidDel="00EA5221">
                <w:delText xml:space="preserve"> referenced.</w:delText>
              </w:r>
            </w:del>
          </w:p>
          <w:p w14:paraId="2749EC65" w14:textId="427B22B9" w:rsidR="001F137E" w:rsidRPr="0027401D" w:rsidDel="00EA5221" w:rsidRDefault="001F137E" w:rsidP="00D22820">
            <w:pPr>
              <w:pStyle w:val="TABLE-cell"/>
              <w:rPr>
                <w:del w:id="1977" w:author="Dennis Brandl" w:date="2018-03-05T15:55:00Z"/>
              </w:rPr>
            </w:pPr>
            <w:del w:id="1978" w:author="Dennis Brandl" w:date="2018-03-05T15:55:00Z">
              <w:r w:rsidRPr="0027401D" w:rsidDel="00EA5221">
                <w:delText xml:space="preserve">SYNC DELETE: Shall define a request that the receiver is to delete the specified </w:delText>
              </w:r>
              <w:r w:rsidRPr="0027401D" w:rsidDel="00EA5221">
                <w:rPr>
                  <w:i/>
                </w:rPr>
                <w:delText>Material Test Specifications</w:delText>
              </w:r>
              <w:r w:rsidRPr="0027401D" w:rsidDel="00EA5221">
                <w:delText>.</w:delText>
              </w:r>
            </w:del>
          </w:p>
        </w:tc>
      </w:tr>
      <w:tr w:rsidR="0027401D" w:rsidRPr="0027401D" w:rsidDel="00EA5221" w14:paraId="38B851FC" w14:textId="37436729" w:rsidTr="0027401D">
        <w:trPr>
          <w:del w:id="1979" w:author="Dennis Brandl" w:date="2018-03-05T15:55:00Z"/>
        </w:trPr>
        <w:tc>
          <w:tcPr>
            <w:tcW w:w="2160" w:type="dxa"/>
            <w:shd w:val="clear" w:color="auto" w:fill="auto"/>
          </w:tcPr>
          <w:p w14:paraId="173A21C9" w14:textId="76D5FD7F" w:rsidR="001F137E" w:rsidRPr="0027401D" w:rsidDel="00EA5221" w:rsidRDefault="001F137E" w:rsidP="002A2036">
            <w:pPr>
              <w:pStyle w:val="TABLE-cell"/>
              <w:rPr>
                <w:del w:id="1980" w:author="Dennis Brandl" w:date="2018-03-05T15:55:00Z"/>
              </w:rPr>
            </w:pPr>
            <w:del w:id="1981" w:author="Dennis Brandl" w:date="2018-03-05T15:55:00Z">
              <w:r w:rsidRPr="0027401D" w:rsidDel="00EA5221">
                <w:delText>&lt;not specified&gt;</w:delText>
              </w:r>
            </w:del>
          </w:p>
        </w:tc>
        <w:tc>
          <w:tcPr>
            <w:tcW w:w="7200" w:type="dxa"/>
            <w:shd w:val="clear" w:color="auto" w:fill="auto"/>
          </w:tcPr>
          <w:p w14:paraId="2C2EDFE8" w14:textId="0A6AD8C4" w:rsidR="001F137E" w:rsidRPr="0027401D" w:rsidDel="00EA5221" w:rsidRDefault="001F137E" w:rsidP="002A2036">
            <w:pPr>
              <w:pStyle w:val="TABLE-cell"/>
              <w:rPr>
                <w:del w:id="1982" w:author="Dennis Brandl" w:date="2018-03-05T15:55:00Z"/>
              </w:rPr>
            </w:pPr>
            <w:del w:id="1983" w:author="Dennis Brandl" w:date="2018-03-05T15:55:00Z">
              <w:r w:rsidRPr="0027401D" w:rsidDel="00EA5221">
                <w:delText>GET: Error.</w:delText>
              </w:r>
            </w:del>
          </w:p>
          <w:p w14:paraId="1D50907D" w14:textId="400A92C5" w:rsidR="001F137E" w:rsidRPr="0027401D" w:rsidDel="00EA5221" w:rsidRDefault="001F137E" w:rsidP="002A2036">
            <w:pPr>
              <w:pStyle w:val="TABLE-cell"/>
              <w:rPr>
                <w:del w:id="1984" w:author="Dennis Brandl" w:date="2018-03-05T15:55:00Z"/>
              </w:rPr>
            </w:pPr>
            <w:del w:id="1985" w:author="Dennis Brandl" w:date="2018-03-05T15:55:00Z">
              <w:r w:rsidRPr="0027401D" w:rsidDel="00EA5221">
                <w:delText>PROCESS: Error.</w:delText>
              </w:r>
            </w:del>
          </w:p>
          <w:p w14:paraId="36C3D0A5" w14:textId="70AD78EA" w:rsidR="001F137E" w:rsidRPr="0027401D" w:rsidDel="00EA5221" w:rsidRDefault="001F137E" w:rsidP="002A2036">
            <w:pPr>
              <w:pStyle w:val="TABLE-cell"/>
              <w:rPr>
                <w:del w:id="1986" w:author="Dennis Brandl" w:date="2018-03-05T15:55:00Z"/>
              </w:rPr>
            </w:pPr>
            <w:del w:id="1987" w:author="Dennis Brandl" w:date="2018-03-05T15:55:00Z">
              <w:r w:rsidRPr="0027401D" w:rsidDel="00EA5221">
                <w:delText xml:space="preserve">CHANGE: Error. </w:delText>
              </w:r>
            </w:del>
          </w:p>
          <w:p w14:paraId="11281D7D" w14:textId="4A0491AF" w:rsidR="001F137E" w:rsidRPr="0027401D" w:rsidDel="00EA5221" w:rsidRDefault="001F137E" w:rsidP="002A2036">
            <w:pPr>
              <w:pStyle w:val="TABLE-cell"/>
              <w:rPr>
                <w:del w:id="1988" w:author="Dennis Brandl" w:date="2018-03-05T15:55:00Z"/>
              </w:rPr>
            </w:pPr>
            <w:del w:id="1989" w:author="Dennis Brandl" w:date="2018-03-05T15:55:00Z">
              <w:r w:rsidRPr="0027401D" w:rsidDel="00EA5221">
                <w:delText xml:space="preserve">CANCEL: Error. </w:delText>
              </w:r>
            </w:del>
          </w:p>
          <w:p w14:paraId="4B000C31" w14:textId="2C55B6F9" w:rsidR="001F137E" w:rsidRPr="0027401D" w:rsidDel="00EA5221" w:rsidRDefault="001F137E" w:rsidP="002A2036">
            <w:pPr>
              <w:pStyle w:val="TABLE-cell"/>
              <w:rPr>
                <w:del w:id="1990" w:author="Dennis Brandl" w:date="2018-03-05T15:55:00Z"/>
              </w:rPr>
            </w:pPr>
            <w:del w:id="1991" w:author="Dennis Brandl" w:date="2018-03-05T15:55:00Z">
              <w:r w:rsidRPr="0027401D" w:rsidDel="00EA5221">
                <w:delText xml:space="preserve">SYNC ADD: Error. </w:delText>
              </w:r>
            </w:del>
          </w:p>
          <w:p w14:paraId="5BE08E17" w14:textId="4EA4C3E0" w:rsidR="001F137E" w:rsidRPr="0027401D" w:rsidDel="00EA5221" w:rsidRDefault="001F137E" w:rsidP="002A2036">
            <w:pPr>
              <w:pStyle w:val="TABLE-cell"/>
              <w:rPr>
                <w:del w:id="1992" w:author="Dennis Brandl" w:date="2018-03-05T15:55:00Z"/>
              </w:rPr>
            </w:pPr>
            <w:del w:id="1993" w:author="Dennis Brandl" w:date="2018-03-05T15:55:00Z">
              <w:r w:rsidRPr="0027401D" w:rsidDel="00EA5221">
                <w:delText>SYNC CHANGE: Error.</w:delText>
              </w:r>
            </w:del>
          </w:p>
          <w:p w14:paraId="50B7DD79" w14:textId="0AB0AF58" w:rsidR="00D22820" w:rsidRPr="0027401D" w:rsidDel="00EA5221" w:rsidRDefault="001F137E" w:rsidP="002A2036">
            <w:pPr>
              <w:pStyle w:val="TABLE-cell"/>
              <w:rPr>
                <w:del w:id="1994" w:author="Dennis Brandl" w:date="2018-03-05T15:55:00Z"/>
              </w:rPr>
            </w:pPr>
            <w:del w:id="1995" w:author="Dennis Brandl" w:date="2018-03-05T15:55:00Z">
              <w:r w:rsidRPr="0027401D" w:rsidDel="00EA5221">
                <w:delText>SYNC DELETE: Error.</w:delText>
              </w:r>
            </w:del>
          </w:p>
        </w:tc>
      </w:tr>
      <w:tr w:rsidR="0027401D" w:rsidRPr="0027401D" w:rsidDel="00EA5221" w14:paraId="72589A91" w14:textId="7401B861" w:rsidTr="0027401D">
        <w:trPr>
          <w:del w:id="1996" w:author="Dennis Brandl" w:date="2018-03-05T15:55:00Z"/>
        </w:trPr>
        <w:tc>
          <w:tcPr>
            <w:tcW w:w="2160" w:type="dxa"/>
            <w:shd w:val="clear" w:color="auto" w:fill="auto"/>
          </w:tcPr>
          <w:p w14:paraId="122E0106" w14:textId="2FD95F78" w:rsidR="001F137E" w:rsidRPr="0027401D" w:rsidDel="00EA5221" w:rsidRDefault="001F137E" w:rsidP="002A2036">
            <w:pPr>
              <w:pStyle w:val="TABLE-cell"/>
              <w:rPr>
                <w:del w:id="1997" w:author="Dennis Brandl" w:date="2018-03-05T15:55:00Z"/>
              </w:rPr>
            </w:pPr>
            <w:del w:id="1998" w:author="Dennis Brandl" w:date="2018-03-05T15:55:00Z">
              <w:r w:rsidRPr="0027401D" w:rsidDel="00EA5221">
                <w:delText>Wildcard specified</w:delText>
              </w:r>
            </w:del>
          </w:p>
        </w:tc>
        <w:tc>
          <w:tcPr>
            <w:tcW w:w="7200" w:type="dxa"/>
            <w:shd w:val="clear" w:color="auto" w:fill="auto"/>
          </w:tcPr>
          <w:p w14:paraId="09E9F9CE" w14:textId="2DB8B621" w:rsidR="001F137E" w:rsidRPr="0027401D" w:rsidDel="00EA5221" w:rsidRDefault="001F137E" w:rsidP="002A2036">
            <w:pPr>
              <w:pStyle w:val="TABLE-cell"/>
              <w:rPr>
                <w:del w:id="1999" w:author="Dennis Brandl" w:date="2018-03-05T15:55:00Z"/>
                <w:i/>
              </w:rPr>
            </w:pPr>
            <w:del w:id="2000" w:author="Dennis Brandl" w:date="2018-03-05T15:55:00Z">
              <w:r w:rsidRPr="0027401D" w:rsidDel="00EA5221">
                <w:delText xml:space="preserve">GET: Shall define a request that the receiver is to return, in a SHOW message, all attributes of all </w:delText>
              </w:r>
              <w:r w:rsidRPr="0027401D" w:rsidDel="00EA5221">
                <w:rPr>
                  <w:i/>
                </w:rPr>
                <w:delText xml:space="preserve">Material Test Specifications </w:delText>
              </w:r>
              <w:r w:rsidRPr="0027401D" w:rsidDel="00EA5221">
                <w:delText xml:space="preserve">identified by the ID wildcard, the IDs of </w:delText>
              </w:r>
              <w:r w:rsidRPr="0027401D" w:rsidDel="00EA5221">
                <w:rPr>
                  <w:i/>
                </w:rPr>
                <w:delText>Material Class Properties</w:delText>
              </w:r>
              <w:r w:rsidRPr="0027401D" w:rsidDel="00EA5221">
                <w:delText xml:space="preserve"> referenced by the test, the IDs of all </w:delText>
              </w:r>
              <w:r w:rsidRPr="0027401D" w:rsidDel="00EA5221">
                <w:rPr>
                  <w:i/>
                </w:rPr>
                <w:delText>Material Definition Properties</w:delText>
              </w:r>
              <w:r w:rsidRPr="0027401D" w:rsidDel="00EA5221">
                <w:delText xml:space="preserve"> referenced by the tests, and the IDs of </w:delText>
              </w:r>
              <w:r w:rsidRPr="0027401D" w:rsidDel="00EA5221">
                <w:rPr>
                  <w:i/>
                </w:rPr>
                <w:delText>Material Lots</w:delText>
              </w:r>
              <w:r w:rsidRPr="0027401D" w:rsidDel="00EA5221">
                <w:delText xml:space="preserve"> and </w:delText>
              </w:r>
              <w:r w:rsidRPr="0027401D" w:rsidDel="00EA5221">
                <w:rPr>
                  <w:i/>
                </w:rPr>
                <w:delText>Material Sublots</w:delText>
              </w:r>
              <w:r w:rsidRPr="0027401D" w:rsidDel="00EA5221">
                <w:delText xml:space="preserve"> referenced by the tests</w:delText>
              </w:r>
              <w:r w:rsidRPr="0027401D" w:rsidDel="00EA5221">
                <w:rPr>
                  <w:i/>
                </w:rPr>
                <w:delText xml:space="preserve">. </w:delText>
              </w:r>
            </w:del>
          </w:p>
          <w:p w14:paraId="70211745" w14:textId="7B8F432C" w:rsidR="001F137E" w:rsidRPr="0027401D" w:rsidDel="00EA5221" w:rsidRDefault="001F137E" w:rsidP="00967BAE">
            <w:pPr>
              <w:pStyle w:val="Note-Example"/>
              <w:rPr>
                <w:del w:id="2001" w:author="Dennis Brandl" w:date="2018-03-05T15:55:00Z"/>
              </w:rPr>
            </w:pPr>
            <w:del w:id="2002" w:author="Dennis Brandl" w:date="2018-03-05T15:55:00Z">
              <w:r w:rsidRPr="0027401D" w:rsidDel="00EA5221">
                <w:delText>Example</w:delText>
              </w:r>
              <w:r w:rsidRPr="0027401D" w:rsidDel="00EA5221">
                <w:tab/>
                <w:delText xml:space="preserve">To return all </w:delText>
              </w:r>
              <w:r w:rsidRPr="0027401D" w:rsidDel="00EA5221">
                <w:rPr>
                  <w:i/>
                </w:rPr>
                <w:delText xml:space="preserve">Material Test Specifications </w:delText>
              </w:r>
              <w:r w:rsidRPr="0027401D" w:rsidDel="00EA5221">
                <w:delText>specify a “*” as the wildcard.</w:delText>
              </w:r>
            </w:del>
          </w:p>
          <w:p w14:paraId="40869E30" w14:textId="4210D869" w:rsidR="001F137E" w:rsidRPr="0027401D" w:rsidDel="00EA5221" w:rsidRDefault="001F137E" w:rsidP="002A2036">
            <w:pPr>
              <w:pStyle w:val="TABLE-cell"/>
              <w:rPr>
                <w:del w:id="2003" w:author="Dennis Brandl" w:date="2018-03-05T15:55:00Z"/>
              </w:rPr>
            </w:pPr>
            <w:del w:id="2004" w:author="Dennis Brandl" w:date="2018-03-05T15:55:00Z">
              <w:r w:rsidRPr="0027401D" w:rsidDel="00EA5221">
                <w:delText>PROCESS: Error.</w:delText>
              </w:r>
            </w:del>
          </w:p>
          <w:p w14:paraId="076F757A" w14:textId="1C62F44B" w:rsidR="001F137E" w:rsidRPr="0027401D" w:rsidDel="00EA5221" w:rsidRDefault="001F137E" w:rsidP="002A2036">
            <w:pPr>
              <w:pStyle w:val="TABLE-cell"/>
              <w:rPr>
                <w:del w:id="2005" w:author="Dennis Brandl" w:date="2018-03-05T15:55:00Z"/>
              </w:rPr>
            </w:pPr>
            <w:del w:id="2006" w:author="Dennis Brandl" w:date="2018-03-05T15:55:00Z">
              <w:r w:rsidRPr="0027401D" w:rsidDel="00EA5221">
                <w:delText xml:space="preserve">CHANGE: Shall define a request that the receiver is to change the specified attributes of all </w:delText>
              </w:r>
              <w:r w:rsidRPr="0027401D" w:rsidDel="00EA5221">
                <w:rPr>
                  <w:i/>
                </w:rPr>
                <w:delText xml:space="preserve">Material Test Specifications </w:delText>
              </w:r>
              <w:r w:rsidRPr="0027401D" w:rsidDel="00EA5221">
                <w:delText xml:space="preserve">matching the ID wildcard and list of </w:delText>
              </w:r>
              <w:r w:rsidRPr="0027401D" w:rsidDel="00EA5221">
                <w:rPr>
                  <w:i/>
                </w:rPr>
                <w:delText>Material Class Properties</w:delText>
              </w:r>
              <w:r w:rsidRPr="0027401D" w:rsidDel="00EA5221">
                <w:delText xml:space="preserve"> and </w:delText>
              </w:r>
              <w:r w:rsidRPr="0027401D" w:rsidDel="00EA5221">
                <w:rPr>
                  <w:i/>
                </w:rPr>
                <w:delText>Material Definition Properties</w:delText>
              </w:r>
              <w:r w:rsidRPr="0027401D" w:rsidDel="00EA5221">
                <w:delText xml:space="preserve"> referenced.  A RESPOND message may be used to communicate agreement, disagreement, or changes made to the CHANGE message data.</w:delText>
              </w:r>
            </w:del>
          </w:p>
          <w:p w14:paraId="59FA7B39" w14:textId="01140421" w:rsidR="001F137E" w:rsidRPr="0027401D" w:rsidDel="00EA5221" w:rsidRDefault="001F137E" w:rsidP="002A2036">
            <w:pPr>
              <w:pStyle w:val="TABLE-cell"/>
              <w:rPr>
                <w:del w:id="2007" w:author="Dennis Brandl" w:date="2018-03-05T15:55:00Z"/>
              </w:rPr>
            </w:pPr>
            <w:del w:id="2008" w:author="Dennis Brandl" w:date="2018-03-05T15:55:00Z">
              <w:r w:rsidRPr="0027401D" w:rsidDel="00EA5221">
                <w:delText xml:space="preserve">CANCEL: Shall define a request that the receiver is to cancel all </w:delText>
              </w:r>
              <w:r w:rsidRPr="0027401D" w:rsidDel="00EA5221">
                <w:rPr>
                  <w:i/>
                </w:rPr>
                <w:delText xml:space="preserve">Material Test Specifications </w:delText>
              </w:r>
              <w:r w:rsidRPr="0027401D" w:rsidDel="00EA5221">
                <w:delText xml:space="preserve">matching the ID wildcard. </w:delText>
              </w:r>
            </w:del>
          </w:p>
          <w:p w14:paraId="7956127E" w14:textId="77EF273F" w:rsidR="001F137E" w:rsidRPr="0027401D" w:rsidDel="00EA5221" w:rsidRDefault="001F137E" w:rsidP="002A2036">
            <w:pPr>
              <w:pStyle w:val="TABLE-cell"/>
              <w:rPr>
                <w:del w:id="2009" w:author="Dennis Brandl" w:date="2018-03-05T15:55:00Z"/>
              </w:rPr>
            </w:pPr>
            <w:del w:id="2010" w:author="Dennis Brandl" w:date="2018-03-05T15:55:00Z">
              <w:r w:rsidRPr="0027401D" w:rsidDel="00EA5221">
                <w:delText xml:space="preserve">SYNC ADD: Error. </w:delText>
              </w:r>
            </w:del>
          </w:p>
          <w:p w14:paraId="76107557" w14:textId="6CD2430D" w:rsidR="001F137E" w:rsidRPr="0027401D" w:rsidDel="00EA5221" w:rsidRDefault="001F137E" w:rsidP="002A2036">
            <w:pPr>
              <w:pStyle w:val="TABLE-cell"/>
              <w:rPr>
                <w:del w:id="2011" w:author="Dennis Brandl" w:date="2018-03-05T15:55:00Z"/>
              </w:rPr>
            </w:pPr>
            <w:del w:id="2012" w:author="Dennis Brandl" w:date="2018-03-05T15:55:00Z">
              <w:r w:rsidRPr="0027401D" w:rsidDel="00EA5221">
                <w:delText xml:space="preserve">SYNC CHANGE: Shall define a request that the receiver is to change the specified attributes of all </w:delText>
              </w:r>
              <w:r w:rsidRPr="0027401D" w:rsidDel="00EA5221">
                <w:rPr>
                  <w:i/>
                </w:rPr>
                <w:delText xml:space="preserve">Material Test Specifications </w:delText>
              </w:r>
              <w:r w:rsidRPr="0027401D" w:rsidDel="00EA5221">
                <w:delText xml:space="preserve">matching the ID wildcard and list of </w:delText>
              </w:r>
              <w:r w:rsidRPr="0027401D" w:rsidDel="00EA5221">
                <w:rPr>
                  <w:i/>
                </w:rPr>
                <w:delText>Material Class Properties</w:delText>
              </w:r>
              <w:r w:rsidRPr="0027401D" w:rsidDel="00EA5221">
                <w:delText xml:space="preserve"> and </w:delText>
              </w:r>
              <w:r w:rsidRPr="0027401D" w:rsidDel="00EA5221">
                <w:rPr>
                  <w:i/>
                </w:rPr>
                <w:delText>Material Definition Properties</w:delText>
              </w:r>
              <w:r w:rsidRPr="0027401D" w:rsidDel="00EA5221">
                <w:delText xml:space="preserve"> referenced.</w:delText>
              </w:r>
            </w:del>
          </w:p>
          <w:p w14:paraId="70727753" w14:textId="77398073" w:rsidR="00D22820" w:rsidRPr="0027401D" w:rsidDel="00EA5221" w:rsidRDefault="001F137E" w:rsidP="002A2036">
            <w:pPr>
              <w:pStyle w:val="TABLE-cell"/>
              <w:rPr>
                <w:del w:id="2013" w:author="Dennis Brandl" w:date="2018-03-05T15:55:00Z"/>
              </w:rPr>
            </w:pPr>
            <w:del w:id="2014" w:author="Dennis Brandl" w:date="2018-03-05T15:55:00Z">
              <w:r w:rsidRPr="0027401D" w:rsidDel="00EA5221">
                <w:delText xml:space="preserve">SYNC DELETE: Shall define a request that the receiver is to delete all </w:delText>
              </w:r>
              <w:r w:rsidRPr="0027401D" w:rsidDel="00EA5221">
                <w:rPr>
                  <w:i/>
                </w:rPr>
                <w:delText xml:space="preserve">Material Test Specifications </w:delText>
              </w:r>
              <w:r w:rsidRPr="0027401D" w:rsidDel="00EA5221">
                <w:delText>matching the ID wildcard.</w:delText>
              </w:r>
            </w:del>
          </w:p>
        </w:tc>
      </w:tr>
    </w:tbl>
    <w:p w14:paraId="4C2EB0C6" w14:textId="010B6424" w:rsidR="001F137E" w:rsidRPr="000615A5" w:rsidDel="00EA5221" w:rsidRDefault="001F137E" w:rsidP="009A3909">
      <w:pPr>
        <w:pStyle w:val="NOTE"/>
        <w:rPr>
          <w:del w:id="2015" w:author="Dennis Brandl" w:date="2018-03-05T15:55:00Z"/>
        </w:rPr>
      </w:pPr>
    </w:p>
    <w:p w14:paraId="10383BCC" w14:textId="77777777" w:rsidR="009A3909" w:rsidRDefault="009A3909" w:rsidP="009A3909">
      <w:pPr>
        <w:pStyle w:val="Heading2"/>
        <w:rPr>
          <w:ins w:id="2016" w:author="Dennis Brandl" w:date="2018-03-03T06:23:00Z"/>
        </w:rPr>
      </w:pPr>
      <w:bookmarkStart w:id="2017" w:name="_Toc507944887"/>
      <w:ins w:id="2018" w:author="Dennis Brandl" w:date="2018-03-03T06:23:00Z">
        <w:r>
          <w:t>Operational location model</w:t>
        </w:r>
        <w:bookmarkEnd w:id="2017"/>
      </w:ins>
    </w:p>
    <w:p w14:paraId="585ABC60" w14:textId="33D46C7C" w:rsidR="009A3909" w:rsidRPr="000615A5" w:rsidRDefault="009A3909" w:rsidP="009A3909">
      <w:pPr>
        <w:pStyle w:val="Heading3"/>
        <w:rPr>
          <w:ins w:id="2019" w:author="Dennis Brandl" w:date="2018-03-03T06:23:00Z"/>
        </w:rPr>
      </w:pPr>
      <w:bookmarkStart w:id="2020" w:name="_Toc507944888"/>
      <w:ins w:id="2021" w:author="Dennis Brandl" w:date="2018-03-03T06:23:00Z">
        <w:r>
          <w:t>Operational location</w:t>
        </w:r>
        <w:r w:rsidRPr="000615A5">
          <w:t xml:space="preserve"> model elements</w:t>
        </w:r>
        <w:bookmarkEnd w:id="2020"/>
      </w:ins>
    </w:p>
    <w:p w14:paraId="2BF9A2B7" w14:textId="77777777" w:rsidR="009A3909" w:rsidRDefault="009A3909" w:rsidP="009A3909">
      <w:pPr>
        <w:pStyle w:val="PARAGRAPH"/>
        <w:rPr>
          <w:ins w:id="2022" w:author="Dennis Brandl" w:date="2018-03-03T06:23:00Z"/>
        </w:rPr>
      </w:pPr>
      <w:ins w:id="2023" w:author="Dennis Brandl" w:date="2018-03-03T06:23:00Z">
        <w:r>
          <w:t xml:space="preserve">The message definitions assume that </w:t>
        </w:r>
        <w:r>
          <w:rPr>
            <w:i/>
          </w:rPr>
          <w:t>operational location</w:t>
        </w:r>
        <w:r>
          <w:t xml:space="preserve"> information may be accessed from either of two starting points: </w:t>
        </w:r>
        <w:r>
          <w:rPr>
            <w:i/>
          </w:rPr>
          <w:t>operational location class</w:t>
        </w:r>
        <w:r>
          <w:t xml:space="preserve"> or </w:t>
        </w:r>
        <w:r>
          <w:rPr>
            <w:i/>
          </w:rPr>
          <w:t>operational location</w:t>
        </w:r>
        <w:r>
          <w:t xml:space="preserve">, as identified by the dotted collections in </w:t>
        </w:r>
      </w:ins>
      <w:r>
        <w:fldChar w:fldCharType="begin"/>
      </w:r>
      <w:r>
        <w:instrText xml:space="preserve"> REF _Ref474498774 \h </w:instrText>
      </w:r>
      <w:r>
        <w:fldChar w:fldCharType="separate"/>
      </w:r>
      <w:ins w:id="2024" w:author="Dennis Brandl" w:date="2018-03-03T06:23:00Z">
        <w:r w:rsidR="00FA7DD5">
          <w:t xml:space="preserve">Figure </w:t>
        </w:r>
      </w:ins>
      <w:r w:rsidR="00FA7DD5">
        <w:rPr>
          <w:noProof/>
        </w:rPr>
        <w:t>21</w:t>
      </w:r>
      <w:r>
        <w:fldChar w:fldCharType="end"/>
      </w:r>
      <w:ins w:id="2025" w:author="Dennis Brandl" w:date="2018-03-03T06:23:00Z">
        <w:r>
          <w:t>.</w:t>
        </w:r>
      </w:ins>
    </w:p>
    <w:p w14:paraId="22E41947" w14:textId="543A604D" w:rsidR="009A3909" w:rsidRDefault="00AA36FD" w:rsidP="009A3909">
      <w:pPr>
        <w:pStyle w:val="FIGURE"/>
        <w:rPr>
          <w:ins w:id="2026" w:author="Dennis Brandl" w:date="2018-03-03T06:23:00Z"/>
        </w:rPr>
      </w:pPr>
      <w:ins w:id="2027" w:author="Dennis Brandl" w:date="2018-03-04T17:24:00Z">
        <w:r w:rsidRPr="00AA36FD">
          <w:rPr>
            <w:noProof/>
            <w:lang w:val="en-US" w:eastAsia="en-US"/>
          </w:rPr>
          <w:lastRenderedPageBreak/>
          <w:drawing>
            <wp:inline distT="0" distB="0" distL="0" distR="0" wp14:anchorId="6086DBD2" wp14:editId="651A3BEA">
              <wp:extent cx="3841667" cy="3813377"/>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5686" cy="3817366"/>
                      </a:xfrm>
                      <a:prstGeom prst="rect">
                        <a:avLst/>
                      </a:prstGeom>
                      <a:noFill/>
                      <a:ln>
                        <a:noFill/>
                      </a:ln>
                    </pic:spPr>
                  </pic:pic>
                </a:graphicData>
              </a:graphic>
            </wp:inline>
          </w:drawing>
        </w:r>
      </w:ins>
    </w:p>
    <w:p w14:paraId="23AA879F" w14:textId="77777777" w:rsidR="009A3909" w:rsidRDefault="009A3909" w:rsidP="009A3909">
      <w:pPr>
        <w:pStyle w:val="FIGURE-title"/>
        <w:rPr>
          <w:ins w:id="2028" w:author="Dennis Brandl" w:date="2018-03-03T06:23:00Z"/>
        </w:rPr>
      </w:pPr>
      <w:bookmarkStart w:id="2029" w:name="_Ref474498774"/>
      <w:bookmarkStart w:id="2030" w:name="_Toc507944728"/>
      <w:ins w:id="2031" w:author="Dennis Brandl" w:date="2018-03-03T06:23:00Z">
        <w:r>
          <w:t xml:space="preserve">Figure </w:t>
        </w:r>
      </w:ins>
      <w:r>
        <w:fldChar w:fldCharType="begin"/>
      </w:r>
      <w:r>
        <w:instrText xml:space="preserve"> SEQ Figure \* ARABIC </w:instrText>
      </w:r>
      <w:r>
        <w:fldChar w:fldCharType="separate"/>
      </w:r>
      <w:r w:rsidR="00E96A9E">
        <w:rPr>
          <w:noProof/>
        </w:rPr>
        <w:t>21</w:t>
      </w:r>
      <w:r>
        <w:fldChar w:fldCharType="end"/>
      </w:r>
      <w:bookmarkEnd w:id="2029"/>
      <w:ins w:id="2032" w:author="Dennis Brandl" w:date="2018-03-03T06:23:00Z">
        <w:r>
          <w:t xml:space="preserve"> - Object grouping for the operational location model</w:t>
        </w:r>
        <w:bookmarkEnd w:id="2030"/>
      </w:ins>
    </w:p>
    <w:p w14:paraId="60219588" w14:textId="547400B2" w:rsidR="009A3909" w:rsidRDefault="009A3909" w:rsidP="009A3909">
      <w:pPr>
        <w:pStyle w:val="EXAMPLE"/>
        <w:rPr>
          <w:ins w:id="2033" w:author="Dennis Brandl" w:date="2018-03-03T06:23:00Z"/>
        </w:rPr>
      </w:pPr>
      <w:ins w:id="2034" w:author="Dennis Brandl" w:date="2018-03-03T06:23:00Z">
        <w:r>
          <w:t>Example</w:t>
        </w:r>
        <w:r>
          <w:tab/>
        </w:r>
      </w:ins>
      <w:ins w:id="2035" w:author="Dennis Brandl" w:date="2018-03-03T06:40:00Z">
        <w:r w:rsidR="00D22820">
          <w:tab/>
        </w:r>
      </w:ins>
      <w:ins w:id="2036" w:author="Dennis Brandl" w:date="2018-03-03T06:23:00Z">
        <w:r>
          <w:t>Messages include Get Operational Location Class, Show Operational Location Class and Process Operational Location</w:t>
        </w:r>
      </w:ins>
    </w:p>
    <w:p w14:paraId="03727A25" w14:textId="3B786673" w:rsidR="009A3909" w:rsidRPr="000615A5" w:rsidRDefault="009A3909" w:rsidP="009A3909">
      <w:pPr>
        <w:pStyle w:val="Heading3"/>
        <w:rPr>
          <w:ins w:id="2037" w:author="Dennis Brandl" w:date="2018-03-03T06:23:00Z"/>
        </w:rPr>
      </w:pPr>
      <w:bookmarkStart w:id="2038" w:name="_Toc507944889"/>
      <w:ins w:id="2039" w:author="Dennis Brandl" w:date="2018-03-03T06:23:00Z">
        <w:r>
          <w:t>Operational location</w:t>
        </w:r>
        <w:r w:rsidRPr="000615A5">
          <w:t xml:space="preserve"> </w:t>
        </w:r>
        <w:r>
          <w:t>class verbs</w:t>
        </w:r>
        <w:bookmarkEnd w:id="2038"/>
      </w:ins>
    </w:p>
    <w:p w14:paraId="59C49AF5" w14:textId="77777777" w:rsidR="009A3909" w:rsidRDefault="009A3909" w:rsidP="009A3909">
      <w:pPr>
        <w:pStyle w:val="PARAGRAPH"/>
        <w:rPr>
          <w:ins w:id="2040" w:author="Dennis Brandl" w:date="2018-03-03T06:23:00Z"/>
        </w:rPr>
      </w:pPr>
      <w:ins w:id="2041" w:author="Dennis Brandl" w:date="2018-03-03T06:23:00Z">
        <w:r>
          <w:t>All verbs shall be valid for an operational location class noun.</w:t>
        </w:r>
      </w:ins>
    </w:p>
    <w:p w14:paraId="667987B6" w14:textId="77777777" w:rsidR="009A3909" w:rsidRPr="009A3909" w:rsidRDefault="009A3909" w:rsidP="009A3909">
      <w:pPr>
        <w:pStyle w:val="NOTE"/>
        <w:rPr>
          <w:ins w:id="2042" w:author="Dennis Brandl" w:date="2018-03-03T06:23:00Z"/>
          <w:i/>
        </w:rPr>
      </w:pPr>
      <w:ins w:id="2043" w:author="Dennis Brandl" w:date="2018-03-03T06:23:00Z">
        <w:r>
          <w:t>Note</w:t>
        </w:r>
        <w:r>
          <w:tab/>
          <w:t xml:space="preserve">This contains information about </w:t>
        </w:r>
        <w:r>
          <w:rPr>
            <w:i/>
          </w:rPr>
          <w:t>operational location classes</w:t>
        </w:r>
        <w:r>
          <w:t xml:space="preserve">, or </w:t>
        </w:r>
        <w:r>
          <w:rPr>
            <w:i/>
          </w:rPr>
          <w:t>operational location classes</w:t>
        </w:r>
        <w:r>
          <w:t xml:space="preserve"> and their </w:t>
        </w:r>
        <w:r>
          <w:rPr>
            <w:i/>
          </w:rPr>
          <w:t>operational location class properties</w:t>
        </w:r>
        <w:r>
          <w:t xml:space="preserve">. The returned information does not contain any details of, or reference to, the </w:t>
        </w:r>
        <w:r>
          <w:rPr>
            <w:i/>
          </w:rPr>
          <w:t>operational locations</w:t>
        </w:r>
        <w:r>
          <w:t xml:space="preserve"> belonging to the </w:t>
        </w:r>
        <w:r>
          <w:rPr>
            <w:i/>
          </w:rPr>
          <w:t>operational location class.</w:t>
        </w:r>
      </w:ins>
    </w:p>
    <w:p w14:paraId="5F5841BC" w14:textId="4E3214CD" w:rsidR="009A3909" w:rsidRPr="000615A5" w:rsidRDefault="009A3909" w:rsidP="009A3909">
      <w:pPr>
        <w:pStyle w:val="Heading3"/>
        <w:rPr>
          <w:ins w:id="2044" w:author="Dennis Brandl" w:date="2018-03-03T06:23:00Z"/>
        </w:rPr>
      </w:pPr>
      <w:bookmarkStart w:id="2045" w:name="_Toc507944890"/>
      <w:ins w:id="2046" w:author="Dennis Brandl" w:date="2018-03-03T06:23:00Z">
        <w:r>
          <w:t>Operational location</w:t>
        </w:r>
        <w:r w:rsidRPr="000615A5">
          <w:t xml:space="preserve"> </w:t>
        </w:r>
        <w:r>
          <w:t>class verb actions</w:t>
        </w:r>
        <w:bookmarkEnd w:id="2045"/>
      </w:ins>
    </w:p>
    <w:p w14:paraId="57DEA35C" w14:textId="77777777" w:rsidR="009A3909" w:rsidRPr="005063BE" w:rsidRDefault="009A3909" w:rsidP="009A3909">
      <w:pPr>
        <w:pStyle w:val="PARAGRAPH"/>
        <w:rPr>
          <w:ins w:id="2047" w:author="Dennis Brandl" w:date="2018-03-03T06:23:00Z"/>
        </w:rPr>
      </w:pPr>
      <w:ins w:id="2048" w:author="Dennis Brandl" w:date="2018-03-03T06:23:00Z">
        <w:r>
          <w:t xml:space="preserve">The actions performed on </w:t>
        </w:r>
        <w:r>
          <w:rPr>
            <w:i/>
          </w:rPr>
          <w:t>operational location class</w:t>
        </w:r>
        <w:r>
          <w:t xml:space="preserve"> objects are defined in </w:t>
        </w:r>
      </w:ins>
      <w:r>
        <w:fldChar w:fldCharType="begin"/>
      </w:r>
      <w:r>
        <w:instrText xml:space="preserve"> REF _Ref474504467 \h </w:instrText>
      </w:r>
      <w:r>
        <w:fldChar w:fldCharType="separate"/>
      </w:r>
      <w:r>
        <w:t xml:space="preserve">Table </w:t>
      </w:r>
      <w:r>
        <w:rPr>
          <w:noProof/>
        </w:rPr>
        <w:t>22</w:t>
      </w:r>
      <w:r>
        <w:fldChar w:fldCharType="end"/>
      </w:r>
      <w:ins w:id="2049" w:author="Dennis Brandl" w:date="2018-03-03T06:23:00Z">
        <w:r>
          <w:t>.</w:t>
        </w:r>
      </w:ins>
    </w:p>
    <w:p w14:paraId="132DE700" w14:textId="5F753CBF" w:rsidR="009A3909" w:rsidRDefault="009A3909" w:rsidP="009A3909">
      <w:pPr>
        <w:pStyle w:val="TABLE-title"/>
        <w:rPr>
          <w:ins w:id="2050" w:author="Dennis Brandl" w:date="2018-03-03T06:23:00Z"/>
        </w:rPr>
      </w:pPr>
      <w:bookmarkStart w:id="2051" w:name="_Ref474504467"/>
      <w:bookmarkStart w:id="2052" w:name="_Toc483857375"/>
      <w:ins w:id="2053" w:author="Dennis Brandl" w:date="2018-03-03T06:23:00Z">
        <w:r>
          <w:t xml:space="preserve">Table </w:t>
        </w:r>
      </w:ins>
      <w:r>
        <w:fldChar w:fldCharType="begin"/>
      </w:r>
      <w:r>
        <w:instrText xml:space="preserve"> SEQ Table \* ARABIC </w:instrText>
      </w:r>
      <w:r>
        <w:fldChar w:fldCharType="separate"/>
      </w:r>
      <w:r>
        <w:rPr>
          <w:noProof/>
        </w:rPr>
        <w:t>22</w:t>
      </w:r>
      <w:r>
        <w:fldChar w:fldCharType="end"/>
      </w:r>
      <w:bookmarkEnd w:id="2051"/>
      <w:ins w:id="2054" w:author="Dennis Brandl" w:date="2018-03-03T06:23:00Z">
        <w:r>
          <w:t xml:space="preserve"> </w:t>
        </w:r>
        <w:r w:rsidRPr="00F15C30">
          <w:t>– Oper</w:t>
        </w:r>
        <w:r>
          <w:t>ational location c</w:t>
        </w:r>
        <w:r w:rsidRPr="00F15C30">
          <w:t>lass verb actions</w:t>
        </w:r>
        <w:bookmarkEnd w:id="2052"/>
      </w:ins>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258"/>
        <w:gridCol w:w="1258"/>
        <w:gridCol w:w="5649"/>
      </w:tblGrid>
      <w:tr w:rsidR="009A3909" w:rsidRPr="004A59E2" w14:paraId="3B8AA721" w14:textId="77777777" w:rsidTr="00833722">
        <w:trPr>
          <w:tblHeader/>
          <w:ins w:id="2055" w:author="Dennis Brandl" w:date="2018-03-03T06:23:00Z"/>
        </w:trPr>
        <w:tc>
          <w:tcPr>
            <w:tcW w:w="1080" w:type="dxa"/>
            <w:shd w:val="clear" w:color="auto" w:fill="auto"/>
            <w:vAlign w:val="center"/>
          </w:tcPr>
          <w:p w14:paraId="6303B806" w14:textId="77777777" w:rsidR="009A3909" w:rsidRPr="004A59E2" w:rsidRDefault="009A3909" w:rsidP="00833722">
            <w:pPr>
              <w:pStyle w:val="TABLE-col-heading"/>
              <w:rPr>
                <w:ins w:id="2056" w:author="Dennis Brandl" w:date="2018-03-03T06:23:00Z"/>
              </w:rPr>
            </w:pPr>
            <w:ins w:id="2057" w:author="Dennis Brandl" w:date="2018-03-03T06:23:00Z">
              <w:r>
                <w:t xml:space="preserve">Operational Location </w:t>
              </w:r>
              <w:r w:rsidRPr="004A59E2">
                <w:t>Class ID</w:t>
              </w:r>
            </w:ins>
          </w:p>
        </w:tc>
        <w:tc>
          <w:tcPr>
            <w:tcW w:w="1260" w:type="dxa"/>
            <w:shd w:val="clear" w:color="auto" w:fill="auto"/>
            <w:vAlign w:val="center"/>
          </w:tcPr>
          <w:p w14:paraId="20B7B3E5" w14:textId="77777777" w:rsidR="009A3909" w:rsidRPr="004A59E2" w:rsidRDefault="009A3909" w:rsidP="00833722">
            <w:pPr>
              <w:pStyle w:val="TABLE-col-heading"/>
              <w:rPr>
                <w:ins w:id="2058" w:author="Dennis Brandl" w:date="2018-03-03T06:23:00Z"/>
              </w:rPr>
            </w:pPr>
            <w:ins w:id="2059" w:author="Dennis Brandl" w:date="2018-03-03T06:23:00Z">
              <w:r>
                <w:t>Operational Location</w:t>
              </w:r>
              <w:r w:rsidRPr="004A59E2">
                <w:t xml:space="preserve"> Class Property ID</w:t>
              </w:r>
            </w:ins>
          </w:p>
        </w:tc>
        <w:tc>
          <w:tcPr>
            <w:tcW w:w="1260" w:type="dxa"/>
            <w:shd w:val="clear" w:color="auto" w:fill="auto"/>
            <w:vAlign w:val="center"/>
          </w:tcPr>
          <w:p w14:paraId="427D1961" w14:textId="77777777" w:rsidR="009A3909" w:rsidRPr="004A59E2" w:rsidRDefault="009A3909" w:rsidP="00833722">
            <w:pPr>
              <w:pStyle w:val="TABLE-col-heading"/>
              <w:rPr>
                <w:ins w:id="2060" w:author="Dennis Brandl" w:date="2018-03-03T06:23:00Z"/>
              </w:rPr>
            </w:pPr>
            <w:ins w:id="2061" w:author="Dennis Brandl" w:date="2018-03-03T06:23:00Z">
              <w:r>
                <w:t>Operational Location</w:t>
              </w:r>
              <w:r w:rsidRPr="004A59E2">
                <w:t xml:space="preserve"> Class Property Value</w:t>
              </w:r>
            </w:ins>
          </w:p>
        </w:tc>
        <w:tc>
          <w:tcPr>
            <w:tcW w:w="5760" w:type="dxa"/>
            <w:shd w:val="clear" w:color="auto" w:fill="auto"/>
            <w:vAlign w:val="center"/>
          </w:tcPr>
          <w:p w14:paraId="54437920" w14:textId="77777777" w:rsidR="009A3909" w:rsidRPr="004A59E2" w:rsidRDefault="009A3909" w:rsidP="00833722">
            <w:pPr>
              <w:pStyle w:val="TABLE-col-heading"/>
              <w:rPr>
                <w:ins w:id="2062" w:author="Dennis Brandl" w:date="2018-03-03T06:23:00Z"/>
              </w:rPr>
            </w:pPr>
            <w:ins w:id="2063" w:author="Dennis Brandl" w:date="2018-03-03T06:23:00Z">
              <w:r>
                <w:t>Verb action on noun</w:t>
              </w:r>
            </w:ins>
          </w:p>
        </w:tc>
      </w:tr>
      <w:tr w:rsidR="009A3909" w:rsidRPr="004A59E2" w14:paraId="5CA1CA5F" w14:textId="77777777" w:rsidTr="00833722">
        <w:trPr>
          <w:ins w:id="2064" w:author="Dennis Brandl" w:date="2018-03-03T06:23:00Z"/>
        </w:trPr>
        <w:tc>
          <w:tcPr>
            <w:tcW w:w="1080" w:type="dxa"/>
            <w:shd w:val="clear" w:color="auto" w:fill="auto"/>
          </w:tcPr>
          <w:p w14:paraId="513A630C" w14:textId="77777777" w:rsidR="009A3909" w:rsidRPr="004A59E2" w:rsidRDefault="009A3909" w:rsidP="00833722">
            <w:pPr>
              <w:pStyle w:val="TABLE-cell"/>
              <w:rPr>
                <w:ins w:id="2065" w:author="Dennis Brandl" w:date="2018-03-03T06:23:00Z"/>
              </w:rPr>
            </w:pPr>
            <w:ins w:id="2066" w:author="Dennis Brandl" w:date="2018-03-03T06:23:00Z">
              <w:r w:rsidRPr="004A59E2">
                <w:t>IDs specified</w:t>
              </w:r>
            </w:ins>
          </w:p>
        </w:tc>
        <w:tc>
          <w:tcPr>
            <w:tcW w:w="1260" w:type="dxa"/>
            <w:shd w:val="clear" w:color="auto" w:fill="auto"/>
          </w:tcPr>
          <w:p w14:paraId="47F696D4" w14:textId="77777777" w:rsidR="009A3909" w:rsidRPr="004A59E2" w:rsidRDefault="009A3909" w:rsidP="00833722">
            <w:pPr>
              <w:pStyle w:val="TABLE-cell"/>
              <w:rPr>
                <w:ins w:id="2067" w:author="Dennis Brandl" w:date="2018-03-03T06:23:00Z"/>
                <w:i/>
              </w:rPr>
            </w:pPr>
            <w:ins w:id="2068" w:author="Dennis Brandl" w:date="2018-03-03T06:23:00Z">
              <w:r w:rsidRPr="004A59E2">
                <w:rPr>
                  <w:i/>
                </w:rPr>
                <w:t>not specified</w:t>
              </w:r>
            </w:ins>
          </w:p>
        </w:tc>
        <w:tc>
          <w:tcPr>
            <w:tcW w:w="1260" w:type="dxa"/>
            <w:shd w:val="clear" w:color="auto" w:fill="auto"/>
          </w:tcPr>
          <w:p w14:paraId="5A052A31" w14:textId="77777777" w:rsidR="009A3909" w:rsidRPr="004A59E2" w:rsidRDefault="009A3909" w:rsidP="00833722">
            <w:pPr>
              <w:pStyle w:val="TABLE-cell"/>
              <w:rPr>
                <w:ins w:id="2069" w:author="Dennis Brandl" w:date="2018-03-03T06:23:00Z"/>
                <w:i/>
              </w:rPr>
            </w:pPr>
            <w:ins w:id="2070" w:author="Dennis Brandl" w:date="2018-03-03T06:23:00Z">
              <w:r w:rsidRPr="004A59E2">
                <w:rPr>
                  <w:i/>
                </w:rPr>
                <w:t>not specified</w:t>
              </w:r>
            </w:ins>
          </w:p>
        </w:tc>
        <w:tc>
          <w:tcPr>
            <w:tcW w:w="5760" w:type="dxa"/>
            <w:shd w:val="clear" w:color="auto" w:fill="auto"/>
          </w:tcPr>
          <w:p w14:paraId="13307837" w14:textId="77777777" w:rsidR="009A3909" w:rsidRPr="004A59E2" w:rsidRDefault="009A3909" w:rsidP="00833722">
            <w:pPr>
              <w:pStyle w:val="TABLE-cell"/>
              <w:rPr>
                <w:ins w:id="2071" w:author="Dennis Brandl" w:date="2018-03-03T06:23:00Z"/>
              </w:rPr>
            </w:pPr>
            <w:ins w:id="2072" w:author="Dennis Brandl" w:date="2018-03-03T06:23:00Z">
              <w:r w:rsidRPr="004A59E2">
                <w:t xml:space="preserve">GET: Shall define a request that the receiver is to return, in a SHOW message, all attributes about the specified </w:t>
              </w:r>
              <w:r>
                <w:rPr>
                  <w:i/>
                </w:rPr>
                <w:t>Operational Location</w:t>
              </w:r>
              <w:r w:rsidRPr="004A59E2">
                <w:rPr>
                  <w:i/>
                </w:rPr>
                <w:t xml:space="preserve"> Classes</w:t>
              </w:r>
              <w:r>
                <w:t xml:space="preserve"> and</w:t>
              </w:r>
              <w:r w:rsidRPr="004A59E2">
                <w:t xml:space="preserve"> all properties and their attributes.</w:t>
              </w:r>
            </w:ins>
          </w:p>
          <w:p w14:paraId="4580845C" w14:textId="77777777" w:rsidR="009A3909" w:rsidRPr="004A59E2" w:rsidRDefault="009A3909" w:rsidP="00833722">
            <w:pPr>
              <w:pStyle w:val="TABLE-cell"/>
              <w:rPr>
                <w:ins w:id="2073" w:author="Dennis Brandl" w:date="2018-03-03T06:23:00Z"/>
              </w:rPr>
            </w:pPr>
            <w:ins w:id="2074" w:author="Dennis Brandl" w:date="2018-03-03T06:23:00Z">
              <w:r w:rsidRPr="004A59E2">
                <w:t xml:space="preserve">PROCESS: Shall define a request that the receiver is to add </w:t>
              </w:r>
              <w:r>
                <w:rPr>
                  <w:i/>
                </w:rPr>
                <w:t>Operational Location</w:t>
              </w:r>
              <w:r w:rsidRPr="004A59E2">
                <w:rPr>
                  <w:i/>
                </w:rPr>
                <w:t xml:space="preserve"> Classes</w:t>
              </w:r>
              <w:r w:rsidRPr="004A59E2">
                <w:t xml:space="preserve">. The ID defines suggested IDs for the </w:t>
              </w:r>
              <w:r>
                <w:rPr>
                  <w:i/>
                </w:rPr>
                <w:t>Operational Location</w:t>
              </w:r>
              <w:r w:rsidRPr="004A59E2">
                <w:rPr>
                  <w:i/>
                </w:rPr>
                <w:t xml:space="preserve"> Classes</w:t>
              </w:r>
              <w:r w:rsidRPr="004A59E2">
                <w:t xml:space="preserve">. The receiver adds the </w:t>
              </w:r>
              <w:r>
                <w:rPr>
                  <w:i/>
                </w:rPr>
                <w:t>Operational Location</w:t>
              </w:r>
              <w:r w:rsidRPr="004A59E2">
                <w:rPr>
                  <w:i/>
                </w:rPr>
                <w:t xml:space="preserve"> Classes</w:t>
              </w:r>
              <w:r w:rsidRPr="004A59E2">
                <w:t xml:space="preserve"> and assigns IDs.  The assigned IDs shall be returned in the ACKNOWLEDGE message.</w:t>
              </w:r>
            </w:ins>
          </w:p>
          <w:p w14:paraId="6E62A7F8" w14:textId="77777777" w:rsidR="009A3909" w:rsidRPr="004A59E2" w:rsidRDefault="009A3909" w:rsidP="00833722">
            <w:pPr>
              <w:pStyle w:val="TABLE-cell"/>
              <w:rPr>
                <w:ins w:id="2075" w:author="Dennis Brandl" w:date="2018-03-03T06:23:00Z"/>
              </w:rPr>
            </w:pPr>
            <w:ins w:id="2076" w:author="Dennis Brandl" w:date="2018-03-03T06:23:00Z">
              <w:r w:rsidRPr="004A59E2">
                <w:t xml:space="preserve">CHANGE: The specified attributes of the specified </w:t>
              </w:r>
              <w:r>
                <w:rPr>
                  <w:i/>
                </w:rPr>
                <w:t>Operational Location</w:t>
              </w:r>
              <w:r w:rsidRPr="004A59E2">
                <w:rPr>
                  <w:i/>
                </w:rPr>
                <w:t xml:space="preserve"> Classes </w:t>
              </w:r>
              <w:r w:rsidRPr="004A59E2">
                <w:t xml:space="preserve">shall be changed. </w:t>
              </w:r>
            </w:ins>
          </w:p>
          <w:p w14:paraId="59D2BA2C" w14:textId="77777777" w:rsidR="009A3909" w:rsidRPr="004A59E2" w:rsidRDefault="009A3909" w:rsidP="00833722">
            <w:pPr>
              <w:pStyle w:val="TABLE-cell"/>
              <w:rPr>
                <w:ins w:id="2077" w:author="Dennis Brandl" w:date="2018-03-03T06:23:00Z"/>
              </w:rPr>
            </w:pPr>
            <w:ins w:id="2078" w:author="Dennis Brandl" w:date="2018-03-03T06:23:00Z">
              <w:r w:rsidRPr="004A59E2">
                <w:t xml:space="preserve">CANCEL: Shall define a request that the receiver is to cancel the specified </w:t>
              </w:r>
              <w:r>
                <w:rPr>
                  <w:i/>
                </w:rPr>
                <w:t>Operational Location</w:t>
              </w:r>
              <w:r w:rsidRPr="004A59E2">
                <w:rPr>
                  <w:i/>
                </w:rPr>
                <w:t xml:space="preserve"> Classes</w:t>
              </w:r>
              <w:r w:rsidRPr="004A59E2">
                <w:t xml:space="preserve">. </w:t>
              </w:r>
            </w:ins>
          </w:p>
          <w:p w14:paraId="043D052D" w14:textId="77777777" w:rsidR="009A3909" w:rsidRPr="004A59E2" w:rsidRDefault="009A3909" w:rsidP="00833722">
            <w:pPr>
              <w:pStyle w:val="TABLE-cell"/>
              <w:rPr>
                <w:ins w:id="2079" w:author="Dennis Brandl" w:date="2018-03-03T06:23:00Z"/>
              </w:rPr>
            </w:pPr>
            <w:ins w:id="2080" w:author="Dennis Brandl" w:date="2018-03-03T06:23:00Z">
              <w:r w:rsidRPr="004A59E2">
                <w:t xml:space="preserve">SYNC ADD: Shall define a request that the receiver is to add the specified </w:t>
              </w:r>
              <w:r>
                <w:rPr>
                  <w:i/>
                </w:rPr>
                <w:t>Operational Location</w:t>
              </w:r>
              <w:r w:rsidRPr="004A59E2">
                <w:rPr>
                  <w:i/>
                </w:rPr>
                <w:t xml:space="preserve"> Classes</w:t>
              </w:r>
              <w:r w:rsidRPr="004A59E2">
                <w:t>.</w:t>
              </w:r>
            </w:ins>
          </w:p>
          <w:p w14:paraId="33FC44FF" w14:textId="77777777" w:rsidR="009A3909" w:rsidRPr="004A59E2" w:rsidRDefault="009A3909" w:rsidP="00833722">
            <w:pPr>
              <w:pStyle w:val="TABLE-cell"/>
              <w:rPr>
                <w:ins w:id="2081" w:author="Dennis Brandl" w:date="2018-03-03T06:23:00Z"/>
              </w:rPr>
            </w:pPr>
            <w:ins w:id="2082" w:author="Dennis Brandl" w:date="2018-03-03T06:23:00Z">
              <w:r w:rsidRPr="004A59E2">
                <w:lastRenderedPageBreak/>
                <w:t xml:space="preserve">SYNC CHANGE: The specified attributes of the specified </w:t>
              </w:r>
              <w:r>
                <w:rPr>
                  <w:i/>
                </w:rPr>
                <w:t>Operational Location</w:t>
              </w:r>
              <w:r w:rsidRPr="004A59E2">
                <w:rPr>
                  <w:i/>
                </w:rPr>
                <w:t xml:space="preserve"> Classes </w:t>
              </w:r>
              <w:r w:rsidRPr="004A59E2">
                <w:t>shall be changed.</w:t>
              </w:r>
            </w:ins>
          </w:p>
          <w:p w14:paraId="014B85D5" w14:textId="77777777" w:rsidR="00D22820" w:rsidRDefault="009A3909" w:rsidP="00D22820">
            <w:pPr>
              <w:pStyle w:val="TABLE-cell"/>
              <w:rPr>
                <w:ins w:id="2083" w:author="Dennis Brandl" w:date="2018-03-03T06:40:00Z"/>
              </w:rPr>
            </w:pPr>
            <w:ins w:id="2084" w:author="Dennis Brandl" w:date="2018-03-03T06:23:00Z">
              <w:r w:rsidRPr="004A59E2">
                <w:t xml:space="preserve">SYNC DELETE: Shall define a request that the receiver is to delete the specified </w:t>
              </w:r>
              <w:r>
                <w:rPr>
                  <w:i/>
                </w:rPr>
                <w:t>Operational Location</w:t>
              </w:r>
              <w:r w:rsidRPr="004A59E2">
                <w:rPr>
                  <w:i/>
                </w:rPr>
                <w:t xml:space="preserve"> Classes</w:t>
              </w:r>
              <w:r w:rsidRPr="004A59E2">
                <w:t xml:space="preserve">. </w:t>
              </w:r>
            </w:ins>
          </w:p>
          <w:p w14:paraId="6FEFC692" w14:textId="7FB7B3A2" w:rsidR="009A3909" w:rsidRPr="004A59E2" w:rsidRDefault="00D22820" w:rsidP="00D22820">
            <w:pPr>
              <w:pStyle w:val="TABLE-cell"/>
              <w:rPr>
                <w:ins w:id="2085" w:author="Dennis Brandl" w:date="2018-03-03T06:23:00Z"/>
              </w:rPr>
            </w:pPr>
            <w:ins w:id="2086" w:author="Dennis Brandl" w:date="2018-03-03T06:40:00Z">
              <w:r>
                <w:t xml:space="preserve">NOTIFY: Shall define the creation of a new </w:t>
              </w:r>
              <w:r>
                <w:rPr>
                  <w:i/>
                </w:rPr>
                <w:t>Operational Location Class</w:t>
              </w:r>
              <w:r>
                <w:t>.</w:t>
              </w:r>
            </w:ins>
          </w:p>
        </w:tc>
      </w:tr>
      <w:tr w:rsidR="009A3909" w:rsidRPr="004A59E2" w14:paraId="4F8C4DB3" w14:textId="77777777" w:rsidTr="00833722">
        <w:trPr>
          <w:ins w:id="2087" w:author="Dennis Brandl" w:date="2018-03-03T06:23:00Z"/>
        </w:trPr>
        <w:tc>
          <w:tcPr>
            <w:tcW w:w="1080" w:type="dxa"/>
            <w:shd w:val="clear" w:color="auto" w:fill="auto"/>
          </w:tcPr>
          <w:p w14:paraId="45DD77C0" w14:textId="77777777" w:rsidR="009A3909" w:rsidRPr="004A59E2" w:rsidRDefault="009A3909" w:rsidP="00833722">
            <w:pPr>
              <w:pStyle w:val="TABLE-cell"/>
              <w:rPr>
                <w:ins w:id="2088" w:author="Dennis Brandl" w:date="2018-03-03T06:23:00Z"/>
              </w:rPr>
            </w:pPr>
            <w:ins w:id="2089" w:author="Dennis Brandl" w:date="2018-03-03T06:23:00Z">
              <w:r w:rsidRPr="004A59E2">
                <w:lastRenderedPageBreak/>
                <w:t>IDs specified</w:t>
              </w:r>
            </w:ins>
          </w:p>
        </w:tc>
        <w:tc>
          <w:tcPr>
            <w:tcW w:w="1260" w:type="dxa"/>
            <w:shd w:val="clear" w:color="auto" w:fill="auto"/>
          </w:tcPr>
          <w:p w14:paraId="5C47E766" w14:textId="77777777" w:rsidR="009A3909" w:rsidRPr="004A59E2" w:rsidRDefault="009A3909" w:rsidP="00833722">
            <w:pPr>
              <w:pStyle w:val="TABLE-cell"/>
              <w:rPr>
                <w:ins w:id="2090" w:author="Dennis Brandl" w:date="2018-03-03T06:23:00Z"/>
              </w:rPr>
            </w:pPr>
            <w:ins w:id="2091" w:author="Dennis Brandl" w:date="2018-03-03T06:23:00Z">
              <w:r w:rsidRPr="004A59E2">
                <w:t>IDs specified</w:t>
              </w:r>
            </w:ins>
          </w:p>
        </w:tc>
        <w:tc>
          <w:tcPr>
            <w:tcW w:w="1260" w:type="dxa"/>
            <w:shd w:val="clear" w:color="auto" w:fill="auto"/>
          </w:tcPr>
          <w:p w14:paraId="4D852E69" w14:textId="77777777" w:rsidR="009A3909" w:rsidRPr="004A59E2" w:rsidRDefault="009A3909" w:rsidP="00833722">
            <w:pPr>
              <w:pStyle w:val="TABLE-cell"/>
              <w:rPr>
                <w:ins w:id="2092" w:author="Dennis Brandl" w:date="2018-03-03T06:23:00Z"/>
                <w:i/>
              </w:rPr>
            </w:pPr>
            <w:ins w:id="2093" w:author="Dennis Brandl" w:date="2018-03-03T06:23:00Z">
              <w:r w:rsidRPr="004A59E2">
                <w:rPr>
                  <w:i/>
                </w:rPr>
                <w:t>not specified</w:t>
              </w:r>
            </w:ins>
          </w:p>
        </w:tc>
        <w:tc>
          <w:tcPr>
            <w:tcW w:w="5760" w:type="dxa"/>
            <w:shd w:val="clear" w:color="auto" w:fill="auto"/>
          </w:tcPr>
          <w:p w14:paraId="095263BD" w14:textId="77777777" w:rsidR="009A3909" w:rsidRPr="004A59E2" w:rsidRDefault="009A3909" w:rsidP="00833722">
            <w:pPr>
              <w:pStyle w:val="TABLE-cell"/>
              <w:rPr>
                <w:ins w:id="2094" w:author="Dennis Brandl" w:date="2018-03-03T06:23:00Z"/>
              </w:rPr>
            </w:pPr>
            <w:ins w:id="2095" w:author="Dennis Brandl" w:date="2018-03-03T06:23:00Z">
              <w:r w:rsidRPr="004A59E2">
                <w:t xml:space="preserve">GET: Shall define a request that the receiver is to return, in a SHOW message, all attributes about the specified </w:t>
              </w:r>
              <w:r>
                <w:rPr>
                  <w:i/>
                </w:rPr>
                <w:t>Operational Location</w:t>
              </w:r>
              <w:r w:rsidRPr="004A59E2">
                <w:rPr>
                  <w:i/>
                </w:rPr>
                <w:t xml:space="preserve"> Classes</w:t>
              </w:r>
              <w:r>
                <w:t xml:space="preserve"> and all</w:t>
              </w:r>
              <w:r w:rsidRPr="004A59E2">
                <w:t xml:space="preserve"> the specified </w:t>
              </w:r>
              <w:r>
                <w:rPr>
                  <w:i/>
                </w:rPr>
                <w:t>Operational Location</w:t>
              </w:r>
              <w:r w:rsidRPr="004A59E2">
                <w:rPr>
                  <w:i/>
                </w:rPr>
                <w:t xml:space="preserve"> Class Properties</w:t>
              </w:r>
              <w:r w:rsidRPr="004A59E2">
                <w:t>.</w:t>
              </w:r>
            </w:ins>
          </w:p>
          <w:p w14:paraId="38C90B39" w14:textId="77777777" w:rsidR="009A3909" w:rsidRPr="004A59E2" w:rsidRDefault="009A3909" w:rsidP="00833722">
            <w:pPr>
              <w:pStyle w:val="TABLE-cell"/>
              <w:rPr>
                <w:ins w:id="2096" w:author="Dennis Brandl" w:date="2018-03-03T06:23:00Z"/>
              </w:rPr>
            </w:pPr>
            <w:ins w:id="2097" w:author="Dennis Brandl" w:date="2018-03-03T06:23:00Z">
              <w:r w:rsidRPr="004A59E2">
                <w:t xml:space="preserve">PROCESS: Shall define a request that the receiver is to add </w:t>
              </w:r>
              <w:r>
                <w:rPr>
                  <w:i/>
                </w:rPr>
                <w:t>Operational Location</w:t>
              </w:r>
              <w:r w:rsidRPr="004A59E2">
                <w:rPr>
                  <w:i/>
                </w:rPr>
                <w:t xml:space="preserve"> Classes</w:t>
              </w:r>
              <w:r w:rsidRPr="004A59E2">
                <w:t xml:space="preserve">. The message defines suggested IDs for the </w:t>
              </w:r>
              <w:r>
                <w:rPr>
                  <w:i/>
                </w:rPr>
                <w:t>Operational Location</w:t>
              </w:r>
              <w:r w:rsidRPr="004A59E2">
                <w:rPr>
                  <w:i/>
                </w:rPr>
                <w:t xml:space="preserve"> Classes</w:t>
              </w:r>
              <w:r w:rsidRPr="004A59E2">
                <w:t xml:space="preserve"> and list of properties. The receiver adds the </w:t>
              </w:r>
              <w:r>
                <w:rPr>
                  <w:i/>
                </w:rPr>
                <w:t>Operational Location</w:t>
              </w:r>
              <w:r w:rsidRPr="004A59E2">
                <w:rPr>
                  <w:i/>
                </w:rPr>
                <w:t xml:space="preserve"> Classes</w:t>
              </w:r>
              <w:r w:rsidRPr="004A59E2">
                <w:t xml:space="preserve"> and properties and assigns IDs.  The assigned IDs shall be returned in the ACKNOWLEDGE message.</w:t>
              </w:r>
            </w:ins>
          </w:p>
          <w:p w14:paraId="13C06114" w14:textId="77777777" w:rsidR="009A3909" w:rsidRPr="004A59E2" w:rsidRDefault="009A3909" w:rsidP="00833722">
            <w:pPr>
              <w:pStyle w:val="TABLE-cell"/>
              <w:rPr>
                <w:ins w:id="2098" w:author="Dennis Brandl" w:date="2018-03-03T06:23:00Z"/>
              </w:rPr>
            </w:pPr>
            <w:ins w:id="2099" w:author="Dennis Brandl" w:date="2018-03-03T06:23:00Z">
              <w:r w:rsidRPr="004A59E2">
                <w:t xml:space="preserve">CHANGE: Error (no property values are specified). </w:t>
              </w:r>
            </w:ins>
          </w:p>
          <w:p w14:paraId="5658E7CC" w14:textId="77777777" w:rsidR="009A3909" w:rsidRPr="004A59E2" w:rsidRDefault="009A3909" w:rsidP="00833722">
            <w:pPr>
              <w:pStyle w:val="TABLE-cell"/>
              <w:rPr>
                <w:ins w:id="2100" w:author="Dennis Brandl" w:date="2018-03-03T06:23:00Z"/>
              </w:rPr>
            </w:pPr>
            <w:ins w:id="2101" w:author="Dennis Brandl" w:date="2018-03-03T06:23:00Z">
              <w:r w:rsidRPr="004A59E2">
                <w:t xml:space="preserve">CANCEL: Shall define a request that the receiver is to cancel the specified properties for the specified </w:t>
              </w:r>
              <w:r>
                <w:rPr>
                  <w:i/>
                </w:rPr>
                <w:t>Operational Location</w:t>
              </w:r>
              <w:r w:rsidRPr="004A59E2">
                <w:rPr>
                  <w:i/>
                </w:rPr>
                <w:t xml:space="preserve"> Classes</w:t>
              </w:r>
              <w:r w:rsidRPr="004A59E2">
                <w:t xml:space="preserve">. </w:t>
              </w:r>
            </w:ins>
          </w:p>
          <w:p w14:paraId="2BC16B68" w14:textId="77777777" w:rsidR="009A3909" w:rsidRPr="004A59E2" w:rsidRDefault="009A3909" w:rsidP="00833722">
            <w:pPr>
              <w:pStyle w:val="TABLE-cell"/>
              <w:rPr>
                <w:ins w:id="2102" w:author="Dennis Brandl" w:date="2018-03-03T06:23:00Z"/>
              </w:rPr>
            </w:pPr>
            <w:ins w:id="2103" w:author="Dennis Brandl" w:date="2018-03-03T06:23:00Z">
              <w:r w:rsidRPr="004A59E2">
                <w:t xml:space="preserve">SYNC ADD: Shall define a request that the receiver is to add the </w:t>
              </w:r>
              <w:r>
                <w:rPr>
                  <w:i/>
                </w:rPr>
                <w:t>Operational Location</w:t>
              </w:r>
              <w:r w:rsidRPr="004A59E2">
                <w:rPr>
                  <w:i/>
                </w:rPr>
                <w:t xml:space="preserve"> Classes</w:t>
              </w:r>
              <w:r w:rsidRPr="004A59E2">
                <w:t xml:space="preserve"> and list of </w:t>
              </w:r>
              <w:r>
                <w:rPr>
                  <w:i/>
                </w:rPr>
                <w:t>Operational Location</w:t>
              </w:r>
              <w:r w:rsidRPr="004A59E2">
                <w:rPr>
                  <w:i/>
                </w:rPr>
                <w:t xml:space="preserve"> Class Properties</w:t>
              </w:r>
              <w:r w:rsidRPr="004A59E2">
                <w:t xml:space="preserve">. </w:t>
              </w:r>
            </w:ins>
          </w:p>
          <w:p w14:paraId="364236A5" w14:textId="77777777" w:rsidR="009A3909" w:rsidRPr="004A59E2" w:rsidRDefault="009A3909" w:rsidP="00833722">
            <w:pPr>
              <w:pStyle w:val="TABLE-cell"/>
              <w:rPr>
                <w:ins w:id="2104" w:author="Dennis Brandl" w:date="2018-03-03T06:23:00Z"/>
              </w:rPr>
            </w:pPr>
            <w:ins w:id="2105" w:author="Dennis Brandl" w:date="2018-03-03T06:23:00Z">
              <w:r w:rsidRPr="004A59E2">
                <w:t>SYNC CHANGE: Error (no property values are specified).</w:t>
              </w:r>
            </w:ins>
          </w:p>
          <w:p w14:paraId="72C3B77D" w14:textId="4B72B68B" w:rsidR="00D22820" w:rsidRDefault="009A3909" w:rsidP="00D22820">
            <w:pPr>
              <w:pStyle w:val="TABLE-cell"/>
              <w:rPr>
                <w:ins w:id="2106" w:author="Dennis Brandl" w:date="2018-03-03T06:41:00Z"/>
              </w:rPr>
            </w:pPr>
            <w:ins w:id="2107" w:author="Dennis Brandl" w:date="2018-03-03T06:23:00Z">
              <w:r w:rsidRPr="004A59E2">
                <w:t xml:space="preserve">SYNC DELETE: Shall define a request that the receiver is to delete the specified list of </w:t>
              </w:r>
              <w:r>
                <w:rPr>
                  <w:i/>
                </w:rPr>
                <w:t>Operational Location</w:t>
              </w:r>
              <w:r w:rsidRPr="004A59E2">
                <w:rPr>
                  <w:i/>
                </w:rPr>
                <w:t xml:space="preserve"> Class Properties </w:t>
              </w:r>
              <w:r w:rsidRPr="004A59E2">
                <w:t xml:space="preserve">for the specified </w:t>
              </w:r>
              <w:r>
                <w:rPr>
                  <w:i/>
                </w:rPr>
                <w:t>Operational Location</w:t>
              </w:r>
              <w:r w:rsidRPr="004A59E2">
                <w:rPr>
                  <w:i/>
                </w:rPr>
                <w:t xml:space="preserve"> Classes</w:t>
              </w:r>
              <w:r w:rsidRPr="004A59E2">
                <w:t>.</w:t>
              </w:r>
            </w:ins>
            <w:ins w:id="2108" w:author="Dennis Brandl" w:date="2018-03-03T06:41:00Z">
              <w:r w:rsidR="00D22820">
                <w:t xml:space="preserve"> </w:t>
              </w:r>
            </w:ins>
          </w:p>
          <w:p w14:paraId="253724D2" w14:textId="59632441" w:rsidR="009A3909" w:rsidRPr="004A59E2" w:rsidRDefault="00D22820" w:rsidP="00D22820">
            <w:pPr>
              <w:pStyle w:val="TABLE-cell"/>
              <w:rPr>
                <w:ins w:id="2109" w:author="Dennis Brandl" w:date="2018-03-03T06:23:00Z"/>
              </w:rPr>
            </w:pPr>
            <w:ins w:id="2110" w:author="Dennis Brandl" w:date="2018-03-03T06:41:00Z">
              <w:r>
                <w:t xml:space="preserve">NOTIFY: Shall define the creation of a new </w:t>
              </w:r>
              <w:r>
                <w:rPr>
                  <w:i/>
                </w:rPr>
                <w:t>Operational Location Class</w:t>
              </w:r>
              <w:r>
                <w:t>.</w:t>
              </w:r>
            </w:ins>
          </w:p>
        </w:tc>
      </w:tr>
      <w:tr w:rsidR="009A3909" w:rsidRPr="004A59E2" w14:paraId="79095594" w14:textId="77777777" w:rsidTr="00833722">
        <w:trPr>
          <w:ins w:id="2111" w:author="Dennis Brandl" w:date="2018-03-03T06:23:00Z"/>
        </w:trPr>
        <w:tc>
          <w:tcPr>
            <w:tcW w:w="1080" w:type="dxa"/>
            <w:shd w:val="clear" w:color="auto" w:fill="auto"/>
          </w:tcPr>
          <w:p w14:paraId="548DBBD2" w14:textId="77777777" w:rsidR="009A3909" w:rsidRPr="004A59E2" w:rsidRDefault="009A3909" w:rsidP="00833722">
            <w:pPr>
              <w:pStyle w:val="TABLE-cell"/>
              <w:rPr>
                <w:ins w:id="2112" w:author="Dennis Brandl" w:date="2018-03-03T06:23:00Z"/>
              </w:rPr>
            </w:pPr>
            <w:ins w:id="2113" w:author="Dennis Brandl" w:date="2018-03-03T06:23:00Z">
              <w:r w:rsidRPr="004A59E2">
                <w:t>IDs specified</w:t>
              </w:r>
            </w:ins>
          </w:p>
        </w:tc>
        <w:tc>
          <w:tcPr>
            <w:tcW w:w="1260" w:type="dxa"/>
            <w:shd w:val="clear" w:color="auto" w:fill="auto"/>
          </w:tcPr>
          <w:p w14:paraId="5C6B416D" w14:textId="77777777" w:rsidR="009A3909" w:rsidRPr="004A59E2" w:rsidRDefault="009A3909" w:rsidP="00833722">
            <w:pPr>
              <w:pStyle w:val="TABLE-cell"/>
              <w:rPr>
                <w:ins w:id="2114" w:author="Dennis Brandl" w:date="2018-03-03T06:23:00Z"/>
              </w:rPr>
            </w:pPr>
            <w:ins w:id="2115" w:author="Dennis Brandl" w:date="2018-03-03T06:23:00Z">
              <w:r w:rsidRPr="004A59E2">
                <w:t>IDs specified</w:t>
              </w:r>
            </w:ins>
          </w:p>
        </w:tc>
        <w:tc>
          <w:tcPr>
            <w:tcW w:w="1260" w:type="dxa"/>
            <w:shd w:val="clear" w:color="auto" w:fill="auto"/>
          </w:tcPr>
          <w:p w14:paraId="19B9E025" w14:textId="77777777" w:rsidR="009A3909" w:rsidRPr="004A59E2" w:rsidRDefault="009A3909" w:rsidP="00833722">
            <w:pPr>
              <w:pStyle w:val="TABLE-cell"/>
              <w:rPr>
                <w:ins w:id="2116" w:author="Dennis Brandl" w:date="2018-03-03T06:23:00Z"/>
              </w:rPr>
            </w:pPr>
            <w:ins w:id="2117" w:author="Dennis Brandl" w:date="2018-03-03T06:23:00Z">
              <w:r w:rsidRPr="004A59E2">
                <w:t>Property Value Specified</w:t>
              </w:r>
            </w:ins>
          </w:p>
        </w:tc>
        <w:tc>
          <w:tcPr>
            <w:tcW w:w="5760" w:type="dxa"/>
            <w:shd w:val="clear" w:color="auto" w:fill="auto"/>
          </w:tcPr>
          <w:p w14:paraId="0AD8B45A" w14:textId="77777777" w:rsidR="009A3909" w:rsidRPr="004A59E2" w:rsidRDefault="009A3909" w:rsidP="00833722">
            <w:pPr>
              <w:pStyle w:val="TABLE-cell"/>
              <w:rPr>
                <w:ins w:id="2118" w:author="Dennis Brandl" w:date="2018-03-03T06:23:00Z"/>
              </w:rPr>
            </w:pPr>
            <w:ins w:id="2119" w:author="Dennis Brandl" w:date="2018-03-03T06:23:00Z">
              <w:r w:rsidRPr="004A59E2">
                <w:t xml:space="preserve">GET: Shall define a request that the receiver is to return, in a SHOW message, all attributes about the specified </w:t>
              </w:r>
              <w:r>
                <w:rPr>
                  <w:i/>
                </w:rPr>
                <w:t>Operational Location</w:t>
              </w:r>
              <w:r w:rsidRPr="004A59E2">
                <w:rPr>
                  <w:i/>
                </w:rPr>
                <w:t xml:space="preserve"> Classes</w:t>
              </w:r>
              <w:r w:rsidRPr="004A59E2">
                <w:t xml:space="preserve"> where the </w:t>
              </w:r>
              <w:r>
                <w:rPr>
                  <w:i/>
                </w:rPr>
                <w:t>Operational Location</w:t>
              </w:r>
              <w:r w:rsidRPr="004A59E2">
                <w:rPr>
                  <w:i/>
                </w:rPr>
                <w:t xml:space="preserve"> Class Property </w:t>
              </w:r>
              <w:r w:rsidRPr="004A59E2">
                <w:t>value match</w:t>
              </w:r>
              <w:r>
                <w:t>es the specified property value and all</w:t>
              </w:r>
              <w:r w:rsidRPr="004A59E2">
                <w:t xml:space="preserve"> the specified </w:t>
              </w:r>
              <w:r>
                <w:rPr>
                  <w:i/>
                </w:rPr>
                <w:t>Operational Location</w:t>
              </w:r>
              <w:r w:rsidRPr="004A59E2">
                <w:rPr>
                  <w:i/>
                </w:rPr>
                <w:t xml:space="preserve"> Class Properties</w:t>
              </w:r>
              <w:r w:rsidRPr="004A59E2">
                <w:t>.</w:t>
              </w:r>
            </w:ins>
          </w:p>
          <w:p w14:paraId="368B8A0E" w14:textId="77777777" w:rsidR="009A3909" w:rsidRPr="004A59E2" w:rsidRDefault="009A3909" w:rsidP="00833722">
            <w:pPr>
              <w:pStyle w:val="TABLE-cell"/>
              <w:rPr>
                <w:ins w:id="2120" w:author="Dennis Brandl" w:date="2018-03-03T06:23:00Z"/>
              </w:rPr>
            </w:pPr>
            <w:ins w:id="2121" w:author="Dennis Brandl" w:date="2018-03-03T06:23:00Z">
              <w:r w:rsidRPr="004A59E2">
                <w:t xml:space="preserve">PROCESS: Shall define a request that the receiver is to add </w:t>
              </w:r>
              <w:r>
                <w:rPr>
                  <w:i/>
                </w:rPr>
                <w:t>Operational Location</w:t>
              </w:r>
              <w:r w:rsidRPr="004A59E2">
                <w:rPr>
                  <w:i/>
                </w:rPr>
                <w:t xml:space="preserve"> Classes</w:t>
              </w:r>
              <w:r w:rsidRPr="004A59E2">
                <w:t xml:space="preserve">. The message defines suggested IDs for the </w:t>
              </w:r>
              <w:r>
                <w:rPr>
                  <w:i/>
                </w:rPr>
                <w:t>Operational Location</w:t>
              </w:r>
              <w:r w:rsidRPr="004A59E2">
                <w:rPr>
                  <w:i/>
                </w:rPr>
                <w:t xml:space="preserve"> Classes</w:t>
              </w:r>
              <w:r w:rsidRPr="004A59E2">
                <w:t xml:space="preserve"> and properties, and values for the properties. The receiver adds the </w:t>
              </w:r>
              <w:r>
                <w:rPr>
                  <w:i/>
                </w:rPr>
                <w:t>Operational Location</w:t>
              </w:r>
              <w:r w:rsidRPr="004A59E2">
                <w:rPr>
                  <w:i/>
                </w:rPr>
                <w:t xml:space="preserve"> Classes</w:t>
              </w:r>
              <w:r w:rsidRPr="004A59E2">
                <w:t xml:space="preserve"> and properties and assigns IDs.  The assigned IDs shall be returned in the ACKNOWLEDGE message.</w:t>
              </w:r>
            </w:ins>
          </w:p>
          <w:p w14:paraId="223C1F1E" w14:textId="77777777" w:rsidR="009A3909" w:rsidRPr="004A59E2" w:rsidRDefault="009A3909" w:rsidP="00833722">
            <w:pPr>
              <w:pStyle w:val="TABLE-cell"/>
              <w:rPr>
                <w:ins w:id="2122" w:author="Dennis Brandl" w:date="2018-03-03T06:23:00Z"/>
              </w:rPr>
            </w:pPr>
            <w:ins w:id="2123" w:author="Dennis Brandl" w:date="2018-03-03T06:23:00Z">
              <w:r w:rsidRPr="004A59E2">
                <w:t xml:space="preserve">CHANGE: Shall define a request that the receiver is to change the values of the specified properties for the specified </w:t>
              </w:r>
              <w:r>
                <w:rPr>
                  <w:i/>
                </w:rPr>
                <w:t>Operational Location</w:t>
              </w:r>
              <w:r w:rsidRPr="004A59E2">
                <w:rPr>
                  <w:i/>
                </w:rPr>
                <w:t xml:space="preserve"> Classes</w:t>
              </w:r>
              <w:r w:rsidRPr="004A59E2">
                <w:t xml:space="preserve"> to the specified values.  A RESPOND message may be used to communicate agreement, disagreement, or changes made to the CHANGE message data.</w:t>
              </w:r>
            </w:ins>
          </w:p>
          <w:p w14:paraId="7782882E" w14:textId="77777777" w:rsidR="009A3909" w:rsidRPr="004A59E2" w:rsidRDefault="009A3909" w:rsidP="00833722">
            <w:pPr>
              <w:pStyle w:val="TABLE-cell"/>
              <w:rPr>
                <w:ins w:id="2124" w:author="Dennis Brandl" w:date="2018-03-03T06:23:00Z"/>
              </w:rPr>
            </w:pPr>
            <w:ins w:id="2125" w:author="Dennis Brandl" w:date="2018-03-03T06:23:00Z">
              <w:r w:rsidRPr="004A59E2">
                <w:t xml:space="preserve">CANCEL: Shall define a request that the receiver is to cancel the specified properties of the </w:t>
              </w:r>
              <w:r>
                <w:rPr>
                  <w:i/>
                </w:rPr>
                <w:t>Operational Location</w:t>
              </w:r>
              <w:r w:rsidRPr="004A59E2">
                <w:rPr>
                  <w:i/>
                </w:rPr>
                <w:t xml:space="preserve"> Classes</w:t>
              </w:r>
              <w:r w:rsidRPr="004A59E2">
                <w:t xml:space="preserve"> that have the specified property value. </w:t>
              </w:r>
            </w:ins>
          </w:p>
          <w:p w14:paraId="65AF3516" w14:textId="77777777" w:rsidR="009A3909" w:rsidRPr="004A59E2" w:rsidRDefault="009A3909" w:rsidP="00833722">
            <w:pPr>
              <w:pStyle w:val="TABLE-cell"/>
              <w:rPr>
                <w:ins w:id="2126" w:author="Dennis Brandl" w:date="2018-03-03T06:23:00Z"/>
              </w:rPr>
            </w:pPr>
            <w:ins w:id="2127" w:author="Dennis Brandl" w:date="2018-03-03T06:23:00Z">
              <w:r w:rsidRPr="004A59E2">
                <w:t xml:space="preserve">SYNC ADD: Shall define a request that the receiver is to add the specified </w:t>
              </w:r>
              <w:r>
                <w:rPr>
                  <w:i/>
                </w:rPr>
                <w:t>Operational Location</w:t>
              </w:r>
              <w:r w:rsidRPr="004A59E2">
                <w:rPr>
                  <w:i/>
                </w:rPr>
                <w:t xml:space="preserve"> Classes</w:t>
              </w:r>
              <w:r w:rsidRPr="004A59E2">
                <w:t xml:space="preserve">, list of properties and property values. </w:t>
              </w:r>
            </w:ins>
          </w:p>
          <w:p w14:paraId="0D9467E2" w14:textId="77777777" w:rsidR="009A3909" w:rsidRPr="004A59E2" w:rsidRDefault="009A3909" w:rsidP="00833722">
            <w:pPr>
              <w:pStyle w:val="TABLE-cell"/>
              <w:rPr>
                <w:ins w:id="2128" w:author="Dennis Brandl" w:date="2018-03-03T06:23:00Z"/>
              </w:rPr>
            </w:pPr>
            <w:ins w:id="2129" w:author="Dennis Brandl" w:date="2018-03-03T06:23:00Z">
              <w:r w:rsidRPr="004A59E2">
                <w:t xml:space="preserve">SYNC CHANGE: Shall define a request that the receiver is to change the values of the specified list of properties for the specified </w:t>
              </w:r>
              <w:r>
                <w:rPr>
                  <w:i/>
                </w:rPr>
                <w:t>Operational Location</w:t>
              </w:r>
              <w:r w:rsidRPr="004A59E2">
                <w:rPr>
                  <w:i/>
                </w:rPr>
                <w:t xml:space="preserve"> Classes</w:t>
              </w:r>
              <w:r w:rsidRPr="004A59E2">
                <w:t xml:space="preserve"> to the specified values.</w:t>
              </w:r>
            </w:ins>
          </w:p>
          <w:p w14:paraId="0AD1BFAD" w14:textId="0E1792E1" w:rsidR="00D22820" w:rsidRDefault="009A3909" w:rsidP="00D22820">
            <w:pPr>
              <w:pStyle w:val="TABLE-cell"/>
              <w:rPr>
                <w:ins w:id="2130" w:author="Dennis Brandl" w:date="2018-03-03T06:41:00Z"/>
              </w:rPr>
            </w:pPr>
            <w:ins w:id="2131" w:author="Dennis Brandl" w:date="2018-03-03T06:23:00Z">
              <w:r w:rsidRPr="004A59E2">
                <w:t xml:space="preserve">SYNC DELETE: Shall define a request that the receiver is to delete the specified list of </w:t>
              </w:r>
              <w:r>
                <w:rPr>
                  <w:i/>
                </w:rPr>
                <w:t>Operational Location</w:t>
              </w:r>
              <w:r w:rsidRPr="004A59E2">
                <w:rPr>
                  <w:i/>
                </w:rPr>
                <w:t xml:space="preserve"> Class</w:t>
              </w:r>
              <w:r w:rsidRPr="004A59E2">
                <w:t xml:space="preserve"> </w:t>
              </w:r>
              <w:r w:rsidRPr="004A59E2">
                <w:rPr>
                  <w:i/>
                </w:rPr>
                <w:t>Properties</w:t>
              </w:r>
              <w:r w:rsidRPr="004A59E2">
                <w:t xml:space="preserve"> of the specified </w:t>
              </w:r>
              <w:r>
                <w:rPr>
                  <w:i/>
                </w:rPr>
                <w:t>Operational Location</w:t>
              </w:r>
              <w:r w:rsidRPr="004A59E2">
                <w:rPr>
                  <w:i/>
                </w:rPr>
                <w:t xml:space="preserve"> Classes</w:t>
              </w:r>
              <w:r w:rsidRPr="004A59E2">
                <w:t xml:space="preserve"> that have the specified property value.</w:t>
              </w:r>
            </w:ins>
            <w:ins w:id="2132" w:author="Dennis Brandl" w:date="2018-03-03T06:41:00Z">
              <w:r w:rsidR="00D22820">
                <w:t xml:space="preserve"> </w:t>
              </w:r>
            </w:ins>
          </w:p>
          <w:p w14:paraId="1162093E" w14:textId="2BB306C6" w:rsidR="009A3909" w:rsidRPr="004A59E2" w:rsidRDefault="00D22820" w:rsidP="00D22820">
            <w:pPr>
              <w:pStyle w:val="TABLE-cell"/>
              <w:rPr>
                <w:ins w:id="2133" w:author="Dennis Brandl" w:date="2018-03-03T06:23:00Z"/>
              </w:rPr>
            </w:pPr>
            <w:ins w:id="2134" w:author="Dennis Brandl" w:date="2018-03-03T06:41:00Z">
              <w:r>
                <w:t xml:space="preserve">NOTIFY: Shall define the creation of a new </w:t>
              </w:r>
              <w:r>
                <w:rPr>
                  <w:i/>
                </w:rPr>
                <w:t>Operational Location Class</w:t>
              </w:r>
              <w:r>
                <w:t>.</w:t>
              </w:r>
            </w:ins>
          </w:p>
        </w:tc>
      </w:tr>
      <w:tr w:rsidR="009A3909" w:rsidRPr="004A59E2" w14:paraId="5F749055" w14:textId="77777777" w:rsidTr="00833722">
        <w:trPr>
          <w:ins w:id="2135" w:author="Dennis Brandl" w:date="2018-03-03T06:23:00Z"/>
        </w:trPr>
        <w:tc>
          <w:tcPr>
            <w:tcW w:w="1080" w:type="dxa"/>
            <w:shd w:val="clear" w:color="auto" w:fill="auto"/>
          </w:tcPr>
          <w:p w14:paraId="76250899" w14:textId="77777777" w:rsidR="009A3909" w:rsidRPr="004A59E2" w:rsidRDefault="009A3909" w:rsidP="00833722">
            <w:pPr>
              <w:pStyle w:val="TABLE-cell"/>
              <w:rPr>
                <w:ins w:id="2136" w:author="Dennis Brandl" w:date="2018-03-03T06:23:00Z"/>
              </w:rPr>
            </w:pPr>
            <w:ins w:id="2137" w:author="Dennis Brandl" w:date="2018-03-03T06:23:00Z">
              <w:r w:rsidRPr="004A59E2">
                <w:t>Wildcard specified</w:t>
              </w:r>
            </w:ins>
          </w:p>
        </w:tc>
        <w:tc>
          <w:tcPr>
            <w:tcW w:w="1260" w:type="dxa"/>
            <w:shd w:val="clear" w:color="auto" w:fill="auto"/>
          </w:tcPr>
          <w:p w14:paraId="05C7BCE9" w14:textId="77777777" w:rsidR="009A3909" w:rsidRPr="004A59E2" w:rsidRDefault="009A3909" w:rsidP="00833722">
            <w:pPr>
              <w:pStyle w:val="TABLE-cell"/>
              <w:rPr>
                <w:ins w:id="2138" w:author="Dennis Brandl" w:date="2018-03-03T06:23:00Z"/>
                <w:i/>
              </w:rPr>
            </w:pPr>
            <w:ins w:id="2139" w:author="Dennis Brandl" w:date="2018-03-03T06:23:00Z">
              <w:r w:rsidRPr="004A59E2">
                <w:rPr>
                  <w:i/>
                </w:rPr>
                <w:t>not specified</w:t>
              </w:r>
            </w:ins>
          </w:p>
        </w:tc>
        <w:tc>
          <w:tcPr>
            <w:tcW w:w="1260" w:type="dxa"/>
            <w:shd w:val="clear" w:color="auto" w:fill="auto"/>
          </w:tcPr>
          <w:p w14:paraId="5AA6FCB4" w14:textId="77777777" w:rsidR="009A3909" w:rsidRPr="004A59E2" w:rsidRDefault="009A3909" w:rsidP="00833722">
            <w:pPr>
              <w:pStyle w:val="TABLE-cell"/>
              <w:rPr>
                <w:ins w:id="2140" w:author="Dennis Brandl" w:date="2018-03-03T06:23:00Z"/>
                <w:i/>
              </w:rPr>
            </w:pPr>
            <w:ins w:id="2141" w:author="Dennis Brandl" w:date="2018-03-03T06:23:00Z">
              <w:r w:rsidRPr="004A59E2">
                <w:rPr>
                  <w:i/>
                </w:rPr>
                <w:t>not specified</w:t>
              </w:r>
            </w:ins>
          </w:p>
        </w:tc>
        <w:tc>
          <w:tcPr>
            <w:tcW w:w="5760" w:type="dxa"/>
            <w:shd w:val="clear" w:color="auto" w:fill="auto"/>
          </w:tcPr>
          <w:p w14:paraId="533958DC" w14:textId="77777777" w:rsidR="009A3909" w:rsidRPr="004A59E2" w:rsidRDefault="009A3909" w:rsidP="00833722">
            <w:pPr>
              <w:pStyle w:val="TABLE-cell"/>
              <w:rPr>
                <w:ins w:id="2142" w:author="Dennis Brandl" w:date="2018-03-03T06:23:00Z"/>
              </w:rPr>
            </w:pPr>
            <w:ins w:id="2143" w:author="Dennis Brandl" w:date="2018-03-03T06:23:00Z">
              <w:r w:rsidRPr="004A59E2">
                <w:t xml:space="preserve">GET: Shall define a request that the receiver is to return, in a SHOW message, all attributes and properties about the </w:t>
              </w:r>
              <w:r>
                <w:rPr>
                  <w:i/>
                </w:rPr>
                <w:t>Operational Location</w:t>
              </w:r>
              <w:r w:rsidRPr="004A59E2">
                <w:rPr>
                  <w:i/>
                </w:rPr>
                <w:t xml:space="preserve"> Classes</w:t>
              </w:r>
              <w:r w:rsidRPr="004A59E2">
                <w:t xml:space="preserve"> that match the wildcard.</w:t>
              </w:r>
            </w:ins>
          </w:p>
          <w:p w14:paraId="5A12D719" w14:textId="77777777" w:rsidR="009A3909" w:rsidRPr="004A59E2" w:rsidRDefault="009A3909" w:rsidP="00833722">
            <w:pPr>
              <w:pStyle w:val="TABLE-cell"/>
              <w:rPr>
                <w:ins w:id="2144" w:author="Dennis Brandl" w:date="2018-03-03T06:23:00Z"/>
              </w:rPr>
            </w:pPr>
            <w:ins w:id="2145" w:author="Dennis Brandl" w:date="2018-03-03T06:23:00Z">
              <w:r w:rsidRPr="004A59E2">
                <w:t>Example 1</w:t>
              </w:r>
              <w:r w:rsidRPr="004A59E2">
                <w:tab/>
                <w:t xml:space="preserve">To return all </w:t>
              </w:r>
              <w:r>
                <w:rPr>
                  <w:i/>
                </w:rPr>
                <w:t>Operational Location</w:t>
              </w:r>
              <w:r w:rsidRPr="004A59E2">
                <w:rPr>
                  <w:i/>
                </w:rPr>
                <w:t xml:space="preserve"> Classes</w:t>
              </w:r>
              <w:r w:rsidRPr="004A59E2">
                <w:t>, specify a “*” as the wildcard.</w:t>
              </w:r>
            </w:ins>
          </w:p>
          <w:p w14:paraId="1FD2B87E" w14:textId="77777777" w:rsidR="009A3909" w:rsidRPr="004A59E2" w:rsidRDefault="009A3909" w:rsidP="00833722">
            <w:pPr>
              <w:pStyle w:val="TABLE-cell"/>
              <w:rPr>
                <w:ins w:id="2146" w:author="Dennis Brandl" w:date="2018-03-03T06:23:00Z"/>
              </w:rPr>
            </w:pPr>
            <w:ins w:id="2147" w:author="Dennis Brandl" w:date="2018-03-03T06:23:00Z">
              <w:r w:rsidRPr="004A59E2">
                <w:lastRenderedPageBreak/>
                <w:t>PROCESS: Error.</w:t>
              </w:r>
            </w:ins>
          </w:p>
          <w:p w14:paraId="71FC8E84" w14:textId="77777777" w:rsidR="009A3909" w:rsidRPr="004A59E2" w:rsidRDefault="009A3909" w:rsidP="00833722">
            <w:pPr>
              <w:pStyle w:val="TABLE-cell"/>
              <w:rPr>
                <w:ins w:id="2148" w:author="Dennis Brandl" w:date="2018-03-03T06:23:00Z"/>
              </w:rPr>
            </w:pPr>
            <w:ins w:id="2149" w:author="Dennis Brandl" w:date="2018-03-03T06:23:00Z">
              <w:r w:rsidRPr="004A59E2">
                <w:t xml:space="preserve">CHANGE: Error (no property values are specified). </w:t>
              </w:r>
            </w:ins>
          </w:p>
          <w:p w14:paraId="00F44881" w14:textId="77777777" w:rsidR="009A3909" w:rsidRPr="004A59E2" w:rsidRDefault="009A3909" w:rsidP="00833722">
            <w:pPr>
              <w:pStyle w:val="TABLE-cell"/>
              <w:rPr>
                <w:ins w:id="2150" w:author="Dennis Brandl" w:date="2018-03-03T06:23:00Z"/>
              </w:rPr>
            </w:pPr>
            <w:ins w:id="2151" w:author="Dennis Brandl" w:date="2018-03-03T06:23:00Z">
              <w:r w:rsidRPr="004A59E2">
                <w:t xml:space="preserve">CANCEL: Shall define a request that the receiver is to cancel all </w:t>
              </w:r>
              <w:r>
                <w:rPr>
                  <w:i/>
                </w:rPr>
                <w:t>Operational Location</w:t>
              </w:r>
              <w:r w:rsidRPr="004A59E2">
                <w:rPr>
                  <w:i/>
                </w:rPr>
                <w:t xml:space="preserve"> Classes</w:t>
              </w:r>
              <w:r w:rsidRPr="004A59E2">
                <w:t xml:space="preserve"> matching the wildcard. </w:t>
              </w:r>
            </w:ins>
          </w:p>
          <w:p w14:paraId="368E3BBB" w14:textId="77777777" w:rsidR="009A3909" w:rsidRPr="004A59E2" w:rsidRDefault="009A3909" w:rsidP="00833722">
            <w:pPr>
              <w:pStyle w:val="TABLE-cell"/>
              <w:rPr>
                <w:ins w:id="2152" w:author="Dennis Brandl" w:date="2018-03-03T06:23:00Z"/>
              </w:rPr>
            </w:pPr>
            <w:ins w:id="2153" w:author="Dennis Brandl" w:date="2018-03-03T06:23:00Z">
              <w:r w:rsidRPr="004A59E2">
                <w:t>SYNC ADD: Error.</w:t>
              </w:r>
            </w:ins>
          </w:p>
          <w:p w14:paraId="099637A0" w14:textId="77777777" w:rsidR="009A3909" w:rsidRPr="004A59E2" w:rsidRDefault="009A3909" w:rsidP="00833722">
            <w:pPr>
              <w:pStyle w:val="TABLE-cell"/>
              <w:rPr>
                <w:ins w:id="2154" w:author="Dennis Brandl" w:date="2018-03-03T06:23:00Z"/>
              </w:rPr>
            </w:pPr>
            <w:ins w:id="2155" w:author="Dennis Brandl" w:date="2018-03-03T06:23:00Z">
              <w:r w:rsidRPr="004A59E2">
                <w:t>SYNC CHANGE: Error (no property values are specified).</w:t>
              </w:r>
            </w:ins>
          </w:p>
          <w:p w14:paraId="396A7703" w14:textId="77777777" w:rsidR="009A3909" w:rsidRDefault="009A3909" w:rsidP="00833722">
            <w:pPr>
              <w:pStyle w:val="TABLE-cell"/>
              <w:rPr>
                <w:ins w:id="2156" w:author="Dennis Brandl" w:date="2018-03-03T06:41:00Z"/>
              </w:rPr>
            </w:pPr>
            <w:ins w:id="2157" w:author="Dennis Brandl" w:date="2018-03-03T06:23:00Z">
              <w:r w:rsidRPr="004A59E2">
                <w:t xml:space="preserve">SYNC DELETE: Shall define a request that the receiver is to delete all </w:t>
              </w:r>
              <w:r>
                <w:rPr>
                  <w:i/>
                </w:rPr>
                <w:t>Operational Location</w:t>
              </w:r>
              <w:r w:rsidRPr="004A59E2">
                <w:rPr>
                  <w:i/>
                </w:rPr>
                <w:t xml:space="preserve"> Classes</w:t>
              </w:r>
              <w:r w:rsidRPr="004A59E2">
                <w:t xml:space="preserve"> matching the wildcard.</w:t>
              </w:r>
            </w:ins>
          </w:p>
          <w:p w14:paraId="62E0A707" w14:textId="44648D8C" w:rsidR="00D22820" w:rsidRPr="004A59E2" w:rsidRDefault="00D22820" w:rsidP="00833722">
            <w:pPr>
              <w:pStyle w:val="TABLE-cell"/>
              <w:rPr>
                <w:ins w:id="2158" w:author="Dennis Brandl" w:date="2018-03-03T06:23:00Z"/>
              </w:rPr>
            </w:pPr>
            <w:ins w:id="2159" w:author="Dennis Brandl" w:date="2018-03-03T06:41:00Z">
              <w:r>
                <w:t>NOTIFY: Error.</w:t>
              </w:r>
            </w:ins>
          </w:p>
        </w:tc>
      </w:tr>
      <w:tr w:rsidR="009A3909" w:rsidRPr="004A59E2" w14:paraId="1E81C86B" w14:textId="77777777" w:rsidTr="00833722">
        <w:trPr>
          <w:ins w:id="2160" w:author="Dennis Brandl" w:date="2018-03-03T06:23:00Z"/>
        </w:trPr>
        <w:tc>
          <w:tcPr>
            <w:tcW w:w="1080" w:type="dxa"/>
            <w:shd w:val="clear" w:color="auto" w:fill="auto"/>
          </w:tcPr>
          <w:p w14:paraId="15D1F016" w14:textId="77777777" w:rsidR="009A3909" w:rsidRPr="004A59E2" w:rsidRDefault="009A3909" w:rsidP="00833722">
            <w:pPr>
              <w:pStyle w:val="TABLE-cell"/>
              <w:rPr>
                <w:ins w:id="2161" w:author="Dennis Brandl" w:date="2018-03-03T06:23:00Z"/>
              </w:rPr>
            </w:pPr>
            <w:ins w:id="2162" w:author="Dennis Brandl" w:date="2018-03-03T06:23:00Z">
              <w:r w:rsidRPr="004A59E2">
                <w:lastRenderedPageBreak/>
                <w:t>Wildcard specified</w:t>
              </w:r>
            </w:ins>
          </w:p>
        </w:tc>
        <w:tc>
          <w:tcPr>
            <w:tcW w:w="1260" w:type="dxa"/>
            <w:shd w:val="clear" w:color="auto" w:fill="auto"/>
          </w:tcPr>
          <w:p w14:paraId="31F4425A" w14:textId="77777777" w:rsidR="009A3909" w:rsidRPr="004A59E2" w:rsidRDefault="009A3909" w:rsidP="00833722">
            <w:pPr>
              <w:pStyle w:val="TABLE-cell"/>
              <w:rPr>
                <w:ins w:id="2163" w:author="Dennis Brandl" w:date="2018-03-03T06:23:00Z"/>
              </w:rPr>
            </w:pPr>
            <w:ins w:id="2164" w:author="Dennis Brandl" w:date="2018-03-03T06:23:00Z">
              <w:r w:rsidRPr="004A59E2">
                <w:t>Wildcard specified</w:t>
              </w:r>
            </w:ins>
          </w:p>
        </w:tc>
        <w:tc>
          <w:tcPr>
            <w:tcW w:w="1260" w:type="dxa"/>
            <w:shd w:val="clear" w:color="auto" w:fill="auto"/>
          </w:tcPr>
          <w:p w14:paraId="02A23FAE" w14:textId="77777777" w:rsidR="009A3909" w:rsidRPr="004A59E2" w:rsidRDefault="009A3909" w:rsidP="00833722">
            <w:pPr>
              <w:pStyle w:val="TABLE-cell"/>
              <w:rPr>
                <w:ins w:id="2165" w:author="Dennis Brandl" w:date="2018-03-03T06:23:00Z"/>
                <w:i/>
              </w:rPr>
            </w:pPr>
            <w:ins w:id="2166" w:author="Dennis Brandl" w:date="2018-03-03T06:23:00Z">
              <w:r w:rsidRPr="004A59E2">
                <w:rPr>
                  <w:i/>
                </w:rPr>
                <w:t>not specified</w:t>
              </w:r>
            </w:ins>
          </w:p>
        </w:tc>
        <w:tc>
          <w:tcPr>
            <w:tcW w:w="5760" w:type="dxa"/>
            <w:shd w:val="clear" w:color="auto" w:fill="auto"/>
          </w:tcPr>
          <w:p w14:paraId="2571A68B" w14:textId="77777777" w:rsidR="009A3909" w:rsidRPr="004A59E2" w:rsidRDefault="009A3909" w:rsidP="00833722">
            <w:pPr>
              <w:pStyle w:val="TABLE-cell"/>
              <w:rPr>
                <w:ins w:id="2167" w:author="Dennis Brandl" w:date="2018-03-03T06:23:00Z"/>
              </w:rPr>
            </w:pPr>
            <w:ins w:id="2168" w:author="Dennis Brandl" w:date="2018-03-03T06:23:00Z">
              <w:r w:rsidRPr="004A59E2">
                <w:t xml:space="preserve">GET: Shall define a request that the receiver is to return, in a SHOW message, all attributes of the </w:t>
              </w:r>
              <w:r>
                <w:rPr>
                  <w:i/>
                </w:rPr>
                <w:t>Operational Location</w:t>
              </w:r>
              <w:r w:rsidRPr="004A59E2">
                <w:rPr>
                  <w:i/>
                </w:rPr>
                <w:t xml:space="preserve"> Classes</w:t>
              </w:r>
              <w:r w:rsidRPr="004A59E2">
                <w:t xml:space="preserve"> that match the wildcard, and for each class return all </w:t>
              </w:r>
              <w:r>
                <w:rPr>
                  <w:i/>
                </w:rPr>
                <w:t>Operational Location</w:t>
              </w:r>
              <w:r w:rsidRPr="004A59E2">
                <w:rPr>
                  <w:i/>
                </w:rPr>
                <w:t xml:space="preserve"> Class Properties</w:t>
              </w:r>
              <w:r w:rsidRPr="004A59E2">
                <w:t xml:space="preserve"> that match the property wildcards.</w:t>
              </w:r>
            </w:ins>
          </w:p>
          <w:p w14:paraId="140EDC0C" w14:textId="77777777" w:rsidR="009A3909" w:rsidRPr="004A59E2" w:rsidRDefault="009A3909" w:rsidP="00833722">
            <w:pPr>
              <w:pStyle w:val="TABLE-cell"/>
              <w:rPr>
                <w:ins w:id="2169" w:author="Dennis Brandl" w:date="2018-03-03T06:23:00Z"/>
              </w:rPr>
            </w:pPr>
            <w:ins w:id="2170" w:author="Dennis Brandl" w:date="2018-03-03T06:23:00Z">
              <w:r w:rsidRPr="004A59E2">
                <w:t>Example 2</w:t>
              </w:r>
              <w:r w:rsidRPr="004A59E2">
                <w:tab/>
                <w:t xml:space="preserve">To return a single property, specify the </w:t>
              </w:r>
              <w:r>
                <w:t>OPERATIONAL LOCATION</w:t>
              </w:r>
              <w:r w:rsidRPr="004A59E2">
                <w:t xml:space="preserve"> CLASS property ID in the property wildcard.</w:t>
              </w:r>
            </w:ins>
          </w:p>
          <w:p w14:paraId="191C6FA9" w14:textId="77777777" w:rsidR="009A3909" w:rsidRPr="004A59E2" w:rsidRDefault="009A3909" w:rsidP="00833722">
            <w:pPr>
              <w:pStyle w:val="TABLE-cell"/>
              <w:rPr>
                <w:ins w:id="2171" w:author="Dennis Brandl" w:date="2018-03-03T06:23:00Z"/>
              </w:rPr>
            </w:pPr>
            <w:ins w:id="2172" w:author="Dennis Brandl" w:date="2018-03-03T06:23:00Z">
              <w:r w:rsidRPr="004A59E2">
                <w:t>Example 3</w:t>
              </w:r>
              <w:r w:rsidRPr="004A59E2">
                <w:tab/>
                <w:t xml:space="preserve">To return all </w:t>
              </w:r>
              <w:r>
                <w:rPr>
                  <w:i/>
                </w:rPr>
                <w:t>Operational Location</w:t>
              </w:r>
              <w:r w:rsidRPr="004A59E2">
                <w:rPr>
                  <w:i/>
                </w:rPr>
                <w:t xml:space="preserve"> Class Properties</w:t>
              </w:r>
              <w:r w:rsidRPr="004A59E2">
                <w:t>, specify a “*” as the property wildcard.</w:t>
              </w:r>
            </w:ins>
          </w:p>
          <w:p w14:paraId="72F45BD1" w14:textId="77777777" w:rsidR="009A3909" w:rsidRPr="004A59E2" w:rsidRDefault="009A3909" w:rsidP="00833722">
            <w:pPr>
              <w:pStyle w:val="TABLE-cell"/>
              <w:rPr>
                <w:ins w:id="2173" w:author="Dennis Brandl" w:date="2018-03-03T06:23:00Z"/>
              </w:rPr>
            </w:pPr>
            <w:ins w:id="2174" w:author="Dennis Brandl" w:date="2018-03-03T06:23:00Z">
              <w:r w:rsidRPr="004A59E2">
                <w:t>Example 4</w:t>
              </w:r>
              <w:r w:rsidRPr="004A59E2">
                <w:tab/>
                <w:t xml:space="preserve">To return a single </w:t>
              </w:r>
              <w:r>
                <w:rPr>
                  <w:i/>
                </w:rPr>
                <w:t>Operational Location</w:t>
              </w:r>
              <w:r w:rsidRPr="004A59E2">
                <w:rPr>
                  <w:i/>
                </w:rPr>
                <w:t xml:space="preserve"> Class</w:t>
              </w:r>
              <w:r w:rsidRPr="004A59E2">
                <w:t xml:space="preserve">, specify the </w:t>
              </w:r>
              <w:r>
                <w:rPr>
                  <w:i/>
                </w:rPr>
                <w:t>Operational Location</w:t>
              </w:r>
              <w:r w:rsidRPr="004A59E2">
                <w:rPr>
                  <w:i/>
                </w:rPr>
                <w:t xml:space="preserve"> Class</w:t>
              </w:r>
              <w:r w:rsidRPr="004A59E2">
                <w:t xml:space="preserve"> ID in the wildcard.</w:t>
              </w:r>
            </w:ins>
          </w:p>
          <w:p w14:paraId="23734E53" w14:textId="77777777" w:rsidR="009A3909" w:rsidRPr="004A59E2" w:rsidRDefault="009A3909" w:rsidP="00833722">
            <w:pPr>
              <w:pStyle w:val="TABLE-cell"/>
              <w:rPr>
                <w:ins w:id="2175" w:author="Dennis Brandl" w:date="2018-03-03T06:23:00Z"/>
              </w:rPr>
            </w:pPr>
            <w:ins w:id="2176" w:author="Dennis Brandl" w:date="2018-03-03T06:23:00Z">
              <w:r w:rsidRPr="004A59E2">
                <w:t>Example 5</w:t>
              </w:r>
              <w:r w:rsidRPr="004A59E2">
                <w:tab/>
                <w:t xml:space="preserve">To return all </w:t>
              </w:r>
              <w:r>
                <w:rPr>
                  <w:i/>
                </w:rPr>
                <w:t>Operational Location</w:t>
              </w:r>
              <w:r w:rsidRPr="004A59E2">
                <w:rPr>
                  <w:i/>
                </w:rPr>
                <w:t xml:space="preserve"> Classes</w:t>
              </w:r>
              <w:r w:rsidRPr="004A59E2">
                <w:t>, specify a “*” as the wildcard.</w:t>
              </w:r>
            </w:ins>
          </w:p>
          <w:p w14:paraId="19908120" w14:textId="77777777" w:rsidR="009A3909" w:rsidRPr="004A59E2" w:rsidRDefault="009A3909" w:rsidP="00833722">
            <w:pPr>
              <w:pStyle w:val="TABLE-cell"/>
              <w:rPr>
                <w:ins w:id="2177" w:author="Dennis Brandl" w:date="2018-03-03T06:23:00Z"/>
              </w:rPr>
            </w:pPr>
            <w:ins w:id="2178" w:author="Dennis Brandl" w:date="2018-03-03T06:23:00Z">
              <w:r w:rsidRPr="004A59E2">
                <w:t>PROCESS: Error.</w:t>
              </w:r>
            </w:ins>
          </w:p>
          <w:p w14:paraId="57B65A3A" w14:textId="77777777" w:rsidR="009A3909" w:rsidRPr="004A59E2" w:rsidRDefault="009A3909" w:rsidP="00833722">
            <w:pPr>
              <w:pStyle w:val="TABLE-cell"/>
              <w:rPr>
                <w:ins w:id="2179" w:author="Dennis Brandl" w:date="2018-03-03T06:23:00Z"/>
              </w:rPr>
            </w:pPr>
            <w:ins w:id="2180" w:author="Dennis Brandl" w:date="2018-03-03T06:23:00Z">
              <w:r w:rsidRPr="004A59E2">
                <w:t xml:space="preserve">CHANGE: Error (no property values are specified). </w:t>
              </w:r>
            </w:ins>
          </w:p>
          <w:p w14:paraId="09B0465B" w14:textId="77777777" w:rsidR="009A3909" w:rsidRPr="004A59E2" w:rsidRDefault="009A3909" w:rsidP="00833722">
            <w:pPr>
              <w:pStyle w:val="TABLE-cell"/>
              <w:rPr>
                <w:ins w:id="2181" w:author="Dennis Brandl" w:date="2018-03-03T06:23:00Z"/>
              </w:rPr>
            </w:pPr>
            <w:ins w:id="2182" w:author="Dennis Brandl" w:date="2018-03-03T06:23:00Z">
              <w:r w:rsidRPr="004A59E2">
                <w:t xml:space="preserve">CANCEL: Shall define a request that the receiver is to cancel all properties matching the </w:t>
              </w:r>
              <w:r>
                <w:rPr>
                  <w:i/>
                </w:rPr>
                <w:t>Operational Location</w:t>
              </w:r>
              <w:r w:rsidRPr="004A59E2">
                <w:rPr>
                  <w:i/>
                </w:rPr>
                <w:t xml:space="preserve"> Class Property </w:t>
              </w:r>
              <w:r w:rsidRPr="004A59E2">
                <w:t xml:space="preserve">wildcard of all </w:t>
              </w:r>
              <w:r>
                <w:rPr>
                  <w:i/>
                </w:rPr>
                <w:t>Operational Location</w:t>
              </w:r>
              <w:r w:rsidRPr="004A59E2">
                <w:rPr>
                  <w:i/>
                </w:rPr>
                <w:t xml:space="preserve"> Classes</w:t>
              </w:r>
              <w:r w:rsidRPr="004A59E2">
                <w:t xml:space="preserve"> that match the wildcard. </w:t>
              </w:r>
            </w:ins>
          </w:p>
          <w:p w14:paraId="4A87B805" w14:textId="77777777" w:rsidR="009A3909" w:rsidRPr="004A59E2" w:rsidRDefault="009A3909" w:rsidP="00833722">
            <w:pPr>
              <w:pStyle w:val="TABLE-cell"/>
              <w:rPr>
                <w:ins w:id="2183" w:author="Dennis Brandl" w:date="2018-03-03T06:23:00Z"/>
              </w:rPr>
            </w:pPr>
            <w:ins w:id="2184" w:author="Dennis Brandl" w:date="2018-03-03T06:23:00Z">
              <w:r w:rsidRPr="004A59E2">
                <w:t>SYNC ADD: Error.</w:t>
              </w:r>
            </w:ins>
          </w:p>
          <w:p w14:paraId="53AB830A" w14:textId="77777777" w:rsidR="009A3909" w:rsidRPr="004A59E2" w:rsidRDefault="009A3909" w:rsidP="00833722">
            <w:pPr>
              <w:pStyle w:val="TABLE-cell"/>
              <w:rPr>
                <w:ins w:id="2185" w:author="Dennis Brandl" w:date="2018-03-03T06:23:00Z"/>
              </w:rPr>
            </w:pPr>
            <w:ins w:id="2186" w:author="Dennis Brandl" w:date="2018-03-03T06:23:00Z">
              <w:r w:rsidRPr="004A59E2">
                <w:t>SYNC CHANGE: Error (no property values are specified).</w:t>
              </w:r>
            </w:ins>
          </w:p>
          <w:p w14:paraId="60971D6F" w14:textId="77777777" w:rsidR="009A3909" w:rsidRDefault="009A3909" w:rsidP="00833722">
            <w:pPr>
              <w:pStyle w:val="TABLE-cell"/>
              <w:rPr>
                <w:ins w:id="2187" w:author="Dennis Brandl" w:date="2018-03-03T06:41:00Z"/>
              </w:rPr>
            </w:pPr>
            <w:ins w:id="2188" w:author="Dennis Brandl" w:date="2018-03-03T06:23:00Z">
              <w:r w:rsidRPr="004A59E2">
                <w:t xml:space="preserve">SYNC DELETE: Shall define a request that the receiver is to delete all properties that match the </w:t>
              </w:r>
              <w:r>
                <w:rPr>
                  <w:i/>
                </w:rPr>
                <w:t>Operational Location</w:t>
              </w:r>
              <w:r w:rsidRPr="004A59E2">
                <w:rPr>
                  <w:i/>
                </w:rPr>
                <w:t xml:space="preserve"> Class Property </w:t>
              </w:r>
              <w:r w:rsidRPr="004A59E2">
                <w:t xml:space="preserve">wildcard of all </w:t>
              </w:r>
              <w:r>
                <w:rPr>
                  <w:i/>
                </w:rPr>
                <w:t>Operational Location</w:t>
              </w:r>
              <w:r w:rsidRPr="004A59E2">
                <w:rPr>
                  <w:i/>
                </w:rPr>
                <w:t xml:space="preserve"> Classes</w:t>
              </w:r>
              <w:r w:rsidRPr="004A59E2">
                <w:t xml:space="preserve"> that match the wildcard. </w:t>
              </w:r>
            </w:ins>
          </w:p>
          <w:p w14:paraId="75CEEDB2" w14:textId="2051028B" w:rsidR="00D22820" w:rsidRPr="004A59E2" w:rsidRDefault="00D22820" w:rsidP="00833722">
            <w:pPr>
              <w:pStyle w:val="TABLE-cell"/>
              <w:rPr>
                <w:ins w:id="2189" w:author="Dennis Brandl" w:date="2018-03-03T06:23:00Z"/>
              </w:rPr>
            </w:pPr>
            <w:ins w:id="2190" w:author="Dennis Brandl" w:date="2018-03-03T06:41:00Z">
              <w:r>
                <w:t>NOTIFY: Error.</w:t>
              </w:r>
            </w:ins>
          </w:p>
        </w:tc>
      </w:tr>
    </w:tbl>
    <w:p w14:paraId="73F262FF" w14:textId="77777777" w:rsidR="009A3909" w:rsidRDefault="009A3909" w:rsidP="00D22820">
      <w:pPr>
        <w:pStyle w:val="NOTE"/>
        <w:rPr>
          <w:ins w:id="2191" w:author="Dennis Brandl" w:date="2018-03-03T06:23:00Z"/>
        </w:rPr>
      </w:pPr>
    </w:p>
    <w:p w14:paraId="34CCBE55" w14:textId="3F386904" w:rsidR="009A3909" w:rsidRPr="000615A5" w:rsidRDefault="009A3909" w:rsidP="00D22820">
      <w:pPr>
        <w:pStyle w:val="Heading3"/>
        <w:rPr>
          <w:ins w:id="2192" w:author="Dennis Brandl" w:date="2018-03-03T06:23:00Z"/>
        </w:rPr>
      </w:pPr>
      <w:bookmarkStart w:id="2193" w:name="_Toc507944891"/>
      <w:ins w:id="2194" w:author="Dennis Brandl" w:date="2018-03-03T06:23:00Z">
        <w:r>
          <w:t>Operational location</w:t>
        </w:r>
        <w:r w:rsidRPr="000615A5">
          <w:t xml:space="preserve"> </w:t>
        </w:r>
        <w:r>
          <w:t>verbs</w:t>
        </w:r>
        <w:bookmarkEnd w:id="2193"/>
      </w:ins>
    </w:p>
    <w:p w14:paraId="2DAE99B9" w14:textId="7AEA63F0" w:rsidR="009A3909" w:rsidRDefault="009A3909" w:rsidP="009A3909">
      <w:pPr>
        <w:pStyle w:val="PARAGRAPH"/>
        <w:rPr>
          <w:ins w:id="2195" w:author="Dennis Brandl" w:date="2018-03-03T06:23:00Z"/>
        </w:rPr>
      </w:pPr>
      <w:ins w:id="2196" w:author="Dennis Brandl" w:date="2018-03-03T06:23:00Z">
        <w:r>
          <w:t>All verbs shall be valid for an operational location noun.</w:t>
        </w:r>
      </w:ins>
    </w:p>
    <w:p w14:paraId="1E4C15B1" w14:textId="77777777" w:rsidR="009A3909" w:rsidRPr="00826598" w:rsidRDefault="009A3909" w:rsidP="009A3909">
      <w:pPr>
        <w:pStyle w:val="NOTE"/>
        <w:rPr>
          <w:ins w:id="2197" w:author="Dennis Brandl" w:date="2018-03-03T06:23:00Z"/>
          <w:i/>
        </w:rPr>
      </w:pPr>
      <w:ins w:id="2198" w:author="Dennis Brandl" w:date="2018-03-03T06:23:00Z">
        <w:r>
          <w:t>Note</w:t>
        </w:r>
        <w:r>
          <w:tab/>
          <w:t xml:space="preserve">This contains information about </w:t>
        </w:r>
        <w:r>
          <w:rPr>
            <w:i/>
          </w:rPr>
          <w:t>operational locations</w:t>
        </w:r>
        <w:r>
          <w:t xml:space="preserve">, or </w:t>
        </w:r>
        <w:r>
          <w:rPr>
            <w:i/>
          </w:rPr>
          <w:t xml:space="preserve">operational locations </w:t>
        </w:r>
        <w:r>
          <w:t xml:space="preserve">and their </w:t>
        </w:r>
        <w:r>
          <w:rPr>
            <w:i/>
          </w:rPr>
          <w:t>operational location properties</w:t>
        </w:r>
        <w:r>
          <w:t xml:space="preserve">. The returned information does not contain the </w:t>
        </w:r>
        <w:r>
          <w:rPr>
            <w:i/>
          </w:rPr>
          <w:t>operational location classes</w:t>
        </w:r>
        <w:r>
          <w:t xml:space="preserve"> associated with the </w:t>
        </w:r>
        <w:r>
          <w:rPr>
            <w:i/>
          </w:rPr>
          <w:t>operational locations</w:t>
        </w:r>
        <w:r>
          <w:t xml:space="preserve">, but only the ID’s of the </w:t>
        </w:r>
        <w:r>
          <w:rPr>
            <w:i/>
          </w:rPr>
          <w:t>operational location classes</w:t>
        </w:r>
        <w:r>
          <w:t xml:space="preserve"> to which the </w:t>
        </w:r>
        <w:r>
          <w:rPr>
            <w:i/>
          </w:rPr>
          <w:t>operational locations</w:t>
        </w:r>
        <w:r>
          <w:t xml:space="preserve"> belong.</w:t>
        </w:r>
      </w:ins>
    </w:p>
    <w:p w14:paraId="67E8E5B7" w14:textId="1BC249C9" w:rsidR="009A3909" w:rsidRPr="000615A5" w:rsidRDefault="009A3909" w:rsidP="00D22820">
      <w:pPr>
        <w:pStyle w:val="Heading3"/>
        <w:rPr>
          <w:ins w:id="2199" w:author="Dennis Brandl" w:date="2018-03-03T06:23:00Z"/>
        </w:rPr>
      </w:pPr>
      <w:bookmarkStart w:id="2200" w:name="_Toc507944892"/>
      <w:ins w:id="2201" w:author="Dennis Brandl" w:date="2018-03-03T06:23:00Z">
        <w:r>
          <w:t>Operational location</w:t>
        </w:r>
        <w:r w:rsidRPr="000615A5">
          <w:t xml:space="preserve"> </w:t>
        </w:r>
        <w:r>
          <w:t>verb actions</w:t>
        </w:r>
        <w:bookmarkEnd w:id="2200"/>
      </w:ins>
    </w:p>
    <w:p w14:paraId="6CC18315" w14:textId="77777777" w:rsidR="009A3909" w:rsidRPr="00826598" w:rsidRDefault="009A3909" w:rsidP="009A3909">
      <w:pPr>
        <w:pStyle w:val="PARAGRAPH"/>
        <w:rPr>
          <w:ins w:id="2202" w:author="Dennis Brandl" w:date="2018-03-03T06:23:00Z"/>
        </w:rPr>
      </w:pPr>
      <w:ins w:id="2203" w:author="Dennis Brandl" w:date="2018-03-03T06:23:00Z">
        <w:r>
          <w:t xml:space="preserve">The actions performed on </w:t>
        </w:r>
        <w:r>
          <w:rPr>
            <w:i/>
          </w:rPr>
          <w:t xml:space="preserve">operational location </w:t>
        </w:r>
        <w:r>
          <w:t xml:space="preserve">objects are defined in </w:t>
        </w:r>
        <w:r>
          <w:fldChar w:fldCharType="begin"/>
        </w:r>
        <w:r>
          <w:instrText xml:space="preserve"> REF _Ref474505484 \h </w:instrText>
        </w:r>
      </w:ins>
      <w:ins w:id="2204" w:author="Dennis Brandl" w:date="2018-03-03T06:23:00Z">
        <w:r>
          <w:fldChar w:fldCharType="separate"/>
        </w:r>
        <w:r>
          <w:t xml:space="preserve">Table </w:t>
        </w:r>
        <w:r>
          <w:rPr>
            <w:noProof/>
          </w:rPr>
          <w:t>23</w:t>
        </w:r>
        <w:r>
          <w:fldChar w:fldCharType="end"/>
        </w:r>
        <w:r>
          <w:t>.</w:t>
        </w:r>
      </w:ins>
    </w:p>
    <w:p w14:paraId="56CEA228" w14:textId="388947F0" w:rsidR="009A3909" w:rsidRDefault="009A3909" w:rsidP="009A3909">
      <w:pPr>
        <w:pStyle w:val="TABLE-title"/>
        <w:rPr>
          <w:ins w:id="2205" w:author="Dennis Brandl" w:date="2018-03-03T06:23:00Z"/>
        </w:rPr>
      </w:pPr>
      <w:bookmarkStart w:id="2206" w:name="_Ref474505484"/>
      <w:bookmarkStart w:id="2207" w:name="_Toc483857376"/>
      <w:ins w:id="2208" w:author="Dennis Brandl" w:date="2018-03-03T06:23:00Z">
        <w:r>
          <w:t xml:space="preserve">Table </w:t>
        </w:r>
        <w:r>
          <w:fldChar w:fldCharType="begin"/>
        </w:r>
        <w:r>
          <w:instrText xml:space="preserve"> SEQ Table \* ARABIC </w:instrText>
        </w:r>
        <w:r>
          <w:fldChar w:fldCharType="separate"/>
        </w:r>
        <w:r>
          <w:rPr>
            <w:noProof/>
          </w:rPr>
          <w:t>23</w:t>
        </w:r>
        <w:r>
          <w:fldChar w:fldCharType="end"/>
        </w:r>
        <w:bookmarkEnd w:id="2206"/>
        <w:r>
          <w:t xml:space="preserve"> </w:t>
        </w:r>
        <w:r w:rsidRPr="00F15C30">
          <w:t>– Oper</w:t>
        </w:r>
        <w:r>
          <w:t xml:space="preserve">ational location </w:t>
        </w:r>
        <w:r w:rsidRPr="00F15C30">
          <w:t>verb actions</w:t>
        </w:r>
        <w:bookmarkEnd w:id="2207"/>
      </w:ins>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258"/>
        <w:gridCol w:w="1258"/>
        <w:gridCol w:w="5649"/>
      </w:tblGrid>
      <w:tr w:rsidR="009A3909" w:rsidRPr="004A59E2" w14:paraId="539EFEDF" w14:textId="77777777" w:rsidTr="00833722">
        <w:trPr>
          <w:tblHeader/>
          <w:ins w:id="2209" w:author="Dennis Brandl" w:date="2018-03-03T06:23:00Z"/>
        </w:trPr>
        <w:tc>
          <w:tcPr>
            <w:tcW w:w="1080" w:type="dxa"/>
            <w:shd w:val="clear" w:color="auto" w:fill="auto"/>
            <w:vAlign w:val="center"/>
          </w:tcPr>
          <w:p w14:paraId="502FB72A" w14:textId="77777777" w:rsidR="009A3909" w:rsidRPr="004A59E2" w:rsidRDefault="009A3909" w:rsidP="00833722">
            <w:pPr>
              <w:pStyle w:val="TABLE-col-heading"/>
              <w:rPr>
                <w:ins w:id="2210" w:author="Dennis Brandl" w:date="2018-03-03T06:23:00Z"/>
              </w:rPr>
            </w:pPr>
            <w:ins w:id="2211" w:author="Dennis Brandl" w:date="2018-03-03T06:23:00Z">
              <w:r>
                <w:t>Operational Location</w:t>
              </w:r>
              <w:r w:rsidRPr="004A59E2">
                <w:t xml:space="preserve"> ID</w:t>
              </w:r>
            </w:ins>
          </w:p>
        </w:tc>
        <w:tc>
          <w:tcPr>
            <w:tcW w:w="1260" w:type="dxa"/>
            <w:shd w:val="clear" w:color="auto" w:fill="auto"/>
            <w:vAlign w:val="center"/>
          </w:tcPr>
          <w:p w14:paraId="5192AFE8" w14:textId="77777777" w:rsidR="009A3909" w:rsidRPr="004A59E2" w:rsidRDefault="009A3909" w:rsidP="00833722">
            <w:pPr>
              <w:pStyle w:val="TABLE-col-heading"/>
              <w:rPr>
                <w:ins w:id="2212" w:author="Dennis Brandl" w:date="2018-03-03T06:23:00Z"/>
              </w:rPr>
            </w:pPr>
            <w:ins w:id="2213" w:author="Dennis Brandl" w:date="2018-03-03T06:23:00Z">
              <w:r>
                <w:t>Operational Location</w:t>
              </w:r>
              <w:r w:rsidRPr="004A59E2">
                <w:t xml:space="preserve"> Property ID</w:t>
              </w:r>
            </w:ins>
          </w:p>
        </w:tc>
        <w:tc>
          <w:tcPr>
            <w:tcW w:w="1260" w:type="dxa"/>
            <w:shd w:val="clear" w:color="auto" w:fill="auto"/>
            <w:vAlign w:val="center"/>
          </w:tcPr>
          <w:p w14:paraId="03733578" w14:textId="77777777" w:rsidR="009A3909" w:rsidRPr="004A59E2" w:rsidRDefault="009A3909" w:rsidP="00833722">
            <w:pPr>
              <w:pStyle w:val="TABLE-col-heading"/>
              <w:rPr>
                <w:ins w:id="2214" w:author="Dennis Brandl" w:date="2018-03-03T06:23:00Z"/>
              </w:rPr>
            </w:pPr>
            <w:ins w:id="2215" w:author="Dennis Brandl" w:date="2018-03-03T06:23:00Z">
              <w:r>
                <w:t>Operational Location</w:t>
              </w:r>
              <w:r w:rsidRPr="004A59E2">
                <w:t xml:space="preserve"> Property Value</w:t>
              </w:r>
            </w:ins>
          </w:p>
        </w:tc>
        <w:tc>
          <w:tcPr>
            <w:tcW w:w="5760" w:type="dxa"/>
            <w:shd w:val="clear" w:color="auto" w:fill="auto"/>
            <w:vAlign w:val="center"/>
          </w:tcPr>
          <w:p w14:paraId="75D6FC6E" w14:textId="77777777" w:rsidR="009A3909" w:rsidRPr="004A59E2" w:rsidRDefault="009A3909" w:rsidP="00833722">
            <w:pPr>
              <w:pStyle w:val="TABLE-col-heading"/>
              <w:rPr>
                <w:ins w:id="2216" w:author="Dennis Brandl" w:date="2018-03-03T06:23:00Z"/>
              </w:rPr>
            </w:pPr>
            <w:ins w:id="2217" w:author="Dennis Brandl" w:date="2018-03-03T06:23:00Z">
              <w:r>
                <w:t>Verb action on noun</w:t>
              </w:r>
            </w:ins>
          </w:p>
        </w:tc>
      </w:tr>
      <w:tr w:rsidR="009A3909" w:rsidRPr="004A59E2" w14:paraId="0AF0C55E" w14:textId="77777777" w:rsidTr="00833722">
        <w:trPr>
          <w:ins w:id="2218" w:author="Dennis Brandl" w:date="2018-03-03T06:23:00Z"/>
        </w:trPr>
        <w:tc>
          <w:tcPr>
            <w:tcW w:w="1080" w:type="dxa"/>
            <w:shd w:val="clear" w:color="auto" w:fill="auto"/>
          </w:tcPr>
          <w:p w14:paraId="15A4950B" w14:textId="77777777" w:rsidR="009A3909" w:rsidRPr="004A59E2" w:rsidRDefault="009A3909" w:rsidP="00833722">
            <w:pPr>
              <w:pStyle w:val="TABLE-cell"/>
              <w:rPr>
                <w:ins w:id="2219" w:author="Dennis Brandl" w:date="2018-03-03T06:23:00Z"/>
              </w:rPr>
            </w:pPr>
            <w:ins w:id="2220" w:author="Dennis Brandl" w:date="2018-03-03T06:23:00Z">
              <w:r w:rsidRPr="004A59E2">
                <w:t>IDs specified</w:t>
              </w:r>
            </w:ins>
          </w:p>
        </w:tc>
        <w:tc>
          <w:tcPr>
            <w:tcW w:w="1260" w:type="dxa"/>
            <w:shd w:val="clear" w:color="auto" w:fill="auto"/>
          </w:tcPr>
          <w:p w14:paraId="65F68D47" w14:textId="77777777" w:rsidR="009A3909" w:rsidRPr="004A59E2" w:rsidRDefault="009A3909" w:rsidP="00833722">
            <w:pPr>
              <w:pStyle w:val="TABLE-cell"/>
              <w:rPr>
                <w:ins w:id="2221" w:author="Dennis Brandl" w:date="2018-03-03T06:23:00Z"/>
                <w:i/>
              </w:rPr>
            </w:pPr>
            <w:ins w:id="2222" w:author="Dennis Brandl" w:date="2018-03-03T06:23:00Z">
              <w:r w:rsidRPr="004A59E2">
                <w:rPr>
                  <w:i/>
                </w:rPr>
                <w:t>not specified</w:t>
              </w:r>
            </w:ins>
          </w:p>
        </w:tc>
        <w:tc>
          <w:tcPr>
            <w:tcW w:w="1260" w:type="dxa"/>
            <w:shd w:val="clear" w:color="auto" w:fill="auto"/>
          </w:tcPr>
          <w:p w14:paraId="3E96C52B" w14:textId="77777777" w:rsidR="009A3909" w:rsidRPr="004A59E2" w:rsidRDefault="009A3909" w:rsidP="00833722">
            <w:pPr>
              <w:pStyle w:val="TABLE-cell"/>
              <w:rPr>
                <w:ins w:id="2223" w:author="Dennis Brandl" w:date="2018-03-03T06:23:00Z"/>
                <w:i/>
              </w:rPr>
            </w:pPr>
            <w:ins w:id="2224" w:author="Dennis Brandl" w:date="2018-03-03T06:23:00Z">
              <w:r w:rsidRPr="004A59E2">
                <w:rPr>
                  <w:i/>
                </w:rPr>
                <w:t>not specified</w:t>
              </w:r>
            </w:ins>
          </w:p>
        </w:tc>
        <w:tc>
          <w:tcPr>
            <w:tcW w:w="5760" w:type="dxa"/>
            <w:shd w:val="clear" w:color="auto" w:fill="auto"/>
          </w:tcPr>
          <w:p w14:paraId="3916DD6F" w14:textId="77777777" w:rsidR="009A3909" w:rsidRPr="004A59E2" w:rsidRDefault="009A3909" w:rsidP="00833722">
            <w:pPr>
              <w:pStyle w:val="TABLE-cell"/>
              <w:rPr>
                <w:ins w:id="2225" w:author="Dennis Brandl" w:date="2018-03-03T06:23:00Z"/>
              </w:rPr>
            </w:pPr>
            <w:ins w:id="2226" w:author="Dennis Brandl" w:date="2018-03-03T06:23:00Z">
              <w:r w:rsidRPr="004A59E2">
                <w:t xml:space="preserve">GET: Shall define a request that the receiver is to return, in a SHOW message, all attributes about the specified </w:t>
              </w:r>
              <w:r>
                <w:rPr>
                  <w:i/>
                </w:rPr>
                <w:t>Operational Locations</w:t>
              </w:r>
              <w:r>
                <w:t>,</w:t>
              </w:r>
              <w:r w:rsidRPr="004A59E2">
                <w:t xml:space="preserve"> all properties and their attributes</w:t>
              </w:r>
              <w:r>
                <w:t xml:space="preserve">, and the ID’s of the </w:t>
              </w:r>
              <w:r>
                <w:rPr>
                  <w:i/>
                </w:rPr>
                <w:t>Operational Location Classes</w:t>
              </w:r>
              <w:r>
                <w:t xml:space="preserve"> of the </w:t>
              </w:r>
              <w:r>
                <w:rPr>
                  <w:i/>
                </w:rPr>
                <w:t>Operational Locations</w:t>
              </w:r>
              <w:r w:rsidRPr="004A59E2">
                <w:t>.</w:t>
              </w:r>
            </w:ins>
          </w:p>
          <w:p w14:paraId="3D39CADC" w14:textId="77777777" w:rsidR="009A3909" w:rsidRPr="004A59E2" w:rsidRDefault="009A3909" w:rsidP="00833722">
            <w:pPr>
              <w:pStyle w:val="TABLE-cell"/>
              <w:rPr>
                <w:ins w:id="2227" w:author="Dennis Brandl" w:date="2018-03-03T06:23:00Z"/>
              </w:rPr>
            </w:pPr>
            <w:ins w:id="2228" w:author="Dennis Brandl" w:date="2018-03-03T06:23:00Z">
              <w:r w:rsidRPr="004A59E2">
                <w:t xml:space="preserve">PROCESS: Shall define a request that the receiver is to add </w:t>
              </w:r>
              <w:r>
                <w:rPr>
                  <w:i/>
                </w:rPr>
                <w:t>Operational Locations</w:t>
              </w:r>
              <w:r w:rsidRPr="004A59E2">
                <w:t xml:space="preserve">. The ID defines suggested IDs for the </w:t>
              </w:r>
              <w:r>
                <w:rPr>
                  <w:i/>
                </w:rPr>
                <w:t>Operational Locations</w:t>
              </w:r>
              <w:r w:rsidRPr="004A59E2">
                <w:t xml:space="preserve">. The receiver adds the </w:t>
              </w:r>
              <w:r>
                <w:rPr>
                  <w:i/>
                </w:rPr>
                <w:t>Operational Locations</w:t>
              </w:r>
              <w:r w:rsidRPr="004A59E2">
                <w:rPr>
                  <w:i/>
                </w:rPr>
                <w:t xml:space="preserve"> </w:t>
              </w:r>
              <w:r w:rsidRPr="004A59E2">
                <w:t>and assigns IDs.  The assigned IDs shall be returned in the ACKNOWLEDGE message.</w:t>
              </w:r>
            </w:ins>
          </w:p>
          <w:p w14:paraId="6D282419" w14:textId="77777777" w:rsidR="009A3909" w:rsidRPr="004A59E2" w:rsidRDefault="009A3909" w:rsidP="00833722">
            <w:pPr>
              <w:pStyle w:val="TABLE-cell"/>
              <w:rPr>
                <w:ins w:id="2229" w:author="Dennis Brandl" w:date="2018-03-03T06:23:00Z"/>
              </w:rPr>
            </w:pPr>
            <w:ins w:id="2230" w:author="Dennis Brandl" w:date="2018-03-03T06:23:00Z">
              <w:r w:rsidRPr="004A59E2">
                <w:lastRenderedPageBreak/>
                <w:t xml:space="preserve">CHANGE: The specified attributes of the specified </w:t>
              </w:r>
              <w:r>
                <w:rPr>
                  <w:i/>
                </w:rPr>
                <w:t>Operational Locations</w:t>
              </w:r>
              <w:r w:rsidRPr="004A59E2">
                <w:rPr>
                  <w:i/>
                </w:rPr>
                <w:t xml:space="preserve"> </w:t>
              </w:r>
              <w:r w:rsidRPr="004A59E2">
                <w:t xml:space="preserve">shall be changed. </w:t>
              </w:r>
            </w:ins>
          </w:p>
          <w:p w14:paraId="37FDCC8B" w14:textId="77777777" w:rsidR="009A3909" w:rsidRPr="004A59E2" w:rsidRDefault="009A3909" w:rsidP="00833722">
            <w:pPr>
              <w:pStyle w:val="TABLE-cell"/>
              <w:rPr>
                <w:ins w:id="2231" w:author="Dennis Brandl" w:date="2018-03-03T06:23:00Z"/>
              </w:rPr>
            </w:pPr>
            <w:ins w:id="2232" w:author="Dennis Brandl" w:date="2018-03-03T06:23:00Z">
              <w:r w:rsidRPr="004A59E2">
                <w:t xml:space="preserve">CANCEL: Shall define a request that the receiver is to cancel the specified </w:t>
              </w:r>
              <w:r>
                <w:rPr>
                  <w:i/>
                </w:rPr>
                <w:t>Operational Locations</w:t>
              </w:r>
              <w:r w:rsidRPr="004A59E2">
                <w:t xml:space="preserve">. </w:t>
              </w:r>
            </w:ins>
          </w:p>
          <w:p w14:paraId="1E9CB4E8" w14:textId="77777777" w:rsidR="009A3909" w:rsidRPr="004A59E2" w:rsidRDefault="009A3909" w:rsidP="00833722">
            <w:pPr>
              <w:pStyle w:val="TABLE-cell"/>
              <w:rPr>
                <w:ins w:id="2233" w:author="Dennis Brandl" w:date="2018-03-03T06:23:00Z"/>
              </w:rPr>
            </w:pPr>
            <w:ins w:id="2234" w:author="Dennis Brandl" w:date="2018-03-03T06:23:00Z">
              <w:r w:rsidRPr="004A59E2">
                <w:t xml:space="preserve">SYNC ADD: Shall define a request that the receiver is to add the specified </w:t>
              </w:r>
              <w:r>
                <w:rPr>
                  <w:i/>
                </w:rPr>
                <w:t>Operational Locations</w:t>
              </w:r>
              <w:r w:rsidRPr="004A59E2">
                <w:t>.</w:t>
              </w:r>
            </w:ins>
          </w:p>
          <w:p w14:paraId="7CD4FBE6" w14:textId="77777777" w:rsidR="009A3909" w:rsidRPr="004A59E2" w:rsidRDefault="009A3909" w:rsidP="00833722">
            <w:pPr>
              <w:pStyle w:val="TABLE-cell"/>
              <w:rPr>
                <w:ins w:id="2235" w:author="Dennis Brandl" w:date="2018-03-03T06:23:00Z"/>
              </w:rPr>
            </w:pPr>
            <w:ins w:id="2236" w:author="Dennis Brandl" w:date="2018-03-03T06:23:00Z">
              <w:r w:rsidRPr="004A59E2">
                <w:t xml:space="preserve">SYNC CHANGE: The specified attributes of the specified </w:t>
              </w:r>
              <w:r>
                <w:rPr>
                  <w:i/>
                </w:rPr>
                <w:t>Operational Locations</w:t>
              </w:r>
              <w:r w:rsidRPr="004A59E2">
                <w:rPr>
                  <w:i/>
                </w:rPr>
                <w:t xml:space="preserve"> </w:t>
              </w:r>
              <w:r w:rsidRPr="004A59E2">
                <w:t>shall be changed.</w:t>
              </w:r>
            </w:ins>
          </w:p>
          <w:p w14:paraId="2A4108FE" w14:textId="77777777" w:rsidR="00D22820" w:rsidRDefault="009A3909" w:rsidP="00D22820">
            <w:pPr>
              <w:pStyle w:val="TABLE-cell"/>
              <w:rPr>
                <w:ins w:id="2237" w:author="Dennis Brandl" w:date="2018-03-03T06:43:00Z"/>
              </w:rPr>
            </w:pPr>
            <w:ins w:id="2238" w:author="Dennis Brandl" w:date="2018-03-03T06:23:00Z">
              <w:r w:rsidRPr="004A59E2">
                <w:t xml:space="preserve">SYNC DELETE: Shall define a request that the receiver is to delete the specified </w:t>
              </w:r>
              <w:r>
                <w:rPr>
                  <w:i/>
                </w:rPr>
                <w:t>Operational Locations</w:t>
              </w:r>
              <w:r w:rsidRPr="004A59E2">
                <w:t xml:space="preserve">. </w:t>
              </w:r>
            </w:ins>
          </w:p>
          <w:p w14:paraId="11D09BAC" w14:textId="2EF685BD" w:rsidR="009A3909" w:rsidRPr="004A59E2" w:rsidRDefault="00D22820" w:rsidP="00D22820">
            <w:pPr>
              <w:pStyle w:val="TABLE-cell"/>
              <w:rPr>
                <w:ins w:id="2239" w:author="Dennis Brandl" w:date="2018-03-03T06:23:00Z"/>
              </w:rPr>
            </w:pPr>
            <w:ins w:id="2240" w:author="Dennis Brandl" w:date="2018-03-03T06:43:00Z">
              <w:r>
                <w:t xml:space="preserve">NOTIFY: Shall define the creation of a new </w:t>
              </w:r>
              <w:r>
                <w:rPr>
                  <w:i/>
                </w:rPr>
                <w:t>Operational Location</w:t>
              </w:r>
              <w:r>
                <w:t>.</w:t>
              </w:r>
            </w:ins>
          </w:p>
        </w:tc>
      </w:tr>
      <w:tr w:rsidR="009A3909" w:rsidRPr="004A59E2" w14:paraId="3C2381AD" w14:textId="77777777" w:rsidTr="00833722">
        <w:trPr>
          <w:ins w:id="2241" w:author="Dennis Brandl" w:date="2018-03-03T06:23:00Z"/>
        </w:trPr>
        <w:tc>
          <w:tcPr>
            <w:tcW w:w="1080" w:type="dxa"/>
            <w:shd w:val="clear" w:color="auto" w:fill="auto"/>
          </w:tcPr>
          <w:p w14:paraId="51D05D3F" w14:textId="77777777" w:rsidR="009A3909" w:rsidRPr="004A59E2" w:rsidRDefault="009A3909" w:rsidP="00833722">
            <w:pPr>
              <w:pStyle w:val="TABLE-cell"/>
              <w:rPr>
                <w:ins w:id="2242" w:author="Dennis Brandl" w:date="2018-03-03T06:23:00Z"/>
              </w:rPr>
            </w:pPr>
            <w:ins w:id="2243" w:author="Dennis Brandl" w:date="2018-03-03T06:23:00Z">
              <w:r w:rsidRPr="004A59E2">
                <w:lastRenderedPageBreak/>
                <w:t>IDs specified</w:t>
              </w:r>
            </w:ins>
          </w:p>
        </w:tc>
        <w:tc>
          <w:tcPr>
            <w:tcW w:w="1260" w:type="dxa"/>
            <w:shd w:val="clear" w:color="auto" w:fill="auto"/>
          </w:tcPr>
          <w:p w14:paraId="41961945" w14:textId="77777777" w:rsidR="009A3909" w:rsidRPr="004A59E2" w:rsidRDefault="009A3909" w:rsidP="00833722">
            <w:pPr>
              <w:pStyle w:val="TABLE-cell"/>
              <w:rPr>
                <w:ins w:id="2244" w:author="Dennis Brandl" w:date="2018-03-03T06:23:00Z"/>
              </w:rPr>
            </w:pPr>
            <w:ins w:id="2245" w:author="Dennis Brandl" w:date="2018-03-03T06:23:00Z">
              <w:r w:rsidRPr="004A59E2">
                <w:t>IDs specified</w:t>
              </w:r>
            </w:ins>
          </w:p>
        </w:tc>
        <w:tc>
          <w:tcPr>
            <w:tcW w:w="1260" w:type="dxa"/>
            <w:shd w:val="clear" w:color="auto" w:fill="auto"/>
          </w:tcPr>
          <w:p w14:paraId="36544EAC" w14:textId="77777777" w:rsidR="009A3909" w:rsidRPr="004A59E2" w:rsidRDefault="009A3909" w:rsidP="00833722">
            <w:pPr>
              <w:pStyle w:val="TABLE-cell"/>
              <w:rPr>
                <w:ins w:id="2246" w:author="Dennis Brandl" w:date="2018-03-03T06:23:00Z"/>
                <w:i/>
              </w:rPr>
            </w:pPr>
            <w:ins w:id="2247" w:author="Dennis Brandl" w:date="2018-03-03T06:23:00Z">
              <w:r w:rsidRPr="004A59E2">
                <w:rPr>
                  <w:i/>
                </w:rPr>
                <w:t>not specified</w:t>
              </w:r>
            </w:ins>
          </w:p>
        </w:tc>
        <w:tc>
          <w:tcPr>
            <w:tcW w:w="5760" w:type="dxa"/>
            <w:shd w:val="clear" w:color="auto" w:fill="auto"/>
          </w:tcPr>
          <w:p w14:paraId="5B5AF7D2" w14:textId="77777777" w:rsidR="009A3909" w:rsidRPr="004A59E2" w:rsidRDefault="009A3909" w:rsidP="00833722">
            <w:pPr>
              <w:pStyle w:val="TABLE-cell"/>
              <w:rPr>
                <w:ins w:id="2248" w:author="Dennis Brandl" w:date="2018-03-03T06:23:00Z"/>
              </w:rPr>
            </w:pPr>
            <w:ins w:id="2249" w:author="Dennis Brandl" w:date="2018-03-03T06:23:00Z">
              <w:r w:rsidRPr="004A59E2">
                <w:t xml:space="preserve">GET: Shall define a request that the receiver is to return, in a SHOW message, all attributes about the specified </w:t>
              </w:r>
              <w:r>
                <w:rPr>
                  <w:i/>
                </w:rPr>
                <w:t>Operational Locations</w:t>
              </w:r>
              <w:r>
                <w:t>, all</w:t>
              </w:r>
              <w:r w:rsidRPr="004A59E2">
                <w:t xml:space="preserve"> </w:t>
              </w:r>
              <w:r>
                <w:t xml:space="preserve">properties and their attributes, and the ID’s of the </w:t>
              </w:r>
              <w:r>
                <w:rPr>
                  <w:i/>
                </w:rPr>
                <w:t>Operational Location Classes</w:t>
              </w:r>
              <w:r>
                <w:t xml:space="preserve"> of the </w:t>
              </w:r>
              <w:r>
                <w:rPr>
                  <w:i/>
                </w:rPr>
                <w:t>Operational Locations</w:t>
              </w:r>
              <w:r w:rsidRPr="004A59E2">
                <w:t>.</w:t>
              </w:r>
            </w:ins>
          </w:p>
          <w:p w14:paraId="4BE21D3D" w14:textId="77777777" w:rsidR="009A3909" w:rsidRPr="004A59E2" w:rsidRDefault="009A3909" w:rsidP="00833722">
            <w:pPr>
              <w:pStyle w:val="TABLE-cell"/>
              <w:rPr>
                <w:ins w:id="2250" w:author="Dennis Brandl" w:date="2018-03-03T06:23:00Z"/>
              </w:rPr>
            </w:pPr>
            <w:ins w:id="2251" w:author="Dennis Brandl" w:date="2018-03-03T06:23:00Z">
              <w:r w:rsidRPr="004A59E2">
                <w:t xml:space="preserve">PROCESS: Shall define a request that the receiver is to add </w:t>
              </w:r>
              <w:r>
                <w:rPr>
                  <w:i/>
                </w:rPr>
                <w:t>Operational Locations</w:t>
              </w:r>
              <w:r w:rsidRPr="004A59E2">
                <w:t xml:space="preserve">. The message defines suggested IDs for the </w:t>
              </w:r>
              <w:r>
                <w:rPr>
                  <w:i/>
                </w:rPr>
                <w:t>Operational Location</w:t>
              </w:r>
              <w:r w:rsidRPr="004A59E2">
                <w:rPr>
                  <w:i/>
                </w:rPr>
                <w:t xml:space="preserve"> </w:t>
              </w:r>
              <w:r w:rsidRPr="004A59E2">
                <w:t xml:space="preserve">and list of properties. The receiver adds the </w:t>
              </w:r>
              <w:r>
                <w:rPr>
                  <w:i/>
                </w:rPr>
                <w:t>Operational Locations</w:t>
              </w:r>
              <w:r w:rsidRPr="004A59E2">
                <w:rPr>
                  <w:i/>
                </w:rPr>
                <w:t xml:space="preserve"> </w:t>
              </w:r>
              <w:r w:rsidRPr="004A59E2">
                <w:t>and properties and assigns IDs.  The assigned IDs shall be returned in the ACKNOWLEDGE message.</w:t>
              </w:r>
            </w:ins>
          </w:p>
          <w:p w14:paraId="3C8880DB" w14:textId="77777777" w:rsidR="009A3909" w:rsidRPr="004A59E2" w:rsidRDefault="009A3909" w:rsidP="00833722">
            <w:pPr>
              <w:pStyle w:val="TABLE-cell"/>
              <w:rPr>
                <w:ins w:id="2252" w:author="Dennis Brandl" w:date="2018-03-03T06:23:00Z"/>
              </w:rPr>
            </w:pPr>
            <w:ins w:id="2253" w:author="Dennis Brandl" w:date="2018-03-03T06:23:00Z">
              <w:r w:rsidRPr="004A59E2">
                <w:t xml:space="preserve">CHANGE: Error (no property values are specified). </w:t>
              </w:r>
            </w:ins>
          </w:p>
          <w:p w14:paraId="5BC42746" w14:textId="77777777" w:rsidR="009A3909" w:rsidRPr="004A59E2" w:rsidRDefault="009A3909" w:rsidP="00833722">
            <w:pPr>
              <w:pStyle w:val="TABLE-cell"/>
              <w:rPr>
                <w:ins w:id="2254" w:author="Dennis Brandl" w:date="2018-03-03T06:23:00Z"/>
              </w:rPr>
            </w:pPr>
            <w:ins w:id="2255" w:author="Dennis Brandl" w:date="2018-03-03T06:23:00Z">
              <w:r w:rsidRPr="004A59E2">
                <w:t xml:space="preserve">CANCEL: Shall define a request that the receiver is to cancel the specified properties for the specified </w:t>
              </w:r>
              <w:r>
                <w:rPr>
                  <w:i/>
                </w:rPr>
                <w:t>Operational Locations</w:t>
              </w:r>
              <w:r w:rsidRPr="004A59E2">
                <w:t xml:space="preserve">. </w:t>
              </w:r>
            </w:ins>
          </w:p>
          <w:p w14:paraId="0F23A0D8" w14:textId="77777777" w:rsidR="009A3909" w:rsidRPr="004A59E2" w:rsidRDefault="009A3909" w:rsidP="00833722">
            <w:pPr>
              <w:pStyle w:val="TABLE-cell"/>
              <w:rPr>
                <w:ins w:id="2256" w:author="Dennis Brandl" w:date="2018-03-03T06:23:00Z"/>
              </w:rPr>
            </w:pPr>
            <w:ins w:id="2257" w:author="Dennis Brandl" w:date="2018-03-03T06:23:00Z">
              <w:r w:rsidRPr="004A59E2">
                <w:t xml:space="preserve">SYNC ADD: Shall define a request that the receiver is to add the </w:t>
              </w:r>
              <w:r>
                <w:rPr>
                  <w:i/>
                </w:rPr>
                <w:t>Operational Locations</w:t>
              </w:r>
              <w:r w:rsidRPr="004A59E2">
                <w:rPr>
                  <w:i/>
                </w:rPr>
                <w:t xml:space="preserve"> </w:t>
              </w:r>
              <w:r w:rsidRPr="004A59E2">
                <w:t xml:space="preserve">and list of </w:t>
              </w:r>
              <w:r>
                <w:rPr>
                  <w:i/>
                </w:rPr>
                <w:t>Operational Location</w:t>
              </w:r>
              <w:r w:rsidRPr="004A59E2">
                <w:rPr>
                  <w:i/>
                </w:rPr>
                <w:t xml:space="preserve"> Properties</w:t>
              </w:r>
              <w:r w:rsidRPr="004A59E2">
                <w:t xml:space="preserve">. </w:t>
              </w:r>
            </w:ins>
          </w:p>
          <w:p w14:paraId="64DE2DF9" w14:textId="77777777" w:rsidR="009A3909" w:rsidRPr="004A59E2" w:rsidRDefault="009A3909" w:rsidP="00833722">
            <w:pPr>
              <w:pStyle w:val="TABLE-cell"/>
              <w:rPr>
                <w:ins w:id="2258" w:author="Dennis Brandl" w:date="2018-03-03T06:23:00Z"/>
              </w:rPr>
            </w:pPr>
            <w:ins w:id="2259" w:author="Dennis Brandl" w:date="2018-03-03T06:23:00Z">
              <w:r w:rsidRPr="004A59E2">
                <w:t>SYNC CHANGE: Error (no property values are specified).</w:t>
              </w:r>
            </w:ins>
          </w:p>
          <w:p w14:paraId="39FDACB0" w14:textId="6C0EA73C" w:rsidR="00D22820" w:rsidRDefault="009A3909" w:rsidP="00D22820">
            <w:pPr>
              <w:pStyle w:val="TABLE-cell"/>
              <w:rPr>
                <w:ins w:id="2260" w:author="Dennis Brandl" w:date="2018-03-03T06:43:00Z"/>
              </w:rPr>
            </w:pPr>
            <w:ins w:id="2261" w:author="Dennis Brandl" w:date="2018-03-03T06:23:00Z">
              <w:r w:rsidRPr="004A59E2">
                <w:t xml:space="preserve">SYNC DELETE: Shall define a request that the receiver is to delete the specified list of </w:t>
              </w:r>
              <w:r>
                <w:rPr>
                  <w:i/>
                </w:rPr>
                <w:t>Operational Location</w:t>
              </w:r>
              <w:r w:rsidRPr="004A59E2">
                <w:rPr>
                  <w:i/>
                </w:rPr>
                <w:t xml:space="preserve"> Properties </w:t>
              </w:r>
              <w:r w:rsidRPr="004A59E2">
                <w:t xml:space="preserve">for the specified </w:t>
              </w:r>
              <w:r>
                <w:rPr>
                  <w:i/>
                </w:rPr>
                <w:t>Operational Locations</w:t>
              </w:r>
              <w:r w:rsidRPr="004A59E2">
                <w:t>.</w:t>
              </w:r>
            </w:ins>
            <w:ins w:id="2262" w:author="Dennis Brandl" w:date="2018-03-03T06:43:00Z">
              <w:r w:rsidR="00D22820">
                <w:t xml:space="preserve"> </w:t>
              </w:r>
            </w:ins>
          </w:p>
          <w:p w14:paraId="3A968971" w14:textId="53D6A1EB" w:rsidR="009A3909" w:rsidRPr="004A59E2" w:rsidRDefault="00D22820" w:rsidP="00D22820">
            <w:pPr>
              <w:pStyle w:val="TABLE-cell"/>
              <w:rPr>
                <w:ins w:id="2263" w:author="Dennis Brandl" w:date="2018-03-03T06:23:00Z"/>
              </w:rPr>
            </w:pPr>
            <w:ins w:id="2264" w:author="Dennis Brandl" w:date="2018-03-03T06:43:00Z">
              <w:r>
                <w:t xml:space="preserve">NOTIFY: Shall define the creation of a new </w:t>
              </w:r>
              <w:r>
                <w:rPr>
                  <w:i/>
                </w:rPr>
                <w:t>Operational Location</w:t>
              </w:r>
              <w:r>
                <w:t>.</w:t>
              </w:r>
            </w:ins>
          </w:p>
        </w:tc>
      </w:tr>
      <w:tr w:rsidR="009A3909" w:rsidRPr="004A59E2" w14:paraId="6C4F34AE" w14:textId="77777777" w:rsidTr="00833722">
        <w:trPr>
          <w:ins w:id="2265" w:author="Dennis Brandl" w:date="2018-03-03T06:23:00Z"/>
        </w:trPr>
        <w:tc>
          <w:tcPr>
            <w:tcW w:w="1080" w:type="dxa"/>
            <w:shd w:val="clear" w:color="auto" w:fill="auto"/>
          </w:tcPr>
          <w:p w14:paraId="3932AA95" w14:textId="77777777" w:rsidR="009A3909" w:rsidRPr="004A59E2" w:rsidRDefault="009A3909" w:rsidP="00833722">
            <w:pPr>
              <w:pStyle w:val="TABLE-cell"/>
              <w:rPr>
                <w:ins w:id="2266" w:author="Dennis Brandl" w:date="2018-03-03T06:23:00Z"/>
              </w:rPr>
            </w:pPr>
            <w:ins w:id="2267" w:author="Dennis Brandl" w:date="2018-03-03T06:23:00Z">
              <w:r w:rsidRPr="004A59E2">
                <w:t>IDs specified</w:t>
              </w:r>
            </w:ins>
          </w:p>
        </w:tc>
        <w:tc>
          <w:tcPr>
            <w:tcW w:w="1260" w:type="dxa"/>
            <w:shd w:val="clear" w:color="auto" w:fill="auto"/>
          </w:tcPr>
          <w:p w14:paraId="67C6DCB6" w14:textId="77777777" w:rsidR="009A3909" w:rsidRPr="004A59E2" w:rsidRDefault="009A3909" w:rsidP="00833722">
            <w:pPr>
              <w:pStyle w:val="TABLE-cell"/>
              <w:rPr>
                <w:ins w:id="2268" w:author="Dennis Brandl" w:date="2018-03-03T06:23:00Z"/>
              </w:rPr>
            </w:pPr>
            <w:ins w:id="2269" w:author="Dennis Brandl" w:date="2018-03-03T06:23:00Z">
              <w:r w:rsidRPr="004A59E2">
                <w:t>IDs specified</w:t>
              </w:r>
            </w:ins>
          </w:p>
        </w:tc>
        <w:tc>
          <w:tcPr>
            <w:tcW w:w="1260" w:type="dxa"/>
            <w:shd w:val="clear" w:color="auto" w:fill="auto"/>
          </w:tcPr>
          <w:p w14:paraId="530E1000" w14:textId="77777777" w:rsidR="009A3909" w:rsidRPr="004A59E2" w:rsidRDefault="009A3909" w:rsidP="00833722">
            <w:pPr>
              <w:pStyle w:val="TABLE-cell"/>
              <w:rPr>
                <w:ins w:id="2270" w:author="Dennis Brandl" w:date="2018-03-03T06:23:00Z"/>
              </w:rPr>
            </w:pPr>
            <w:ins w:id="2271" w:author="Dennis Brandl" w:date="2018-03-03T06:23:00Z">
              <w:r w:rsidRPr="004A59E2">
                <w:t>Property Value Specified</w:t>
              </w:r>
            </w:ins>
          </w:p>
        </w:tc>
        <w:tc>
          <w:tcPr>
            <w:tcW w:w="5760" w:type="dxa"/>
            <w:shd w:val="clear" w:color="auto" w:fill="auto"/>
          </w:tcPr>
          <w:p w14:paraId="5D88C0B1" w14:textId="77777777" w:rsidR="009A3909" w:rsidRPr="004A59E2" w:rsidRDefault="009A3909" w:rsidP="00833722">
            <w:pPr>
              <w:pStyle w:val="TABLE-cell"/>
              <w:rPr>
                <w:ins w:id="2272" w:author="Dennis Brandl" w:date="2018-03-03T06:23:00Z"/>
              </w:rPr>
            </w:pPr>
            <w:ins w:id="2273" w:author="Dennis Brandl" w:date="2018-03-03T06:23:00Z">
              <w:r w:rsidRPr="004A59E2">
                <w:t xml:space="preserve">GET: Shall define a request that the receiver is to return, in a SHOW message, all attributes about the specified </w:t>
              </w:r>
              <w:r>
                <w:rPr>
                  <w:i/>
                </w:rPr>
                <w:t>Operational Locations</w:t>
              </w:r>
              <w:r w:rsidRPr="004A59E2">
                <w:rPr>
                  <w:i/>
                </w:rPr>
                <w:t xml:space="preserve"> </w:t>
              </w:r>
              <w:r w:rsidRPr="004A59E2">
                <w:t xml:space="preserve">where the </w:t>
              </w:r>
              <w:r>
                <w:rPr>
                  <w:i/>
                </w:rPr>
                <w:t>Operational Location</w:t>
              </w:r>
              <w:r w:rsidRPr="004A59E2">
                <w:rPr>
                  <w:i/>
                </w:rPr>
                <w:t xml:space="preserve"> Property </w:t>
              </w:r>
              <w:r w:rsidRPr="004A59E2">
                <w:t>value match</w:t>
              </w:r>
              <w:r>
                <w:t>es the specified property value, all</w:t>
              </w:r>
              <w:r w:rsidRPr="004A59E2">
                <w:t xml:space="preserve"> the specified </w:t>
              </w:r>
              <w:r>
                <w:rPr>
                  <w:i/>
                </w:rPr>
                <w:t>Operational Location</w:t>
              </w:r>
              <w:r w:rsidRPr="004A59E2">
                <w:rPr>
                  <w:i/>
                </w:rPr>
                <w:t xml:space="preserve"> Properties</w:t>
              </w:r>
              <w:r>
                <w:t xml:space="preserve"> and the ID’s of the </w:t>
              </w:r>
              <w:r w:rsidRPr="00F00F6B">
                <w:rPr>
                  <w:i/>
                </w:rPr>
                <w:t>Operational Location Classes</w:t>
              </w:r>
              <w:r>
                <w:t xml:space="preserve"> of the </w:t>
              </w:r>
              <w:r>
                <w:rPr>
                  <w:i/>
                </w:rPr>
                <w:t>Operational Locations</w:t>
              </w:r>
              <w:r w:rsidRPr="004A59E2">
                <w:t>.</w:t>
              </w:r>
            </w:ins>
          </w:p>
          <w:p w14:paraId="62552755" w14:textId="77777777" w:rsidR="009A3909" w:rsidRPr="004A59E2" w:rsidRDefault="009A3909" w:rsidP="00833722">
            <w:pPr>
              <w:pStyle w:val="TABLE-cell"/>
              <w:rPr>
                <w:ins w:id="2274" w:author="Dennis Brandl" w:date="2018-03-03T06:23:00Z"/>
              </w:rPr>
            </w:pPr>
            <w:ins w:id="2275" w:author="Dennis Brandl" w:date="2018-03-03T06:23:00Z">
              <w:r w:rsidRPr="004A59E2">
                <w:t xml:space="preserve">PROCESS: Shall define a request that the receiver is to add </w:t>
              </w:r>
              <w:r>
                <w:rPr>
                  <w:i/>
                </w:rPr>
                <w:t>Operational Locations</w:t>
              </w:r>
              <w:r w:rsidRPr="004A59E2">
                <w:t xml:space="preserve">. The message defines suggested IDs for the </w:t>
              </w:r>
              <w:r>
                <w:rPr>
                  <w:i/>
                </w:rPr>
                <w:t>Operational Locations</w:t>
              </w:r>
              <w:r w:rsidRPr="004A59E2">
                <w:rPr>
                  <w:i/>
                </w:rPr>
                <w:t xml:space="preserve"> </w:t>
              </w:r>
              <w:r w:rsidRPr="004A59E2">
                <w:t xml:space="preserve">and properties, and values for the properties. The receiver adds the </w:t>
              </w:r>
              <w:r>
                <w:rPr>
                  <w:i/>
                </w:rPr>
                <w:t>Operational Locations</w:t>
              </w:r>
              <w:r w:rsidRPr="004A59E2">
                <w:rPr>
                  <w:i/>
                </w:rPr>
                <w:t xml:space="preserve"> </w:t>
              </w:r>
              <w:r w:rsidRPr="004A59E2">
                <w:t>and properties and assigns IDs.  The assigned IDs shall be returned in the ACKNOWLEDGE message.</w:t>
              </w:r>
            </w:ins>
          </w:p>
          <w:p w14:paraId="77D2CA55" w14:textId="77777777" w:rsidR="009A3909" w:rsidRPr="004A59E2" w:rsidRDefault="009A3909" w:rsidP="00833722">
            <w:pPr>
              <w:pStyle w:val="TABLE-cell"/>
              <w:rPr>
                <w:ins w:id="2276" w:author="Dennis Brandl" w:date="2018-03-03T06:23:00Z"/>
              </w:rPr>
            </w:pPr>
            <w:ins w:id="2277" w:author="Dennis Brandl" w:date="2018-03-03T06:23:00Z">
              <w:r w:rsidRPr="004A59E2">
                <w:t xml:space="preserve">CHANGE: Shall define a request that the receiver is to change the values of the specified properties for the specified </w:t>
              </w:r>
              <w:r>
                <w:rPr>
                  <w:i/>
                </w:rPr>
                <w:t>Operational Locations</w:t>
              </w:r>
              <w:r w:rsidRPr="004A59E2">
                <w:rPr>
                  <w:i/>
                </w:rPr>
                <w:t xml:space="preserve"> </w:t>
              </w:r>
              <w:r w:rsidRPr="004A59E2">
                <w:t>to the specified values.  A RESPOND message may be used to communicate agreement, disagreement, or changes made to the CHANGE message data.</w:t>
              </w:r>
            </w:ins>
          </w:p>
          <w:p w14:paraId="6CA912A4" w14:textId="77777777" w:rsidR="009A3909" w:rsidRPr="004A59E2" w:rsidRDefault="009A3909" w:rsidP="00833722">
            <w:pPr>
              <w:pStyle w:val="TABLE-cell"/>
              <w:rPr>
                <w:ins w:id="2278" w:author="Dennis Brandl" w:date="2018-03-03T06:23:00Z"/>
              </w:rPr>
            </w:pPr>
            <w:ins w:id="2279" w:author="Dennis Brandl" w:date="2018-03-03T06:23:00Z">
              <w:r w:rsidRPr="004A59E2">
                <w:t xml:space="preserve">CANCEL: Shall define a request that the receiver is to cancel the specified properties of the </w:t>
              </w:r>
              <w:r>
                <w:rPr>
                  <w:i/>
                </w:rPr>
                <w:t>Operational Locations</w:t>
              </w:r>
              <w:r w:rsidRPr="004A59E2">
                <w:rPr>
                  <w:i/>
                </w:rPr>
                <w:t xml:space="preserve"> </w:t>
              </w:r>
              <w:r w:rsidRPr="004A59E2">
                <w:t xml:space="preserve">that have the specified property value. </w:t>
              </w:r>
            </w:ins>
          </w:p>
          <w:p w14:paraId="2D3D0FD8" w14:textId="77777777" w:rsidR="009A3909" w:rsidRPr="004A59E2" w:rsidRDefault="009A3909" w:rsidP="00833722">
            <w:pPr>
              <w:pStyle w:val="TABLE-cell"/>
              <w:rPr>
                <w:ins w:id="2280" w:author="Dennis Brandl" w:date="2018-03-03T06:23:00Z"/>
              </w:rPr>
            </w:pPr>
            <w:ins w:id="2281" w:author="Dennis Brandl" w:date="2018-03-03T06:23:00Z">
              <w:r w:rsidRPr="004A59E2">
                <w:t xml:space="preserve">SYNC ADD: Shall define a request that the receiver is to add the specified </w:t>
              </w:r>
              <w:r>
                <w:rPr>
                  <w:i/>
                </w:rPr>
                <w:t>Operational Locations</w:t>
              </w:r>
              <w:r w:rsidRPr="004A59E2">
                <w:t xml:space="preserve">, list of properties and property values. </w:t>
              </w:r>
            </w:ins>
          </w:p>
          <w:p w14:paraId="1A95AB76" w14:textId="77777777" w:rsidR="009A3909" w:rsidRPr="004A59E2" w:rsidRDefault="009A3909" w:rsidP="00833722">
            <w:pPr>
              <w:pStyle w:val="TABLE-cell"/>
              <w:rPr>
                <w:ins w:id="2282" w:author="Dennis Brandl" w:date="2018-03-03T06:23:00Z"/>
              </w:rPr>
            </w:pPr>
            <w:ins w:id="2283" w:author="Dennis Brandl" w:date="2018-03-03T06:23:00Z">
              <w:r w:rsidRPr="004A59E2">
                <w:t xml:space="preserve">SYNC CHANGE: Shall define a request that the receiver is to change the values of the specified list of properties for the specified </w:t>
              </w:r>
              <w:r>
                <w:rPr>
                  <w:i/>
                </w:rPr>
                <w:t>Operational Location</w:t>
              </w:r>
              <w:r w:rsidRPr="004A59E2">
                <w:rPr>
                  <w:i/>
                </w:rPr>
                <w:t xml:space="preserve"> </w:t>
              </w:r>
              <w:r w:rsidRPr="004A59E2">
                <w:t>to the specified values.</w:t>
              </w:r>
            </w:ins>
          </w:p>
          <w:p w14:paraId="09329419" w14:textId="5DA2D661" w:rsidR="00D22820" w:rsidRDefault="009A3909" w:rsidP="00D22820">
            <w:pPr>
              <w:pStyle w:val="TABLE-cell"/>
              <w:rPr>
                <w:ins w:id="2284" w:author="Dennis Brandl" w:date="2018-03-03T06:43:00Z"/>
              </w:rPr>
            </w:pPr>
            <w:ins w:id="2285" w:author="Dennis Brandl" w:date="2018-03-03T06:23:00Z">
              <w:r w:rsidRPr="004A59E2">
                <w:t xml:space="preserve">SYNC DELETE: Shall define a request that the receiver is to delete the specified list of </w:t>
              </w:r>
              <w:r>
                <w:rPr>
                  <w:i/>
                </w:rPr>
                <w:t>Operational Location</w:t>
              </w:r>
              <w:r w:rsidRPr="004A59E2">
                <w:rPr>
                  <w:i/>
                </w:rPr>
                <w:t xml:space="preserve"> Properties</w:t>
              </w:r>
              <w:r w:rsidRPr="004A59E2">
                <w:t xml:space="preserve"> of the specified </w:t>
              </w:r>
              <w:r>
                <w:rPr>
                  <w:i/>
                </w:rPr>
                <w:t>Operational Locations</w:t>
              </w:r>
              <w:r w:rsidRPr="004A59E2">
                <w:rPr>
                  <w:i/>
                </w:rPr>
                <w:t xml:space="preserve"> </w:t>
              </w:r>
              <w:r w:rsidRPr="004A59E2">
                <w:t>that have the specified property value.</w:t>
              </w:r>
            </w:ins>
            <w:ins w:id="2286" w:author="Dennis Brandl" w:date="2018-03-03T06:43:00Z">
              <w:r w:rsidR="00D22820">
                <w:t xml:space="preserve"> </w:t>
              </w:r>
            </w:ins>
          </w:p>
          <w:p w14:paraId="7ADF871C" w14:textId="74683AC0" w:rsidR="009A3909" w:rsidRPr="004A59E2" w:rsidRDefault="00D22820" w:rsidP="00D22820">
            <w:pPr>
              <w:pStyle w:val="TABLE-cell"/>
              <w:rPr>
                <w:ins w:id="2287" w:author="Dennis Brandl" w:date="2018-03-03T06:23:00Z"/>
              </w:rPr>
            </w:pPr>
            <w:ins w:id="2288" w:author="Dennis Brandl" w:date="2018-03-03T06:43:00Z">
              <w:r>
                <w:t xml:space="preserve">NOTIFY: Shall define the creation of a new </w:t>
              </w:r>
              <w:r>
                <w:rPr>
                  <w:i/>
                </w:rPr>
                <w:t>Operational Location</w:t>
              </w:r>
              <w:r>
                <w:t>.</w:t>
              </w:r>
            </w:ins>
          </w:p>
        </w:tc>
      </w:tr>
      <w:tr w:rsidR="009A3909" w:rsidRPr="004A59E2" w14:paraId="7CB85D24" w14:textId="77777777" w:rsidTr="00833722">
        <w:trPr>
          <w:ins w:id="2289" w:author="Dennis Brandl" w:date="2018-03-03T06:23:00Z"/>
        </w:trPr>
        <w:tc>
          <w:tcPr>
            <w:tcW w:w="1080" w:type="dxa"/>
            <w:shd w:val="clear" w:color="auto" w:fill="auto"/>
          </w:tcPr>
          <w:p w14:paraId="35A4ECA0" w14:textId="77777777" w:rsidR="009A3909" w:rsidRPr="004A59E2" w:rsidRDefault="009A3909" w:rsidP="00833722">
            <w:pPr>
              <w:pStyle w:val="TABLE-cell"/>
              <w:rPr>
                <w:ins w:id="2290" w:author="Dennis Brandl" w:date="2018-03-03T06:23:00Z"/>
              </w:rPr>
            </w:pPr>
            <w:ins w:id="2291" w:author="Dennis Brandl" w:date="2018-03-03T06:23:00Z">
              <w:r w:rsidRPr="004A59E2">
                <w:t>Wildcard specified</w:t>
              </w:r>
            </w:ins>
          </w:p>
        </w:tc>
        <w:tc>
          <w:tcPr>
            <w:tcW w:w="1260" w:type="dxa"/>
            <w:shd w:val="clear" w:color="auto" w:fill="auto"/>
          </w:tcPr>
          <w:p w14:paraId="131681E1" w14:textId="77777777" w:rsidR="009A3909" w:rsidRPr="004A59E2" w:rsidRDefault="009A3909" w:rsidP="00833722">
            <w:pPr>
              <w:pStyle w:val="TABLE-cell"/>
              <w:rPr>
                <w:ins w:id="2292" w:author="Dennis Brandl" w:date="2018-03-03T06:23:00Z"/>
                <w:i/>
              </w:rPr>
            </w:pPr>
            <w:ins w:id="2293" w:author="Dennis Brandl" w:date="2018-03-03T06:23:00Z">
              <w:r w:rsidRPr="004A59E2">
                <w:rPr>
                  <w:i/>
                </w:rPr>
                <w:t>not specified</w:t>
              </w:r>
            </w:ins>
          </w:p>
        </w:tc>
        <w:tc>
          <w:tcPr>
            <w:tcW w:w="1260" w:type="dxa"/>
            <w:shd w:val="clear" w:color="auto" w:fill="auto"/>
          </w:tcPr>
          <w:p w14:paraId="618160B7" w14:textId="77777777" w:rsidR="009A3909" w:rsidRPr="004A59E2" w:rsidRDefault="009A3909" w:rsidP="00833722">
            <w:pPr>
              <w:pStyle w:val="TABLE-cell"/>
              <w:rPr>
                <w:ins w:id="2294" w:author="Dennis Brandl" w:date="2018-03-03T06:23:00Z"/>
                <w:i/>
              </w:rPr>
            </w:pPr>
            <w:ins w:id="2295" w:author="Dennis Brandl" w:date="2018-03-03T06:23:00Z">
              <w:r w:rsidRPr="004A59E2">
                <w:rPr>
                  <w:i/>
                </w:rPr>
                <w:t>not specified</w:t>
              </w:r>
            </w:ins>
          </w:p>
        </w:tc>
        <w:tc>
          <w:tcPr>
            <w:tcW w:w="5760" w:type="dxa"/>
            <w:shd w:val="clear" w:color="auto" w:fill="auto"/>
          </w:tcPr>
          <w:p w14:paraId="3B682D5D" w14:textId="77777777" w:rsidR="009A3909" w:rsidRPr="004A59E2" w:rsidRDefault="009A3909" w:rsidP="00833722">
            <w:pPr>
              <w:pStyle w:val="TABLE-cell"/>
              <w:rPr>
                <w:ins w:id="2296" w:author="Dennis Brandl" w:date="2018-03-03T06:23:00Z"/>
              </w:rPr>
            </w:pPr>
            <w:ins w:id="2297" w:author="Dennis Brandl" w:date="2018-03-03T06:23:00Z">
              <w:r w:rsidRPr="004A59E2">
                <w:t xml:space="preserve">GET: Shall define a request that the receiver is to return, in a SHOW message, all attributes and properties about the </w:t>
              </w:r>
              <w:r>
                <w:rPr>
                  <w:i/>
                </w:rPr>
                <w:t xml:space="preserve">Operational </w:t>
              </w:r>
              <w:r>
                <w:rPr>
                  <w:i/>
                </w:rPr>
                <w:lastRenderedPageBreak/>
                <w:t>Locations</w:t>
              </w:r>
              <w:r w:rsidRPr="004A59E2">
                <w:rPr>
                  <w:i/>
                </w:rPr>
                <w:t xml:space="preserve"> </w:t>
              </w:r>
              <w:r w:rsidRPr="004A59E2">
                <w:t>that match the wildcard</w:t>
              </w:r>
              <w:r>
                <w:t xml:space="preserve"> and the ID’s of the </w:t>
              </w:r>
              <w:r>
                <w:rPr>
                  <w:i/>
                </w:rPr>
                <w:t>Operational Location Classes</w:t>
              </w:r>
              <w:r>
                <w:t xml:space="preserve"> of the </w:t>
              </w:r>
              <w:r>
                <w:rPr>
                  <w:i/>
                </w:rPr>
                <w:t>Operational Locations</w:t>
              </w:r>
              <w:r w:rsidRPr="004A59E2">
                <w:t>.</w:t>
              </w:r>
            </w:ins>
          </w:p>
          <w:p w14:paraId="26A11D4E" w14:textId="77777777" w:rsidR="009A3909" w:rsidRPr="004A59E2" w:rsidRDefault="009A3909" w:rsidP="00833722">
            <w:pPr>
              <w:pStyle w:val="TABLE-cell"/>
              <w:rPr>
                <w:ins w:id="2298" w:author="Dennis Brandl" w:date="2018-03-03T06:23:00Z"/>
              </w:rPr>
            </w:pPr>
            <w:ins w:id="2299" w:author="Dennis Brandl" w:date="2018-03-03T06:23:00Z">
              <w:r w:rsidRPr="004A59E2">
                <w:t>Example 1</w:t>
              </w:r>
              <w:r w:rsidRPr="004A59E2">
                <w:tab/>
                <w:t xml:space="preserve">To return all </w:t>
              </w:r>
              <w:r>
                <w:rPr>
                  <w:i/>
                </w:rPr>
                <w:t>Operational Locations</w:t>
              </w:r>
              <w:r w:rsidRPr="004A59E2">
                <w:t>, specify a “*” as the wildcard.</w:t>
              </w:r>
            </w:ins>
          </w:p>
          <w:p w14:paraId="0DEE0EFB" w14:textId="77777777" w:rsidR="009A3909" w:rsidRPr="004A59E2" w:rsidRDefault="009A3909" w:rsidP="00833722">
            <w:pPr>
              <w:pStyle w:val="TABLE-cell"/>
              <w:rPr>
                <w:ins w:id="2300" w:author="Dennis Brandl" w:date="2018-03-03T06:23:00Z"/>
              </w:rPr>
            </w:pPr>
            <w:ins w:id="2301" w:author="Dennis Brandl" w:date="2018-03-03T06:23:00Z">
              <w:r w:rsidRPr="004A59E2">
                <w:t>PROCESS: Error.</w:t>
              </w:r>
            </w:ins>
          </w:p>
          <w:p w14:paraId="00C17E44" w14:textId="77777777" w:rsidR="009A3909" w:rsidRPr="004A59E2" w:rsidRDefault="009A3909" w:rsidP="00833722">
            <w:pPr>
              <w:pStyle w:val="TABLE-cell"/>
              <w:rPr>
                <w:ins w:id="2302" w:author="Dennis Brandl" w:date="2018-03-03T06:23:00Z"/>
              </w:rPr>
            </w:pPr>
            <w:ins w:id="2303" w:author="Dennis Brandl" w:date="2018-03-03T06:23:00Z">
              <w:r w:rsidRPr="004A59E2">
                <w:t xml:space="preserve">CHANGE: Error (no property values are specified). </w:t>
              </w:r>
            </w:ins>
          </w:p>
          <w:p w14:paraId="1A15AA55" w14:textId="77777777" w:rsidR="009A3909" w:rsidRPr="004A59E2" w:rsidRDefault="009A3909" w:rsidP="00833722">
            <w:pPr>
              <w:pStyle w:val="TABLE-cell"/>
              <w:rPr>
                <w:ins w:id="2304" w:author="Dennis Brandl" w:date="2018-03-03T06:23:00Z"/>
              </w:rPr>
            </w:pPr>
            <w:ins w:id="2305" w:author="Dennis Brandl" w:date="2018-03-03T06:23:00Z">
              <w:r w:rsidRPr="004A59E2">
                <w:t xml:space="preserve">CANCEL: Shall define a request that the receiver is to cancel all </w:t>
              </w:r>
              <w:r>
                <w:rPr>
                  <w:i/>
                </w:rPr>
                <w:t>Operational Location</w:t>
              </w:r>
              <w:r w:rsidRPr="004A59E2">
                <w:rPr>
                  <w:i/>
                </w:rPr>
                <w:t xml:space="preserve"> </w:t>
              </w:r>
              <w:r w:rsidRPr="004A59E2">
                <w:t xml:space="preserve">matching the wildcard. </w:t>
              </w:r>
            </w:ins>
          </w:p>
          <w:p w14:paraId="4C343820" w14:textId="77777777" w:rsidR="009A3909" w:rsidRPr="004A59E2" w:rsidRDefault="009A3909" w:rsidP="00833722">
            <w:pPr>
              <w:pStyle w:val="TABLE-cell"/>
              <w:rPr>
                <w:ins w:id="2306" w:author="Dennis Brandl" w:date="2018-03-03T06:23:00Z"/>
              </w:rPr>
            </w:pPr>
            <w:ins w:id="2307" w:author="Dennis Brandl" w:date="2018-03-03T06:23:00Z">
              <w:r w:rsidRPr="004A59E2">
                <w:t>SYNC ADD: Error.</w:t>
              </w:r>
            </w:ins>
          </w:p>
          <w:p w14:paraId="0A5A0047" w14:textId="77777777" w:rsidR="009A3909" w:rsidRPr="004A59E2" w:rsidRDefault="009A3909" w:rsidP="00833722">
            <w:pPr>
              <w:pStyle w:val="TABLE-cell"/>
              <w:rPr>
                <w:ins w:id="2308" w:author="Dennis Brandl" w:date="2018-03-03T06:23:00Z"/>
              </w:rPr>
            </w:pPr>
            <w:ins w:id="2309" w:author="Dennis Brandl" w:date="2018-03-03T06:23:00Z">
              <w:r w:rsidRPr="004A59E2">
                <w:t>SYNC CHANGE: Error (no property values are specified).</w:t>
              </w:r>
            </w:ins>
          </w:p>
          <w:p w14:paraId="4B07202E" w14:textId="77777777" w:rsidR="009A3909" w:rsidRDefault="009A3909" w:rsidP="00833722">
            <w:pPr>
              <w:pStyle w:val="TABLE-cell"/>
              <w:rPr>
                <w:ins w:id="2310" w:author="Dennis Brandl" w:date="2018-03-03T06:43:00Z"/>
              </w:rPr>
            </w:pPr>
            <w:ins w:id="2311" w:author="Dennis Brandl" w:date="2018-03-03T06:23:00Z">
              <w:r w:rsidRPr="004A59E2">
                <w:t xml:space="preserve">SYNC DELETE: Shall define a request that the receiver is to delete all </w:t>
              </w:r>
              <w:r>
                <w:rPr>
                  <w:i/>
                </w:rPr>
                <w:t>Operational Locations</w:t>
              </w:r>
              <w:r w:rsidRPr="004A59E2">
                <w:rPr>
                  <w:i/>
                </w:rPr>
                <w:t xml:space="preserve"> </w:t>
              </w:r>
              <w:r w:rsidRPr="004A59E2">
                <w:t>matching the wildcard.</w:t>
              </w:r>
            </w:ins>
          </w:p>
          <w:p w14:paraId="39C95B17" w14:textId="6B10BEA1" w:rsidR="00D22820" w:rsidRPr="004A59E2" w:rsidRDefault="00D22820" w:rsidP="00D22820">
            <w:pPr>
              <w:pStyle w:val="TABLE-cell"/>
              <w:rPr>
                <w:ins w:id="2312" w:author="Dennis Brandl" w:date="2018-03-03T06:23:00Z"/>
              </w:rPr>
            </w:pPr>
            <w:ins w:id="2313" w:author="Dennis Brandl" w:date="2018-03-03T06:43:00Z">
              <w:r>
                <w:t>NOTIFY: Error.</w:t>
              </w:r>
            </w:ins>
          </w:p>
        </w:tc>
      </w:tr>
      <w:tr w:rsidR="009A3909" w:rsidRPr="004A59E2" w14:paraId="52D62E13" w14:textId="77777777" w:rsidTr="00833722">
        <w:trPr>
          <w:ins w:id="2314" w:author="Dennis Brandl" w:date="2018-03-03T06:23:00Z"/>
        </w:trPr>
        <w:tc>
          <w:tcPr>
            <w:tcW w:w="1080" w:type="dxa"/>
            <w:shd w:val="clear" w:color="auto" w:fill="auto"/>
          </w:tcPr>
          <w:p w14:paraId="47DA1B79" w14:textId="77777777" w:rsidR="009A3909" w:rsidRPr="004A59E2" w:rsidRDefault="009A3909" w:rsidP="00833722">
            <w:pPr>
              <w:pStyle w:val="TABLE-cell"/>
              <w:rPr>
                <w:ins w:id="2315" w:author="Dennis Brandl" w:date="2018-03-03T06:23:00Z"/>
              </w:rPr>
            </w:pPr>
            <w:ins w:id="2316" w:author="Dennis Brandl" w:date="2018-03-03T06:23:00Z">
              <w:r w:rsidRPr="004A59E2">
                <w:lastRenderedPageBreak/>
                <w:t>Wildcard specified</w:t>
              </w:r>
            </w:ins>
          </w:p>
        </w:tc>
        <w:tc>
          <w:tcPr>
            <w:tcW w:w="1260" w:type="dxa"/>
            <w:shd w:val="clear" w:color="auto" w:fill="auto"/>
          </w:tcPr>
          <w:p w14:paraId="155CD24B" w14:textId="77777777" w:rsidR="009A3909" w:rsidRPr="004A59E2" w:rsidRDefault="009A3909" w:rsidP="00833722">
            <w:pPr>
              <w:pStyle w:val="TABLE-cell"/>
              <w:rPr>
                <w:ins w:id="2317" w:author="Dennis Brandl" w:date="2018-03-03T06:23:00Z"/>
              </w:rPr>
            </w:pPr>
            <w:ins w:id="2318" w:author="Dennis Brandl" w:date="2018-03-03T06:23:00Z">
              <w:r w:rsidRPr="004A59E2">
                <w:t>Wildcard specified</w:t>
              </w:r>
            </w:ins>
          </w:p>
        </w:tc>
        <w:tc>
          <w:tcPr>
            <w:tcW w:w="1260" w:type="dxa"/>
            <w:shd w:val="clear" w:color="auto" w:fill="auto"/>
          </w:tcPr>
          <w:p w14:paraId="24FC38DA" w14:textId="77777777" w:rsidR="009A3909" w:rsidRPr="004A59E2" w:rsidRDefault="009A3909" w:rsidP="00833722">
            <w:pPr>
              <w:pStyle w:val="TABLE-cell"/>
              <w:rPr>
                <w:ins w:id="2319" w:author="Dennis Brandl" w:date="2018-03-03T06:23:00Z"/>
                <w:i/>
              </w:rPr>
            </w:pPr>
            <w:ins w:id="2320" w:author="Dennis Brandl" w:date="2018-03-03T06:23:00Z">
              <w:r w:rsidRPr="004A59E2">
                <w:rPr>
                  <w:i/>
                </w:rPr>
                <w:t>not specified</w:t>
              </w:r>
            </w:ins>
          </w:p>
        </w:tc>
        <w:tc>
          <w:tcPr>
            <w:tcW w:w="5760" w:type="dxa"/>
            <w:shd w:val="clear" w:color="auto" w:fill="auto"/>
          </w:tcPr>
          <w:p w14:paraId="7B1DC01C" w14:textId="77777777" w:rsidR="009A3909" w:rsidRPr="004A59E2" w:rsidRDefault="009A3909" w:rsidP="00833722">
            <w:pPr>
              <w:pStyle w:val="TABLE-cell"/>
              <w:rPr>
                <w:ins w:id="2321" w:author="Dennis Brandl" w:date="2018-03-03T06:23:00Z"/>
              </w:rPr>
            </w:pPr>
            <w:ins w:id="2322" w:author="Dennis Brandl" w:date="2018-03-03T06:23:00Z">
              <w:r w:rsidRPr="004A59E2">
                <w:t xml:space="preserve">GET: Shall define a request that the receiver is to return, in a SHOW message, all attributes of the </w:t>
              </w:r>
              <w:r>
                <w:rPr>
                  <w:i/>
                </w:rPr>
                <w:t>Operational Locations</w:t>
              </w:r>
              <w:r w:rsidRPr="004A59E2">
                <w:rPr>
                  <w:i/>
                </w:rPr>
                <w:t xml:space="preserve"> </w:t>
              </w:r>
              <w:r w:rsidRPr="004A59E2">
                <w:t xml:space="preserve">that match the wildcard, and for each </w:t>
              </w:r>
              <w:r>
                <w:rPr>
                  <w:i/>
                </w:rPr>
                <w:t>Operational Location</w:t>
              </w:r>
              <w:r w:rsidRPr="004A59E2">
                <w:t xml:space="preserve"> return all </w:t>
              </w:r>
              <w:r>
                <w:rPr>
                  <w:i/>
                </w:rPr>
                <w:t>Operational Location</w:t>
              </w:r>
              <w:r w:rsidRPr="004A59E2">
                <w:rPr>
                  <w:i/>
                </w:rPr>
                <w:t xml:space="preserve"> Properties</w:t>
              </w:r>
              <w:r w:rsidRPr="004A59E2">
                <w:t xml:space="preserve"> that match the property wildcard</w:t>
              </w:r>
              <w:r>
                <w:t xml:space="preserve"> and the ID’</w:t>
              </w:r>
              <w:r w:rsidRPr="004A59E2">
                <w:t>s</w:t>
              </w:r>
              <w:r>
                <w:t xml:space="preserve"> of the </w:t>
              </w:r>
              <w:r>
                <w:rPr>
                  <w:i/>
                </w:rPr>
                <w:t>Operational Location Classes</w:t>
              </w:r>
              <w:r>
                <w:t xml:space="preserve"> of the </w:t>
              </w:r>
              <w:r>
                <w:rPr>
                  <w:i/>
                </w:rPr>
                <w:t>Operational Locations</w:t>
              </w:r>
              <w:r w:rsidRPr="004A59E2">
                <w:t>.</w:t>
              </w:r>
            </w:ins>
          </w:p>
          <w:p w14:paraId="3F5FE5DD" w14:textId="77777777" w:rsidR="009A3909" w:rsidRPr="004A59E2" w:rsidRDefault="009A3909" w:rsidP="00833722">
            <w:pPr>
              <w:pStyle w:val="TABLE-cell"/>
              <w:rPr>
                <w:ins w:id="2323" w:author="Dennis Brandl" w:date="2018-03-03T06:23:00Z"/>
              </w:rPr>
            </w:pPr>
            <w:ins w:id="2324" w:author="Dennis Brandl" w:date="2018-03-03T06:23:00Z">
              <w:r w:rsidRPr="004A59E2">
                <w:t>Example 2</w:t>
              </w:r>
              <w:r w:rsidRPr="004A59E2">
                <w:tab/>
                <w:t xml:space="preserve">To return a single property, specify the </w:t>
              </w:r>
              <w:r>
                <w:rPr>
                  <w:i/>
                </w:rPr>
                <w:t>Operational Location</w:t>
              </w:r>
              <w:r w:rsidRPr="004A59E2">
                <w:t xml:space="preserve"> </w:t>
              </w:r>
              <w:r>
                <w:rPr>
                  <w:i/>
                </w:rPr>
                <w:t>P</w:t>
              </w:r>
              <w:r w:rsidRPr="009A3909">
                <w:rPr>
                  <w:i/>
                </w:rPr>
                <w:t>roperty</w:t>
              </w:r>
              <w:r w:rsidRPr="004A59E2">
                <w:t xml:space="preserve"> ID in the property wildcard.</w:t>
              </w:r>
            </w:ins>
          </w:p>
          <w:p w14:paraId="5D021425" w14:textId="77777777" w:rsidR="009A3909" w:rsidRPr="004A59E2" w:rsidRDefault="009A3909" w:rsidP="00833722">
            <w:pPr>
              <w:pStyle w:val="TABLE-cell"/>
              <w:rPr>
                <w:ins w:id="2325" w:author="Dennis Brandl" w:date="2018-03-03T06:23:00Z"/>
              </w:rPr>
            </w:pPr>
            <w:ins w:id="2326" w:author="Dennis Brandl" w:date="2018-03-03T06:23:00Z">
              <w:r w:rsidRPr="004A59E2">
                <w:t>Example 3</w:t>
              </w:r>
              <w:r w:rsidRPr="004A59E2">
                <w:tab/>
                <w:t xml:space="preserve">To return all </w:t>
              </w:r>
              <w:r>
                <w:rPr>
                  <w:i/>
                </w:rPr>
                <w:t>Operational Location</w:t>
              </w:r>
              <w:r w:rsidRPr="004A59E2">
                <w:rPr>
                  <w:i/>
                </w:rPr>
                <w:t xml:space="preserve"> Properties</w:t>
              </w:r>
              <w:r w:rsidRPr="004A59E2">
                <w:t>, specify a “*” as the property wildcard.</w:t>
              </w:r>
            </w:ins>
          </w:p>
          <w:p w14:paraId="33CBA682" w14:textId="77777777" w:rsidR="009A3909" w:rsidRPr="004A59E2" w:rsidRDefault="009A3909" w:rsidP="00833722">
            <w:pPr>
              <w:pStyle w:val="TABLE-cell"/>
              <w:rPr>
                <w:ins w:id="2327" w:author="Dennis Brandl" w:date="2018-03-03T06:23:00Z"/>
              </w:rPr>
            </w:pPr>
            <w:ins w:id="2328" w:author="Dennis Brandl" w:date="2018-03-03T06:23:00Z">
              <w:r w:rsidRPr="004A59E2">
                <w:t>Example 4</w:t>
              </w:r>
              <w:r w:rsidRPr="004A59E2">
                <w:tab/>
                <w:t xml:space="preserve">To return a single </w:t>
              </w:r>
              <w:r>
                <w:rPr>
                  <w:i/>
                </w:rPr>
                <w:t>Operational Location</w:t>
              </w:r>
              <w:r w:rsidRPr="004A59E2">
                <w:t xml:space="preserve">, specify the </w:t>
              </w:r>
              <w:r>
                <w:rPr>
                  <w:i/>
                </w:rPr>
                <w:t>Operational Location</w:t>
              </w:r>
              <w:r w:rsidRPr="004A59E2">
                <w:rPr>
                  <w:i/>
                </w:rPr>
                <w:t xml:space="preserve"> </w:t>
              </w:r>
              <w:r w:rsidRPr="004A59E2">
                <w:t>ID in the wildcard.</w:t>
              </w:r>
            </w:ins>
          </w:p>
          <w:p w14:paraId="26BFA59D" w14:textId="77777777" w:rsidR="009A3909" w:rsidRPr="004A59E2" w:rsidRDefault="009A3909" w:rsidP="00833722">
            <w:pPr>
              <w:pStyle w:val="TABLE-cell"/>
              <w:rPr>
                <w:ins w:id="2329" w:author="Dennis Brandl" w:date="2018-03-03T06:23:00Z"/>
              </w:rPr>
            </w:pPr>
            <w:ins w:id="2330" w:author="Dennis Brandl" w:date="2018-03-03T06:23:00Z">
              <w:r w:rsidRPr="004A59E2">
                <w:t>Example 5</w:t>
              </w:r>
              <w:r w:rsidRPr="004A59E2">
                <w:tab/>
                <w:t xml:space="preserve">To return all </w:t>
              </w:r>
              <w:r>
                <w:rPr>
                  <w:i/>
                </w:rPr>
                <w:t>Operational Locations</w:t>
              </w:r>
              <w:r w:rsidRPr="004A59E2">
                <w:t>, specify a “*” as the wildcard.</w:t>
              </w:r>
            </w:ins>
          </w:p>
          <w:p w14:paraId="21415074" w14:textId="77777777" w:rsidR="009A3909" w:rsidRPr="004A59E2" w:rsidRDefault="009A3909" w:rsidP="00833722">
            <w:pPr>
              <w:pStyle w:val="TABLE-cell"/>
              <w:rPr>
                <w:ins w:id="2331" w:author="Dennis Brandl" w:date="2018-03-03T06:23:00Z"/>
              </w:rPr>
            </w:pPr>
            <w:ins w:id="2332" w:author="Dennis Brandl" w:date="2018-03-03T06:23:00Z">
              <w:r w:rsidRPr="004A59E2">
                <w:t>PROCESS: Error.</w:t>
              </w:r>
            </w:ins>
          </w:p>
          <w:p w14:paraId="61B83281" w14:textId="77777777" w:rsidR="009A3909" w:rsidRPr="004A59E2" w:rsidRDefault="009A3909" w:rsidP="00833722">
            <w:pPr>
              <w:pStyle w:val="TABLE-cell"/>
              <w:rPr>
                <w:ins w:id="2333" w:author="Dennis Brandl" w:date="2018-03-03T06:23:00Z"/>
              </w:rPr>
            </w:pPr>
            <w:ins w:id="2334" w:author="Dennis Brandl" w:date="2018-03-03T06:23:00Z">
              <w:r w:rsidRPr="004A59E2">
                <w:t xml:space="preserve">CHANGE: Error (no property values are specified). </w:t>
              </w:r>
            </w:ins>
          </w:p>
          <w:p w14:paraId="727659D3" w14:textId="77777777" w:rsidR="009A3909" w:rsidRPr="004A59E2" w:rsidRDefault="009A3909" w:rsidP="00833722">
            <w:pPr>
              <w:pStyle w:val="TABLE-cell"/>
              <w:rPr>
                <w:ins w:id="2335" w:author="Dennis Brandl" w:date="2018-03-03T06:23:00Z"/>
              </w:rPr>
            </w:pPr>
            <w:ins w:id="2336" w:author="Dennis Brandl" w:date="2018-03-03T06:23:00Z">
              <w:r w:rsidRPr="004A59E2">
                <w:t xml:space="preserve">CANCEL: Shall define a request that the receiver is to cancel all properties matching the </w:t>
              </w:r>
              <w:r>
                <w:rPr>
                  <w:i/>
                </w:rPr>
                <w:t>Operational Location</w:t>
              </w:r>
              <w:r w:rsidRPr="004A59E2">
                <w:rPr>
                  <w:i/>
                </w:rPr>
                <w:t xml:space="preserve"> Property </w:t>
              </w:r>
              <w:r w:rsidRPr="004A59E2">
                <w:t xml:space="preserve">wildcard of all </w:t>
              </w:r>
              <w:r>
                <w:rPr>
                  <w:i/>
                </w:rPr>
                <w:t>Operational Locations</w:t>
              </w:r>
              <w:r w:rsidRPr="004A59E2">
                <w:rPr>
                  <w:i/>
                </w:rPr>
                <w:t xml:space="preserve"> </w:t>
              </w:r>
              <w:r w:rsidRPr="004A59E2">
                <w:t xml:space="preserve">that match the wildcard. </w:t>
              </w:r>
            </w:ins>
          </w:p>
          <w:p w14:paraId="4160E11F" w14:textId="77777777" w:rsidR="009A3909" w:rsidRPr="004A59E2" w:rsidRDefault="009A3909" w:rsidP="00833722">
            <w:pPr>
              <w:pStyle w:val="TABLE-cell"/>
              <w:rPr>
                <w:ins w:id="2337" w:author="Dennis Brandl" w:date="2018-03-03T06:23:00Z"/>
              </w:rPr>
            </w:pPr>
            <w:ins w:id="2338" w:author="Dennis Brandl" w:date="2018-03-03T06:23:00Z">
              <w:r w:rsidRPr="004A59E2">
                <w:t>SYNC ADD: Error.</w:t>
              </w:r>
            </w:ins>
          </w:p>
          <w:p w14:paraId="3CA94AA3" w14:textId="77777777" w:rsidR="009A3909" w:rsidRPr="004A59E2" w:rsidRDefault="009A3909" w:rsidP="00833722">
            <w:pPr>
              <w:pStyle w:val="TABLE-cell"/>
              <w:rPr>
                <w:ins w:id="2339" w:author="Dennis Brandl" w:date="2018-03-03T06:23:00Z"/>
              </w:rPr>
            </w:pPr>
            <w:ins w:id="2340" w:author="Dennis Brandl" w:date="2018-03-03T06:23:00Z">
              <w:r w:rsidRPr="004A59E2">
                <w:t>SYNC CHANGE: Error (no property values are specified).</w:t>
              </w:r>
            </w:ins>
          </w:p>
          <w:p w14:paraId="7C6E2377" w14:textId="77777777" w:rsidR="009A3909" w:rsidRDefault="009A3909" w:rsidP="00833722">
            <w:pPr>
              <w:pStyle w:val="TABLE-cell"/>
              <w:rPr>
                <w:ins w:id="2341" w:author="Dennis Brandl" w:date="2018-03-03T06:43:00Z"/>
              </w:rPr>
            </w:pPr>
            <w:ins w:id="2342" w:author="Dennis Brandl" w:date="2018-03-03T06:23:00Z">
              <w:r w:rsidRPr="004A59E2">
                <w:t xml:space="preserve">SYNC DELETE: Shall define a request that the receiver is to delete all properties that match the </w:t>
              </w:r>
              <w:r>
                <w:rPr>
                  <w:i/>
                </w:rPr>
                <w:t>Operational Location</w:t>
              </w:r>
              <w:r w:rsidRPr="004A59E2">
                <w:rPr>
                  <w:i/>
                </w:rPr>
                <w:t xml:space="preserve"> Property </w:t>
              </w:r>
              <w:r w:rsidRPr="004A59E2">
                <w:t xml:space="preserve">wildcard of all </w:t>
              </w:r>
              <w:r>
                <w:rPr>
                  <w:i/>
                </w:rPr>
                <w:t>Operational Locations</w:t>
              </w:r>
              <w:r w:rsidRPr="004A59E2">
                <w:rPr>
                  <w:i/>
                </w:rPr>
                <w:t xml:space="preserve"> </w:t>
              </w:r>
              <w:r w:rsidRPr="004A59E2">
                <w:t xml:space="preserve">that match the wildcard. </w:t>
              </w:r>
            </w:ins>
          </w:p>
          <w:p w14:paraId="45A12A07" w14:textId="28538B89" w:rsidR="00D22820" w:rsidRPr="004A59E2" w:rsidRDefault="00D22820" w:rsidP="00833722">
            <w:pPr>
              <w:pStyle w:val="TABLE-cell"/>
              <w:rPr>
                <w:ins w:id="2343" w:author="Dennis Brandl" w:date="2018-03-03T06:23:00Z"/>
              </w:rPr>
            </w:pPr>
            <w:ins w:id="2344" w:author="Dennis Brandl" w:date="2018-03-03T06:43:00Z">
              <w:r>
                <w:t>NOTIFY: Error.</w:t>
              </w:r>
            </w:ins>
          </w:p>
        </w:tc>
      </w:tr>
    </w:tbl>
    <w:p w14:paraId="7DB27F71" w14:textId="77777777" w:rsidR="009A3909" w:rsidRPr="005063BE" w:rsidRDefault="009A3909" w:rsidP="009A3909">
      <w:pPr>
        <w:pStyle w:val="NOTE"/>
        <w:rPr>
          <w:ins w:id="2345" w:author="Dennis Brandl" w:date="2018-03-03T06:23:00Z"/>
        </w:rPr>
      </w:pPr>
    </w:p>
    <w:p w14:paraId="36407EC3" w14:textId="77777777" w:rsidR="001F137E" w:rsidRPr="000615A5" w:rsidRDefault="001F137E" w:rsidP="009A3909">
      <w:pPr>
        <w:pStyle w:val="Heading2"/>
      </w:pPr>
      <w:bookmarkStart w:id="2346" w:name="_Toc507944893"/>
      <w:r w:rsidRPr="000615A5">
        <w:t>Process segment model</w:t>
      </w:r>
      <w:bookmarkEnd w:id="2346"/>
    </w:p>
    <w:p w14:paraId="634BC8B8" w14:textId="77777777" w:rsidR="001F137E" w:rsidRPr="000615A5" w:rsidRDefault="001F137E" w:rsidP="009A3909">
      <w:pPr>
        <w:pStyle w:val="Heading3"/>
      </w:pPr>
      <w:bookmarkStart w:id="2347" w:name="_Toc507944894"/>
      <w:r w:rsidRPr="000615A5">
        <w:t>Process segment model elements</w:t>
      </w:r>
      <w:bookmarkEnd w:id="2347"/>
    </w:p>
    <w:p w14:paraId="6D60186D" w14:textId="74A2AC35" w:rsidR="001F137E" w:rsidRPr="000615A5" w:rsidRDefault="001F137E" w:rsidP="002A2036">
      <w:pPr>
        <w:pStyle w:val="PARAGRAPH"/>
      </w:pPr>
      <w:r w:rsidRPr="000615A5">
        <w:t xml:space="preserve">The message definitions assume that </w:t>
      </w:r>
      <w:r w:rsidRPr="0027401D">
        <w:rPr>
          <w:i/>
        </w:rPr>
        <w:t>process segment</w:t>
      </w:r>
      <w:r w:rsidRPr="000615A5">
        <w:t xml:space="preserve"> information may be accessed from one starting point; a </w:t>
      </w:r>
      <w:r w:rsidRPr="0027401D">
        <w:rPr>
          <w:i/>
        </w:rPr>
        <w:t>process segment</w:t>
      </w:r>
      <w:r w:rsidRPr="000615A5">
        <w:t xml:space="preserve">, as identified by the dotted collection in </w:t>
      </w:r>
      <w:r w:rsidRPr="000615A5">
        <w:fldChar w:fldCharType="begin"/>
      </w:r>
      <w:r w:rsidRPr="000615A5">
        <w:instrText xml:space="preserve"> REF _Ref120009714 </w:instrText>
      </w:r>
      <w:r w:rsidRPr="000615A5">
        <w:fldChar w:fldCharType="separate"/>
      </w:r>
      <w:r w:rsidR="00FA7DD5" w:rsidRPr="000615A5">
        <w:t xml:space="preserve">Figure </w:t>
      </w:r>
      <w:r w:rsidR="00FA7DD5">
        <w:rPr>
          <w:noProof/>
        </w:rPr>
        <w:t>22</w:t>
      </w:r>
      <w:r w:rsidRPr="000615A5">
        <w:fldChar w:fldCharType="end"/>
      </w:r>
      <w:r w:rsidRPr="000615A5">
        <w:t>.</w:t>
      </w:r>
    </w:p>
    <w:p w14:paraId="1A9608C8" w14:textId="5F9B038D" w:rsidR="001F137E" w:rsidRPr="000615A5" w:rsidRDefault="00AA36FD" w:rsidP="002A2036">
      <w:pPr>
        <w:pStyle w:val="FIGURE"/>
      </w:pPr>
      <w:ins w:id="2348" w:author="Dennis Brandl" w:date="2018-03-04T17:32:00Z">
        <w:r w:rsidRPr="00AA36FD">
          <w:rPr>
            <w:noProof/>
            <w:lang w:val="en-US" w:eastAsia="en-US"/>
          </w:rPr>
          <w:lastRenderedPageBreak/>
          <w:drawing>
            <wp:inline distT="0" distB="0" distL="0" distR="0" wp14:anchorId="49D2D19E" wp14:editId="0BFA76DE">
              <wp:extent cx="4950952" cy="4838931"/>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4044" cy="4841953"/>
                      </a:xfrm>
                      <a:prstGeom prst="rect">
                        <a:avLst/>
                      </a:prstGeom>
                      <a:noFill/>
                      <a:ln>
                        <a:noFill/>
                      </a:ln>
                    </pic:spPr>
                  </pic:pic>
                </a:graphicData>
              </a:graphic>
            </wp:inline>
          </w:drawing>
        </w:r>
      </w:ins>
    </w:p>
    <w:p w14:paraId="08DBABD0" w14:textId="6945E8CA" w:rsidR="001F137E" w:rsidRPr="000615A5" w:rsidRDefault="001F137E" w:rsidP="00D22820">
      <w:pPr>
        <w:pStyle w:val="FIGURE-title"/>
      </w:pPr>
      <w:bookmarkStart w:id="2349" w:name="_Ref120009714"/>
      <w:bookmarkStart w:id="2350" w:name="_Toc507944729"/>
      <w:r w:rsidRPr="000615A5">
        <w:t xml:space="preserve">Figure </w:t>
      </w:r>
      <w:r w:rsidRPr="000615A5">
        <w:fldChar w:fldCharType="begin"/>
      </w:r>
      <w:r w:rsidRPr="000615A5">
        <w:instrText xml:space="preserve"> SEQ Figure \* ARABIC </w:instrText>
      </w:r>
      <w:r w:rsidRPr="000615A5">
        <w:fldChar w:fldCharType="separate"/>
      </w:r>
      <w:r w:rsidR="00FA7DD5">
        <w:rPr>
          <w:noProof/>
        </w:rPr>
        <w:t>22</w:t>
      </w:r>
      <w:r w:rsidRPr="000615A5">
        <w:fldChar w:fldCharType="end"/>
      </w:r>
      <w:bookmarkEnd w:id="2349"/>
      <w:r w:rsidRPr="000615A5">
        <w:t xml:space="preserve"> </w:t>
      </w:r>
      <w:r w:rsidR="00967BAE">
        <w:t>–</w:t>
      </w:r>
      <w:r w:rsidRPr="000615A5">
        <w:t xml:space="preserve"> Object</w:t>
      </w:r>
      <w:r w:rsidR="00967BAE">
        <w:t xml:space="preserve"> </w:t>
      </w:r>
      <w:r w:rsidRPr="000615A5">
        <w:t>grouping for the process segment model</w:t>
      </w:r>
      <w:bookmarkEnd w:id="2350"/>
    </w:p>
    <w:p w14:paraId="6E5B0527" w14:textId="77777777" w:rsidR="001F137E" w:rsidRPr="000615A5" w:rsidRDefault="001F137E" w:rsidP="00D22820">
      <w:pPr>
        <w:pStyle w:val="Heading3"/>
      </w:pPr>
      <w:bookmarkStart w:id="2351" w:name="_Toc507944895"/>
      <w:r w:rsidRPr="000615A5">
        <w:t>Process segment verbs</w:t>
      </w:r>
      <w:bookmarkEnd w:id="2351"/>
    </w:p>
    <w:p w14:paraId="34E1AB05" w14:textId="23DA199C"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27401D">
        <w:rPr>
          <w:i/>
        </w:rPr>
        <w:t>process segment</w:t>
      </w:r>
      <w:r w:rsidR="001F137E" w:rsidRPr="000615A5">
        <w:t xml:space="preserve"> noun.  The object grouping for </w:t>
      </w:r>
      <w:r w:rsidR="001F137E" w:rsidRPr="0027401D">
        <w:rPr>
          <w:i/>
        </w:rPr>
        <w:t>process segment</w:t>
      </w:r>
      <w:r w:rsidR="001F137E" w:rsidRPr="000615A5">
        <w:t xml:space="preserve"> is illustrated in </w:t>
      </w:r>
      <w:r w:rsidR="001F137E" w:rsidRPr="000615A5">
        <w:fldChar w:fldCharType="begin"/>
      </w:r>
      <w:r w:rsidR="001F137E" w:rsidRPr="000615A5">
        <w:instrText xml:space="preserve"> REF _Ref120009714 </w:instrText>
      </w:r>
      <w:r w:rsidR="001F137E" w:rsidRPr="000615A5">
        <w:fldChar w:fldCharType="separate"/>
      </w:r>
      <w:r w:rsidR="00036893" w:rsidRPr="000615A5">
        <w:t xml:space="preserve">Figure </w:t>
      </w:r>
      <w:r w:rsidR="00036893">
        <w:rPr>
          <w:noProof/>
        </w:rPr>
        <w:t>24</w:t>
      </w:r>
      <w:r w:rsidR="001F137E" w:rsidRPr="000615A5">
        <w:fldChar w:fldCharType="end"/>
      </w:r>
      <w:r w:rsidR="001F137E" w:rsidRPr="000615A5">
        <w:t>.</w:t>
      </w:r>
    </w:p>
    <w:p w14:paraId="506AB06A" w14:textId="4D70B044" w:rsidR="001F137E" w:rsidRPr="000615A5" w:rsidRDefault="003932B6" w:rsidP="001F137E">
      <w:pPr>
        <w:pStyle w:val="NOTE"/>
        <w:ind w:left="624" w:hanging="624"/>
      </w:pPr>
      <w:r>
        <w:t>NOTE</w:t>
      </w:r>
      <w:r w:rsidR="001F137E" w:rsidRPr="000615A5">
        <w:t xml:space="preserve"> 1</w:t>
      </w:r>
      <w:r w:rsidR="001F137E" w:rsidRPr="000615A5">
        <w:tab/>
        <w:t xml:space="preserve">A </w:t>
      </w:r>
      <w:r w:rsidR="001F137E" w:rsidRPr="0027401D">
        <w:rPr>
          <w:i/>
        </w:rPr>
        <w:t>process segment</w:t>
      </w:r>
      <w:r w:rsidR="001F137E" w:rsidRPr="000615A5">
        <w:t xml:space="preserve"> is a logical grouping of personnel resources, equipment resources, and material required to carry out an operations step.  A </w:t>
      </w:r>
      <w:r w:rsidR="001F137E" w:rsidRPr="0027401D">
        <w:rPr>
          <w:i/>
        </w:rPr>
        <w:t>process segment</w:t>
      </w:r>
      <w:r w:rsidR="001F137E" w:rsidRPr="000615A5">
        <w:t xml:space="preserve"> usually defines the needed classes of personnel, equipment, and material, but it may define specific resources, such as specific equipment needed.  A </w:t>
      </w:r>
      <w:r w:rsidR="001F137E" w:rsidRPr="0027401D">
        <w:rPr>
          <w:i/>
        </w:rPr>
        <w:t>process segment</w:t>
      </w:r>
      <w:r w:rsidR="001F137E" w:rsidRPr="000615A5">
        <w:t xml:space="preserve"> may define the quantity of the resource needed.</w:t>
      </w:r>
    </w:p>
    <w:p w14:paraId="27FEA4EE" w14:textId="2D88F69E" w:rsidR="001F137E" w:rsidRPr="000615A5" w:rsidRDefault="003932B6" w:rsidP="001F137E">
      <w:pPr>
        <w:pStyle w:val="NOTE"/>
        <w:ind w:left="624" w:hanging="624"/>
      </w:pPr>
      <w:r>
        <w:t>NOTE</w:t>
      </w:r>
      <w:r w:rsidR="001F137E" w:rsidRPr="000615A5">
        <w:t xml:space="preserve"> 2</w:t>
      </w:r>
      <w:r w:rsidR="001F137E" w:rsidRPr="000615A5">
        <w:tab/>
        <w:t xml:space="preserve">The </w:t>
      </w:r>
      <w:r w:rsidR="001F137E" w:rsidRPr="0027401D">
        <w:rPr>
          <w:i/>
        </w:rPr>
        <w:t>process segment</w:t>
      </w:r>
      <w:r w:rsidR="001F137E" w:rsidRPr="000615A5">
        <w:t xml:space="preserve"> model is hierarchical with process segments containing </w:t>
      </w:r>
      <w:r w:rsidR="001F137E" w:rsidRPr="0027401D">
        <w:rPr>
          <w:i/>
        </w:rPr>
        <w:t>process segments</w:t>
      </w:r>
      <w:r w:rsidR="001F137E" w:rsidRPr="000615A5">
        <w:t xml:space="preserve"> </w:t>
      </w:r>
      <w:r w:rsidR="001F137E" w:rsidRPr="0027401D">
        <w:t>and personnel</w:t>
      </w:r>
      <w:r w:rsidR="0027401D" w:rsidRPr="0027401D">
        <w:t xml:space="preserve"> specification</w:t>
      </w:r>
      <w:r w:rsidR="001F137E" w:rsidRPr="0027401D">
        <w:t>, equipment</w:t>
      </w:r>
      <w:r w:rsidR="0027401D" w:rsidRPr="0027401D">
        <w:t xml:space="preserve"> specification</w:t>
      </w:r>
      <w:r w:rsidR="001F137E" w:rsidRPr="0027401D">
        <w:t>, and material specification inform</w:t>
      </w:r>
      <w:r w:rsidR="001F137E" w:rsidRPr="000615A5">
        <w:t xml:space="preserve">ation.  </w:t>
      </w:r>
    </w:p>
    <w:p w14:paraId="6F0A10CE" w14:textId="77777777" w:rsidR="001F137E" w:rsidRPr="000615A5" w:rsidRDefault="001F137E" w:rsidP="00D22820">
      <w:pPr>
        <w:pStyle w:val="Heading3"/>
      </w:pPr>
      <w:bookmarkStart w:id="2352" w:name="_Toc507944896"/>
      <w:r w:rsidRPr="000615A5">
        <w:t>Process segment verb actions</w:t>
      </w:r>
      <w:bookmarkEnd w:id="2352"/>
    </w:p>
    <w:p w14:paraId="7033A093" w14:textId="25E3576F" w:rsidR="001F137E" w:rsidRPr="000615A5" w:rsidRDefault="001F137E" w:rsidP="002A2036">
      <w:pPr>
        <w:pStyle w:val="PARAGRAPH"/>
      </w:pPr>
      <w:r w:rsidRPr="000615A5">
        <w:t xml:space="preserve">The actions performed on a </w:t>
      </w:r>
      <w:r w:rsidRPr="0027401D">
        <w:rPr>
          <w:i/>
        </w:rPr>
        <w:t>process segment</w:t>
      </w:r>
      <w:r w:rsidRPr="000615A5">
        <w:t xml:space="preserve"> </w:t>
      </w:r>
      <w:r w:rsidR="00751BC9">
        <w:t>noun are defined in</w:t>
      </w:r>
      <w:r w:rsidRPr="000615A5">
        <w:t xml:space="preserve"> </w:t>
      </w:r>
      <w:r w:rsidRPr="000615A5">
        <w:fldChar w:fldCharType="begin"/>
      </w:r>
      <w:r w:rsidRPr="000615A5">
        <w:instrText xml:space="preserve"> REF _Ref106962785 </w:instrText>
      </w:r>
      <w:r w:rsidRPr="000615A5">
        <w:fldChar w:fldCharType="separate"/>
      </w:r>
      <w:r w:rsidR="00036893" w:rsidRPr="000615A5">
        <w:t xml:space="preserve">Table </w:t>
      </w:r>
      <w:r w:rsidR="00036893">
        <w:rPr>
          <w:noProof/>
        </w:rPr>
        <w:t>24</w:t>
      </w:r>
      <w:r w:rsidRPr="000615A5">
        <w:fldChar w:fldCharType="end"/>
      </w:r>
      <w:r w:rsidRPr="000615A5">
        <w:t>.</w:t>
      </w:r>
    </w:p>
    <w:p w14:paraId="07A41D6B" w14:textId="1D9E0512" w:rsidR="001F137E" w:rsidRPr="000615A5" w:rsidRDefault="001F137E" w:rsidP="00D22820">
      <w:pPr>
        <w:pStyle w:val="TABLE-title"/>
      </w:pPr>
      <w:bookmarkStart w:id="2353" w:name="_Ref106962785"/>
      <w:bookmarkStart w:id="2354" w:name="_Toc61597327"/>
      <w:bookmarkStart w:id="2355" w:name="_Toc66633554"/>
      <w:bookmarkStart w:id="2356" w:name="_Toc93913244"/>
      <w:bookmarkStart w:id="2357" w:name="_Toc94085666"/>
      <w:bookmarkStart w:id="2358" w:name="_Toc99938148"/>
      <w:bookmarkStart w:id="2359" w:name="_Toc104708488"/>
      <w:bookmarkStart w:id="2360" w:name="_Toc111971594"/>
      <w:bookmarkStart w:id="2361" w:name="_Toc111991847"/>
      <w:bookmarkStart w:id="2362" w:name="_Toc112730174"/>
      <w:bookmarkStart w:id="2363" w:name="_Toc120010370"/>
      <w:bookmarkStart w:id="2364" w:name="_Toc130399785"/>
      <w:bookmarkStart w:id="2365" w:name="_Toc131732216"/>
      <w:bookmarkStart w:id="2366" w:name="_Toc134537685"/>
      <w:bookmarkStart w:id="2367" w:name="_Toc483857377"/>
      <w:r w:rsidRPr="000615A5">
        <w:t xml:space="preserve">Table </w:t>
      </w:r>
      <w:r w:rsidRPr="000615A5">
        <w:fldChar w:fldCharType="begin"/>
      </w:r>
      <w:r w:rsidRPr="000615A5">
        <w:instrText xml:space="preserve"> SEQ Table \* ARABIC </w:instrText>
      </w:r>
      <w:r w:rsidRPr="000615A5">
        <w:fldChar w:fldCharType="separate"/>
      </w:r>
      <w:r w:rsidR="00036893">
        <w:rPr>
          <w:noProof/>
        </w:rPr>
        <w:t>24</w:t>
      </w:r>
      <w:r w:rsidRPr="000615A5">
        <w:fldChar w:fldCharType="end"/>
      </w:r>
      <w:bookmarkEnd w:id="2353"/>
      <w:r w:rsidRPr="000615A5">
        <w:t xml:space="preserve"> – Process</w:t>
      </w:r>
      <w:r w:rsidR="00967BAE">
        <w:t xml:space="preserve"> </w:t>
      </w:r>
      <w:r w:rsidRPr="000615A5">
        <w:t xml:space="preserve">segment </w:t>
      </w:r>
      <w:bookmarkEnd w:id="2354"/>
      <w:bookmarkEnd w:id="2355"/>
      <w:bookmarkEnd w:id="2356"/>
      <w:bookmarkEnd w:id="2357"/>
      <w:bookmarkEnd w:id="2358"/>
      <w:bookmarkEnd w:id="2359"/>
      <w:r w:rsidRPr="000615A5">
        <w:rPr>
          <w:szCs w:val="24"/>
        </w:rPr>
        <w:t>verb actions</w:t>
      </w:r>
      <w:bookmarkEnd w:id="2360"/>
      <w:bookmarkEnd w:id="2361"/>
      <w:bookmarkEnd w:id="2362"/>
      <w:bookmarkEnd w:id="2363"/>
      <w:bookmarkEnd w:id="2364"/>
      <w:bookmarkEnd w:id="2365"/>
      <w:bookmarkEnd w:id="2366"/>
      <w:bookmarkEnd w:id="23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1"/>
        <w:gridCol w:w="6861"/>
      </w:tblGrid>
      <w:tr w:rsidR="0027401D" w:rsidRPr="0027401D" w14:paraId="51CFE7F1" w14:textId="77777777" w:rsidTr="0027401D">
        <w:trPr>
          <w:tblHeader/>
        </w:trPr>
        <w:tc>
          <w:tcPr>
            <w:tcW w:w="2160" w:type="dxa"/>
            <w:shd w:val="clear" w:color="auto" w:fill="auto"/>
          </w:tcPr>
          <w:p w14:paraId="3E0948A5" w14:textId="77777777" w:rsidR="001F137E" w:rsidRPr="0027401D" w:rsidRDefault="001F137E" w:rsidP="002A2036">
            <w:pPr>
              <w:pStyle w:val="TABLE-col-heading"/>
            </w:pPr>
            <w:r w:rsidRPr="0027401D">
              <w:t>Process Segment ID</w:t>
            </w:r>
          </w:p>
        </w:tc>
        <w:tc>
          <w:tcPr>
            <w:tcW w:w="7200" w:type="dxa"/>
            <w:shd w:val="clear" w:color="auto" w:fill="auto"/>
            <w:vAlign w:val="center"/>
          </w:tcPr>
          <w:p w14:paraId="0534B351" w14:textId="3DB780A3" w:rsidR="001F137E" w:rsidRPr="0027401D" w:rsidRDefault="00751BC9" w:rsidP="002A2036">
            <w:pPr>
              <w:pStyle w:val="TABLE-col-heading"/>
            </w:pPr>
            <w:r>
              <w:t>Verb action on noun</w:t>
            </w:r>
          </w:p>
        </w:tc>
      </w:tr>
      <w:tr w:rsidR="0027401D" w:rsidRPr="0027401D" w14:paraId="3698DE40" w14:textId="77777777" w:rsidTr="0027401D">
        <w:tc>
          <w:tcPr>
            <w:tcW w:w="2160" w:type="dxa"/>
            <w:shd w:val="clear" w:color="auto" w:fill="auto"/>
          </w:tcPr>
          <w:p w14:paraId="3001E743" w14:textId="77777777" w:rsidR="001F137E" w:rsidRPr="0027401D" w:rsidRDefault="001F137E" w:rsidP="002A2036">
            <w:pPr>
              <w:pStyle w:val="TABLE-cell"/>
            </w:pPr>
            <w:r w:rsidRPr="0027401D">
              <w:t>IDs specified</w:t>
            </w:r>
          </w:p>
        </w:tc>
        <w:tc>
          <w:tcPr>
            <w:tcW w:w="7200" w:type="dxa"/>
            <w:shd w:val="clear" w:color="auto" w:fill="auto"/>
          </w:tcPr>
          <w:p w14:paraId="5411BF98" w14:textId="77777777" w:rsidR="001F137E" w:rsidRPr="0027401D" w:rsidRDefault="001F137E" w:rsidP="002A2036">
            <w:pPr>
              <w:pStyle w:val="TABLE-cell"/>
            </w:pPr>
            <w:r w:rsidRPr="0027401D">
              <w:t xml:space="preserve">GET: Shall define a request that the receiver is to return, in a SHOW message, all attributes, parameters, specifications and properties about the </w:t>
            </w:r>
            <w:r w:rsidRPr="0027401D">
              <w:rPr>
                <w:i/>
              </w:rPr>
              <w:t>Process Segments</w:t>
            </w:r>
            <w:r w:rsidRPr="0027401D">
              <w:t>.</w:t>
            </w:r>
          </w:p>
          <w:p w14:paraId="47F00448" w14:textId="77777777" w:rsidR="001F137E" w:rsidRPr="0027401D" w:rsidRDefault="001F137E" w:rsidP="002A2036">
            <w:pPr>
              <w:pStyle w:val="TABLE-cell"/>
            </w:pPr>
            <w:r w:rsidRPr="0027401D">
              <w:t xml:space="preserve">PROCESS: Shall define a request that the receiver is to add </w:t>
            </w:r>
            <w:r w:rsidRPr="0027401D">
              <w:rPr>
                <w:i/>
              </w:rPr>
              <w:t>Process Segments</w:t>
            </w:r>
            <w:r w:rsidRPr="0027401D">
              <w:t xml:space="preserve">. The message defines suggested IDs for the </w:t>
            </w:r>
            <w:r w:rsidRPr="0027401D">
              <w:rPr>
                <w:i/>
              </w:rPr>
              <w:t>Process Segments</w:t>
            </w:r>
            <w:r w:rsidRPr="0027401D">
              <w:t xml:space="preserve">, values for the attributes, parameters, specifications and properties. The receiver adds the </w:t>
            </w:r>
            <w:r w:rsidRPr="0027401D">
              <w:rPr>
                <w:i/>
              </w:rPr>
              <w:t>Process Segments</w:t>
            </w:r>
            <w:r w:rsidRPr="0027401D">
              <w:t xml:space="preserve"> and assigns IDs.  The assigned IDs shall be returned in the ACKNOWLEDGE message.</w:t>
            </w:r>
          </w:p>
          <w:p w14:paraId="5DE124BB" w14:textId="77777777" w:rsidR="001F137E" w:rsidRPr="0027401D" w:rsidRDefault="001F137E" w:rsidP="002A2036">
            <w:pPr>
              <w:pStyle w:val="TABLE-cell"/>
            </w:pPr>
            <w:r w:rsidRPr="0027401D">
              <w:t xml:space="preserve">CHANGE: Shall define a request that the receiver is to change the specified attributes, parameters, specifications, and properties of the </w:t>
            </w:r>
            <w:r w:rsidRPr="0027401D">
              <w:rPr>
                <w:i/>
              </w:rPr>
              <w:t>Process Segments.</w:t>
            </w:r>
            <w:r w:rsidRPr="0027401D">
              <w:t xml:space="preserve">  A </w:t>
            </w:r>
            <w:r w:rsidRPr="0027401D">
              <w:lastRenderedPageBreak/>
              <w:t>RESPOND message may be used to communicate agreement, disagreement, or changes made to the CHANGE message data.</w:t>
            </w:r>
          </w:p>
          <w:p w14:paraId="214B0D53" w14:textId="77777777" w:rsidR="001F137E" w:rsidRPr="0027401D" w:rsidRDefault="001F137E" w:rsidP="002A2036">
            <w:pPr>
              <w:pStyle w:val="TABLE-cell"/>
            </w:pPr>
            <w:r w:rsidRPr="0027401D">
              <w:t xml:space="preserve">CANCEL: Shall define a request that the receiver is to cancel the specified </w:t>
            </w:r>
            <w:r w:rsidRPr="0027401D">
              <w:rPr>
                <w:i/>
              </w:rPr>
              <w:t>Process Segments</w:t>
            </w:r>
            <w:r w:rsidRPr="0027401D">
              <w:t xml:space="preserve">. If contained elements IDs are specified, then only the specified contained elements for the specified </w:t>
            </w:r>
            <w:r w:rsidRPr="0027401D">
              <w:rPr>
                <w:i/>
              </w:rPr>
              <w:t>Process Segments</w:t>
            </w:r>
            <w:r w:rsidRPr="0027401D">
              <w:t xml:space="preserve"> are to be cancelled, not the </w:t>
            </w:r>
            <w:r w:rsidRPr="0027401D">
              <w:rPr>
                <w:i/>
              </w:rPr>
              <w:t>Process Segments</w:t>
            </w:r>
            <w:r w:rsidRPr="0027401D">
              <w:t>.</w:t>
            </w:r>
          </w:p>
          <w:p w14:paraId="574AF880" w14:textId="77777777" w:rsidR="001F137E" w:rsidRPr="0027401D" w:rsidRDefault="001F137E" w:rsidP="002A2036">
            <w:pPr>
              <w:pStyle w:val="TABLE-cell"/>
            </w:pPr>
            <w:r w:rsidRPr="0027401D">
              <w:t xml:space="preserve">SYNC ADD: Shall define a request that the receiver is to add the specified </w:t>
            </w:r>
            <w:r w:rsidRPr="0027401D">
              <w:rPr>
                <w:i/>
              </w:rPr>
              <w:t>Process Segments</w:t>
            </w:r>
            <w:r w:rsidRPr="0027401D">
              <w:t xml:space="preserve">, attributes, parameters, specifications and properties. </w:t>
            </w:r>
          </w:p>
          <w:p w14:paraId="722C2E0C" w14:textId="77777777" w:rsidR="001F137E" w:rsidRPr="0027401D" w:rsidRDefault="001F137E" w:rsidP="002A2036">
            <w:pPr>
              <w:pStyle w:val="TABLE-cell"/>
            </w:pPr>
            <w:r w:rsidRPr="0027401D">
              <w:t xml:space="preserve">SYNC CHANGE: Shall define a request that the receiver is to change the specified attributes, parameters, specifications, and/or properties of the </w:t>
            </w:r>
            <w:r w:rsidRPr="0027401D">
              <w:rPr>
                <w:i/>
              </w:rPr>
              <w:t>Process Segments</w:t>
            </w:r>
            <w:r w:rsidRPr="0027401D">
              <w:t>.</w:t>
            </w:r>
          </w:p>
          <w:p w14:paraId="523552AA" w14:textId="3EB554AB" w:rsidR="00D22820" w:rsidRDefault="001F137E" w:rsidP="00D22820">
            <w:pPr>
              <w:pStyle w:val="TABLE-cell"/>
              <w:rPr>
                <w:ins w:id="2368" w:author="Dennis Brandl" w:date="2018-03-03T06:44:00Z"/>
              </w:rPr>
            </w:pPr>
            <w:r w:rsidRPr="0027401D">
              <w:t xml:space="preserve">SYNC DELETE: Shall define a request that the receiver is to delete the specified </w:t>
            </w:r>
            <w:r w:rsidRPr="0027401D">
              <w:rPr>
                <w:i/>
              </w:rPr>
              <w:t>Process Segments</w:t>
            </w:r>
            <w:r w:rsidRPr="0027401D">
              <w:t>.</w:t>
            </w:r>
            <w:ins w:id="2369" w:author="Dennis Brandl" w:date="2018-03-03T06:44:00Z">
              <w:r w:rsidR="00D22820">
                <w:t xml:space="preserve"> </w:t>
              </w:r>
            </w:ins>
          </w:p>
          <w:p w14:paraId="23EF839D" w14:textId="1DB5A0B5" w:rsidR="001F137E" w:rsidRPr="0027401D" w:rsidRDefault="00D22820" w:rsidP="00D22820">
            <w:pPr>
              <w:pStyle w:val="TABLE-cell"/>
            </w:pPr>
            <w:ins w:id="2370" w:author="Dennis Brandl" w:date="2018-03-03T06:44:00Z">
              <w:r>
                <w:t xml:space="preserve">NOTIFY: Shall define the creation of a new </w:t>
              </w:r>
              <w:r>
                <w:rPr>
                  <w:i/>
                </w:rPr>
                <w:t>Process Segment</w:t>
              </w:r>
              <w:r>
                <w:t>.</w:t>
              </w:r>
            </w:ins>
          </w:p>
        </w:tc>
      </w:tr>
      <w:tr w:rsidR="0027401D" w:rsidRPr="0027401D" w14:paraId="30F93276" w14:textId="77777777" w:rsidTr="0027401D">
        <w:tc>
          <w:tcPr>
            <w:tcW w:w="2160" w:type="dxa"/>
            <w:shd w:val="clear" w:color="auto" w:fill="auto"/>
          </w:tcPr>
          <w:p w14:paraId="21930A47" w14:textId="77777777" w:rsidR="001F137E" w:rsidRPr="0027401D" w:rsidRDefault="001F137E" w:rsidP="002A2036">
            <w:pPr>
              <w:pStyle w:val="TABLE-cell"/>
            </w:pPr>
            <w:r w:rsidRPr="0027401D">
              <w:t>&lt;not specified&gt;</w:t>
            </w:r>
          </w:p>
        </w:tc>
        <w:tc>
          <w:tcPr>
            <w:tcW w:w="7200" w:type="dxa"/>
            <w:shd w:val="clear" w:color="auto" w:fill="auto"/>
          </w:tcPr>
          <w:p w14:paraId="20FE1525" w14:textId="77777777" w:rsidR="001F137E" w:rsidRPr="0027401D" w:rsidRDefault="001F137E" w:rsidP="002A2036">
            <w:pPr>
              <w:pStyle w:val="TABLE-cell"/>
            </w:pPr>
            <w:r w:rsidRPr="0027401D">
              <w:t>GET: Error.</w:t>
            </w:r>
          </w:p>
          <w:p w14:paraId="4E7DEDA1" w14:textId="77777777" w:rsidR="001F137E" w:rsidRPr="0027401D" w:rsidRDefault="001F137E" w:rsidP="002A2036">
            <w:pPr>
              <w:pStyle w:val="TABLE-cell"/>
            </w:pPr>
            <w:r w:rsidRPr="0027401D">
              <w:t>PROCESS: Error.</w:t>
            </w:r>
          </w:p>
          <w:p w14:paraId="50121460" w14:textId="77777777" w:rsidR="001F137E" w:rsidRPr="0027401D" w:rsidRDefault="001F137E" w:rsidP="002A2036">
            <w:pPr>
              <w:pStyle w:val="TABLE-cell"/>
            </w:pPr>
            <w:r w:rsidRPr="0027401D">
              <w:t xml:space="preserve">CHANGE: Error. </w:t>
            </w:r>
          </w:p>
          <w:p w14:paraId="60A48D60" w14:textId="77777777" w:rsidR="001F137E" w:rsidRPr="0027401D" w:rsidRDefault="001F137E" w:rsidP="002A2036">
            <w:pPr>
              <w:pStyle w:val="TABLE-cell"/>
            </w:pPr>
            <w:r w:rsidRPr="0027401D">
              <w:t xml:space="preserve">CANCEL: Error. </w:t>
            </w:r>
          </w:p>
          <w:p w14:paraId="23D0884C" w14:textId="77777777" w:rsidR="001F137E" w:rsidRPr="0027401D" w:rsidRDefault="001F137E" w:rsidP="002A2036">
            <w:pPr>
              <w:pStyle w:val="TABLE-cell"/>
            </w:pPr>
            <w:r w:rsidRPr="0027401D">
              <w:t xml:space="preserve">SYNC ADD: Error. </w:t>
            </w:r>
          </w:p>
          <w:p w14:paraId="12099F15" w14:textId="77777777" w:rsidR="001F137E" w:rsidRPr="0027401D" w:rsidRDefault="001F137E" w:rsidP="002A2036">
            <w:pPr>
              <w:pStyle w:val="TABLE-cell"/>
            </w:pPr>
            <w:r w:rsidRPr="0027401D">
              <w:t>SYNC CHANGE: Error.</w:t>
            </w:r>
          </w:p>
          <w:p w14:paraId="25B3CA1D" w14:textId="77777777" w:rsidR="001F137E" w:rsidRDefault="001F137E" w:rsidP="002A2036">
            <w:pPr>
              <w:pStyle w:val="TABLE-cell"/>
              <w:rPr>
                <w:ins w:id="2371" w:author="Dennis Brandl" w:date="2018-03-03T06:44:00Z"/>
              </w:rPr>
            </w:pPr>
            <w:r w:rsidRPr="0027401D">
              <w:t>SYNC DELETE: Error.</w:t>
            </w:r>
          </w:p>
          <w:p w14:paraId="1628A972" w14:textId="7D5D8BE7" w:rsidR="00D22820" w:rsidRPr="0027401D" w:rsidRDefault="00D22820" w:rsidP="002A2036">
            <w:pPr>
              <w:pStyle w:val="TABLE-cell"/>
            </w:pPr>
            <w:ins w:id="2372" w:author="Dennis Brandl" w:date="2018-03-03T06:44:00Z">
              <w:r>
                <w:t>NOTIFY: Error.</w:t>
              </w:r>
            </w:ins>
          </w:p>
        </w:tc>
      </w:tr>
      <w:tr w:rsidR="0027401D" w:rsidRPr="0027401D" w14:paraId="69853D35" w14:textId="77777777" w:rsidTr="0027401D">
        <w:tc>
          <w:tcPr>
            <w:tcW w:w="2160" w:type="dxa"/>
            <w:shd w:val="clear" w:color="auto" w:fill="auto"/>
          </w:tcPr>
          <w:p w14:paraId="6311AD9C" w14:textId="77777777" w:rsidR="001F137E" w:rsidRPr="0027401D" w:rsidRDefault="001F137E" w:rsidP="002A2036">
            <w:pPr>
              <w:pStyle w:val="TABLE-cell"/>
            </w:pPr>
            <w:r w:rsidRPr="0027401D">
              <w:t>Wildcard specified</w:t>
            </w:r>
          </w:p>
        </w:tc>
        <w:tc>
          <w:tcPr>
            <w:tcW w:w="7200" w:type="dxa"/>
            <w:shd w:val="clear" w:color="auto" w:fill="auto"/>
          </w:tcPr>
          <w:p w14:paraId="383E2439" w14:textId="77777777" w:rsidR="001F137E" w:rsidRPr="0027401D" w:rsidRDefault="001F137E" w:rsidP="002A2036">
            <w:pPr>
              <w:pStyle w:val="TABLE-cell"/>
            </w:pPr>
            <w:r w:rsidRPr="0027401D">
              <w:t xml:space="preserve">GET: Shall define a request that the receiver is to return, in a SHOW message, all attributes, parameters, specifications, and properties about all </w:t>
            </w:r>
            <w:r w:rsidRPr="0027401D">
              <w:rPr>
                <w:i/>
              </w:rPr>
              <w:t>Process Segments</w:t>
            </w:r>
            <w:r w:rsidRPr="0027401D">
              <w:t xml:space="preserve"> identified by the wildcard.</w:t>
            </w:r>
          </w:p>
          <w:p w14:paraId="43005D6C" w14:textId="77777777" w:rsidR="001F137E" w:rsidRPr="0027401D" w:rsidRDefault="001F137E" w:rsidP="002A2036">
            <w:pPr>
              <w:pStyle w:val="TABLE-cell"/>
            </w:pPr>
            <w:r w:rsidRPr="0027401D">
              <w:t>Example</w:t>
            </w:r>
            <w:r w:rsidRPr="0027401D">
              <w:tab/>
              <w:t xml:space="preserve">To return all </w:t>
            </w:r>
            <w:r w:rsidRPr="0027401D">
              <w:rPr>
                <w:i/>
              </w:rPr>
              <w:t>Process Segments</w:t>
            </w:r>
            <w:r w:rsidRPr="0027401D">
              <w:t>, specify a “*” as the wildcard.</w:t>
            </w:r>
          </w:p>
          <w:p w14:paraId="000CD35A" w14:textId="77777777" w:rsidR="001F137E" w:rsidRPr="0027401D" w:rsidRDefault="001F137E" w:rsidP="002A2036">
            <w:pPr>
              <w:pStyle w:val="TABLE-cell"/>
            </w:pPr>
            <w:r w:rsidRPr="0027401D">
              <w:t>PROCESS: Error.</w:t>
            </w:r>
          </w:p>
          <w:p w14:paraId="0714D261" w14:textId="77777777" w:rsidR="001F137E" w:rsidRPr="0027401D" w:rsidRDefault="001F137E" w:rsidP="002A2036">
            <w:pPr>
              <w:pStyle w:val="TABLE-cell"/>
            </w:pPr>
            <w:r w:rsidRPr="0027401D">
              <w:t xml:space="preserve">CHANGE: Shall define a request that the receiver is to change all specified attributes, parameters, specifications, and properties of all </w:t>
            </w:r>
            <w:r w:rsidRPr="0027401D">
              <w:rPr>
                <w:i/>
              </w:rPr>
              <w:t>Process Segments</w:t>
            </w:r>
            <w:r w:rsidRPr="0027401D">
              <w:t xml:space="preserve"> matching the wildcard.  A RESPOND message may be used to communicate agreement, disagreement, or changes made to the CHANGE message data.</w:t>
            </w:r>
          </w:p>
          <w:p w14:paraId="44D78CEF" w14:textId="77777777" w:rsidR="001F137E" w:rsidRPr="0027401D" w:rsidRDefault="001F137E" w:rsidP="002A2036">
            <w:pPr>
              <w:pStyle w:val="TABLE-cell"/>
            </w:pPr>
            <w:r w:rsidRPr="0027401D">
              <w:t xml:space="preserve">CANCEL: Shall define a request that the receiver is to cancel all </w:t>
            </w:r>
            <w:r w:rsidRPr="0027401D">
              <w:rPr>
                <w:i/>
              </w:rPr>
              <w:t>Process Segments</w:t>
            </w:r>
            <w:r w:rsidRPr="0027401D">
              <w:t xml:space="preserve"> matching the wildcard. </w:t>
            </w:r>
          </w:p>
          <w:p w14:paraId="1C468F14" w14:textId="77777777" w:rsidR="001F137E" w:rsidRPr="0027401D" w:rsidRDefault="001F137E" w:rsidP="002A2036">
            <w:pPr>
              <w:pStyle w:val="TABLE-cell"/>
            </w:pPr>
            <w:r w:rsidRPr="0027401D">
              <w:t xml:space="preserve">SYNC ADD: Error. </w:t>
            </w:r>
          </w:p>
          <w:p w14:paraId="59EBA2E5" w14:textId="77777777" w:rsidR="001F137E" w:rsidRPr="0027401D" w:rsidRDefault="001F137E" w:rsidP="002A2036">
            <w:pPr>
              <w:pStyle w:val="TABLE-cell"/>
            </w:pPr>
            <w:r w:rsidRPr="0027401D">
              <w:t xml:space="preserve">SYNC CHANGE: Shall define a request that the receiver is to change all specified attributes, parameters, specifications, and properties of all </w:t>
            </w:r>
            <w:r w:rsidRPr="0027401D">
              <w:rPr>
                <w:i/>
              </w:rPr>
              <w:t>Process Segments</w:t>
            </w:r>
            <w:r w:rsidRPr="0027401D">
              <w:t xml:space="preserve"> matching the wildcard.</w:t>
            </w:r>
          </w:p>
          <w:p w14:paraId="08CD272A" w14:textId="77777777" w:rsidR="001F137E" w:rsidRDefault="001F137E" w:rsidP="002A2036">
            <w:pPr>
              <w:pStyle w:val="TABLE-cell"/>
              <w:rPr>
                <w:ins w:id="2373" w:author="Dennis Brandl" w:date="2018-03-03T06:44:00Z"/>
              </w:rPr>
            </w:pPr>
            <w:r w:rsidRPr="0027401D">
              <w:t xml:space="preserve">SYNC DELETE: Shall define a request that the receiver is to delete all </w:t>
            </w:r>
            <w:r w:rsidRPr="0027401D">
              <w:rPr>
                <w:i/>
              </w:rPr>
              <w:t>Process Segments</w:t>
            </w:r>
            <w:r w:rsidRPr="0027401D">
              <w:t xml:space="preserve"> matching the wildcard.</w:t>
            </w:r>
          </w:p>
          <w:p w14:paraId="3FD5009C" w14:textId="41642EAE" w:rsidR="00D22820" w:rsidRPr="0027401D" w:rsidRDefault="00D22820" w:rsidP="002A2036">
            <w:pPr>
              <w:pStyle w:val="TABLE-cell"/>
            </w:pPr>
            <w:ins w:id="2374" w:author="Dennis Brandl" w:date="2018-03-03T06:44:00Z">
              <w:r>
                <w:t>NOTIFY: Error.</w:t>
              </w:r>
            </w:ins>
          </w:p>
        </w:tc>
      </w:tr>
    </w:tbl>
    <w:p w14:paraId="378A009B" w14:textId="77777777" w:rsidR="001F137E" w:rsidRPr="000615A5" w:rsidRDefault="001F137E" w:rsidP="00D22820">
      <w:pPr>
        <w:pStyle w:val="NOTE"/>
      </w:pPr>
    </w:p>
    <w:p w14:paraId="6DE891FB" w14:textId="77777777" w:rsidR="00F00F6B" w:rsidRDefault="00F00F6B" w:rsidP="00F00F6B">
      <w:pPr>
        <w:pStyle w:val="Heading2"/>
        <w:rPr>
          <w:ins w:id="2375" w:author="Dennis Brandl" w:date="2018-03-03T06:53:00Z"/>
        </w:rPr>
      </w:pPr>
      <w:bookmarkStart w:id="2376" w:name="_Toc507944897"/>
      <w:ins w:id="2377" w:author="Dennis Brandl" w:date="2018-03-03T06:53:00Z">
        <w:r>
          <w:t>Operations event model</w:t>
        </w:r>
        <w:bookmarkEnd w:id="2376"/>
      </w:ins>
    </w:p>
    <w:p w14:paraId="0E353C3A" w14:textId="77777777" w:rsidR="00F00F6B" w:rsidRPr="000615A5" w:rsidRDefault="00F00F6B" w:rsidP="00F00F6B">
      <w:pPr>
        <w:pStyle w:val="Heading3"/>
        <w:rPr>
          <w:ins w:id="2378" w:author="Dennis Brandl" w:date="2018-03-03T06:53:00Z"/>
        </w:rPr>
      </w:pPr>
      <w:bookmarkStart w:id="2379" w:name="_Toc507944898"/>
      <w:ins w:id="2380" w:author="Dennis Brandl" w:date="2018-03-03T06:53:00Z">
        <w:r w:rsidRPr="000615A5">
          <w:t xml:space="preserve">Operations </w:t>
        </w:r>
        <w:r>
          <w:t>event</w:t>
        </w:r>
        <w:r w:rsidRPr="000615A5">
          <w:t xml:space="preserve"> model elements</w:t>
        </w:r>
        <w:bookmarkEnd w:id="2379"/>
      </w:ins>
    </w:p>
    <w:p w14:paraId="2B54423B" w14:textId="77777777" w:rsidR="00F00F6B" w:rsidRDefault="00F00F6B" w:rsidP="00F00F6B">
      <w:pPr>
        <w:pStyle w:val="PARAGRAPH"/>
        <w:rPr>
          <w:ins w:id="2381" w:author="Dennis Brandl" w:date="2018-03-03T06:53:00Z"/>
        </w:rPr>
      </w:pPr>
      <w:ins w:id="2382" w:author="Dennis Brandl" w:date="2018-03-03T06:53:00Z">
        <w:r w:rsidRPr="000615A5">
          <w:t xml:space="preserve">The message definitions assume that operations </w:t>
        </w:r>
        <w:r>
          <w:t>event</w:t>
        </w:r>
        <w:r w:rsidRPr="000615A5">
          <w:t xml:space="preserve"> information may be accessed from </w:t>
        </w:r>
        <w:r>
          <w:t>three</w:t>
        </w:r>
        <w:r w:rsidRPr="000615A5">
          <w:t xml:space="preserve"> starting point</w:t>
        </w:r>
        <w:r>
          <w:t>s</w:t>
        </w:r>
        <w:r w:rsidRPr="000615A5">
          <w:t xml:space="preserve">; an </w:t>
        </w:r>
        <w:r w:rsidRPr="00041278">
          <w:rPr>
            <w:i/>
          </w:rPr>
          <w:t xml:space="preserve">operations </w:t>
        </w:r>
        <w:r>
          <w:rPr>
            <w:i/>
          </w:rPr>
          <w:t>event class</w:t>
        </w:r>
        <w:r w:rsidRPr="000615A5">
          <w:t>,</w:t>
        </w:r>
        <w:r>
          <w:t xml:space="preserve"> </w:t>
        </w:r>
        <w:r>
          <w:rPr>
            <w:i/>
          </w:rPr>
          <w:t>operations event definition</w:t>
        </w:r>
        <w:r>
          <w:t xml:space="preserve"> and </w:t>
        </w:r>
        <w:r>
          <w:rPr>
            <w:i/>
          </w:rPr>
          <w:t>operations event</w:t>
        </w:r>
        <w:r w:rsidRPr="000615A5">
          <w:t xml:space="preserve"> as identified by the dotted collection in</w:t>
        </w:r>
        <w:r>
          <w:t xml:space="preserve"> </w:t>
        </w:r>
      </w:ins>
      <w:r>
        <w:fldChar w:fldCharType="begin"/>
      </w:r>
      <w:r>
        <w:instrText xml:space="preserve"> REF _Ref474317866 \h </w:instrText>
      </w:r>
      <w:r>
        <w:fldChar w:fldCharType="separate"/>
      </w:r>
      <w:ins w:id="2383" w:author="Dennis Brandl" w:date="2018-03-03T06:53:00Z">
        <w:r w:rsidR="00FA7DD5">
          <w:t xml:space="preserve">Figure </w:t>
        </w:r>
      </w:ins>
      <w:r w:rsidR="00FA7DD5">
        <w:rPr>
          <w:noProof/>
        </w:rPr>
        <w:t>23</w:t>
      </w:r>
      <w:r>
        <w:fldChar w:fldCharType="end"/>
      </w:r>
      <w:ins w:id="2384" w:author="Dennis Brandl" w:date="2018-03-03T06:53:00Z">
        <w:r>
          <w:t>.</w:t>
        </w:r>
      </w:ins>
    </w:p>
    <w:p w14:paraId="5A7D9E02" w14:textId="77777777" w:rsidR="00F00F6B" w:rsidRDefault="00F00F6B" w:rsidP="00F00F6B">
      <w:pPr>
        <w:pStyle w:val="FIGURE"/>
        <w:rPr>
          <w:ins w:id="2385" w:author="Dennis Brandl" w:date="2018-03-03T06:53:00Z"/>
        </w:rPr>
      </w:pPr>
      <w:ins w:id="2386" w:author="Dennis Brandl" w:date="2018-03-03T06:53:00Z">
        <w:r w:rsidRPr="002D4240">
          <w:rPr>
            <w:noProof/>
            <w:lang w:val="en-US" w:eastAsia="en-US"/>
          </w:rPr>
          <w:lastRenderedPageBreak/>
          <w:drawing>
            <wp:inline distT="0" distB="0" distL="0" distR="0" wp14:anchorId="16BA2C73" wp14:editId="7F47E7A7">
              <wp:extent cx="5759450" cy="3853815"/>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853815"/>
                      </a:xfrm>
                      <a:prstGeom prst="rect">
                        <a:avLst/>
                      </a:prstGeom>
                    </pic:spPr>
                  </pic:pic>
                </a:graphicData>
              </a:graphic>
            </wp:inline>
          </w:drawing>
        </w:r>
      </w:ins>
    </w:p>
    <w:p w14:paraId="2023A4FF" w14:textId="77777777" w:rsidR="00F00F6B" w:rsidRDefault="00F00F6B" w:rsidP="00F00F6B">
      <w:pPr>
        <w:pStyle w:val="FIGURE-title"/>
        <w:rPr>
          <w:ins w:id="2387" w:author="Dennis Brandl" w:date="2018-03-03T06:53:00Z"/>
        </w:rPr>
      </w:pPr>
      <w:bookmarkStart w:id="2388" w:name="_Ref474317866"/>
      <w:bookmarkStart w:id="2389" w:name="_Toc507944730"/>
      <w:ins w:id="2390" w:author="Dennis Brandl" w:date="2018-03-03T06:53:00Z">
        <w:r>
          <w:t xml:space="preserve">Figure </w:t>
        </w:r>
      </w:ins>
      <w:r>
        <w:fldChar w:fldCharType="begin"/>
      </w:r>
      <w:r>
        <w:instrText xml:space="preserve"> SEQ Figure \* ARABIC </w:instrText>
      </w:r>
      <w:r>
        <w:fldChar w:fldCharType="separate"/>
      </w:r>
      <w:r w:rsidR="00FA7DD5">
        <w:rPr>
          <w:noProof/>
        </w:rPr>
        <w:t>23</w:t>
      </w:r>
      <w:r>
        <w:fldChar w:fldCharType="end"/>
      </w:r>
      <w:bookmarkEnd w:id="2388"/>
      <w:ins w:id="2391" w:author="Dennis Brandl" w:date="2018-03-03T06:53:00Z">
        <w:r>
          <w:t xml:space="preserve"> - Object grouping for the operations event model</w:t>
        </w:r>
        <w:bookmarkEnd w:id="2389"/>
      </w:ins>
    </w:p>
    <w:p w14:paraId="127D7E31" w14:textId="77777777" w:rsidR="00F00F6B" w:rsidRDefault="00F00F6B" w:rsidP="00F00F6B">
      <w:pPr>
        <w:pStyle w:val="Heading3"/>
        <w:rPr>
          <w:ins w:id="2392" w:author="Dennis Brandl" w:date="2018-03-03T06:53:00Z"/>
        </w:rPr>
      </w:pPr>
      <w:bookmarkStart w:id="2393" w:name="_Toc507944899"/>
      <w:ins w:id="2394" w:author="Dennis Brandl" w:date="2018-03-03T06:53:00Z">
        <w:r w:rsidRPr="000615A5">
          <w:t xml:space="preserve">Operations </w:t>
        </w:r>
        <w:r>
          <w:t>event</w:t>
        </w:r>
        <w:r w:rsidRPr="000615A5">
          <w:t xml:space="preserve"> </w:t>
        </w:r>
        <w:r>
          <w:t>class verbs</w:t>
        </w:r>
        <w:bookmarkEnd w:id="2393"/>
      </w:ins>
    </w:p>
    <w:p w14:paraId="735ED013" w14:textId="77777777" w:rsidR="00F00F6B" w:rsidRPr="009A0E0A" w:rsidRDefault="00F00F6B" w:rsidP="00F00F6B">
      <w:pPr>
        <w:pStyle w:val="PARAGRAPH"/>
        <w:rPr>
          <w:ins w:id="2395" w:author="Dennis Brandl" w:date="2018-03-03T06:53:00Z"/>
        </w:rPr>
      </w:pPr>
      <w:ins w:id="2396" w:author="Dennis Brandl" w:date="2018-03-03T06:53:00Z">
        <w:r w:rsidRPr="009A0E0A">
          <w:t xml:space="preserve">The base noun criteria in a request provides the ID of the entry and any additional information that refines the scope of the request to a subset of all possible values. </w:t>
        </w:r>
      </w:ins>
    </w:p>
    <w:p w14:paraId="17616489" w14:textId="77777777" w:rsidR="00F00F6B" w:rsidRPr="009A0E0A" w:rsidRDefault="00F00F6B" w:rsidP="00F00F6B">
      <w:pPr>
        <w:pStyle w:val="PARAGRAPH"/>
        <w:rPr>
          <w:ins w:id="2397" w:author="Dennis Brandl" w:date="2018-03-03T06:53:00Z"/>
        </w:rPr>
      </w:pPr>
      <w:ins w:id="2398" w:author="Dennis Brandl" w:date="2018-03-03T06:53:00Z">
        <w:r w:rsidRPr="009A0E0A">
          <w:t>The criteria may also specify additional information that indicates the required information in the associated response is a subset of the possible information to be reported.</w:t>
        </w:r>
      </w:ins>
    </w:p>
    <w:p w14:paraId="0E5AAA86" w14:textId="77777777" w:rsidR="00F00F6B" w:rsidRPr="009A0E0A" w:rsidRDefault="00F00F6B" w:rsidP="00F00F6B">
      <w:pPr>
        <w:pStyle w:val="PARAGRAPH"/>
        <w:rPr>
          <w:ins w:id="2399" w:author="Dennis Brandl" w:date="2018-03-03T06:53:00Z"/>
        </w:rPr>
      </w:pPr>
      <w:ins w:id="2400" w:author="Dennis Brandl" w:date="2018-03-03T06:53:00Z">
        <w:r w:rsidRPr="009A0E0A">
          <w:t>In each case the additional information may be an exact match of the attribute, property or record or may be a range of acceptable values to report.</w:t>
        </w:r>
      </w:ins>
    </w:p>
    <w:p w14:paraId="474C867C" w14:textId="77777777" w:rsidR="00F00F6B" w:rsidRPr="009A0E0A" w:rsidRDefault="00F00F6B" w:rsidP="00F00F6B">
      <w:pPr>
        <w:pStyle w:val="NOTE"/>
        <w:rPr>
          <w:ins w:id="2401" w:author="Dennis Brandl" w:date="2018-03-03T06:53:00Z"/>
        </w:rPr>
      </w:pPr>
      <w:ins w:id="2402" w:author="Dennis Brandl" w:date="2018-03-03T06:53:00Z">
        <w:r>
          <w:t xml:space="preserve">Note: </w:t>
        </w:r>
        <w:r w:rsidRPr="009A0E0A">
          <w:t xml:space="preserve">The GET </w:t>
        </w:r>
        <w:r>
          <w:t>verb</w:t>
        </w:r>
        <w:r w:rsidRPr="009A0E0A">
          <w:t xml:space="preserve"> typically contains information about </w:t>
        </w:r>
        <w:r>
          <w:t>operations</w:t>
        </w:r>
        <w:r w:rsidRPr="009A0E0A">
          <w:t xml:space="preserve"> event classes, or </w:t>
        </w:r>
        <w:r>
          <w:t>operations</w:t>
        </w:r>
        <w:r w:rsidRPr="009A0E0A">
          <w:t xml:space="preserve"> event classes and their </w:t>
        </w:r>
        <w:r>
          <w:t>operations</w:t>
        </w:r>
        <w:r w:rsidRPr="009A0E0A">
          <w:t xml:space="preserve"> event class properties and </w:t>
        </w:r>
        <w:r>
          <w:t>operations</w:t>
        </w:r>
        <w:r w:rsidRPr="009A0E0A">
          <w:t xml:space="preserve"> event class record specifications.  The returned information does not contain the </w:t>
        </w:r>
        <w:r>
          <w:t>operations</w:t>
        </w:r>
        <w:r w:rsidRPr="009A0E0A">
          <w:t xml:space="preserve"> event definitions associated with the </w:t>
        </w:r>
        <w:r>
          <w:t>operations e</w:t>
        </w:r>
        <w:r w:rsidRPr="009A0E0A">
          <w:t xml:space="preserve">vent class, but only the IDs of the </w:t>
        </w:r>
        <w:r>
          <w:t>operations e</w:t>
        </w:r>
        <w:r w:rsidRPr="009A0E0A">
          <w:t xml:space="preserve">vent definitions belonging to the class if known and requested. </w:t>
        </w:r>
      </w:ins>
    </w:p>
    <w:p w14:paraId="5DD0188A" w14:textId="77777777" w:rsidR="00F00F6B" w:rsidRDefault="00F00F6B" w:rsidP="00F00F6B">
      <w:pPr>
        <w:pStyle w:val="Heading3"/>
        <w:rPr>
          <w:ins w:id="2403" w:author="Dennis Brandl" w:date="2018-03-03T06:53:00Z"/>
        </w:rPr>
      </w:pPr>
      <w:bookmarkStart w:id="2404" w:name="_Toc507944900"/>
      <w:ins w:id="2405" w:author="Dennis Brandl" w:date="2018-03-03T06:53:00Z">
        <w:r w:rsidRPr="000615A5">
          <w:t xml:space="preserve">Operations </w:t>
        </w:r>
        <w:r>
          <w:t>event</w:t>
        </w:r>
        <w:r w:rsidRPr="000615A5">
          <w:t xml:space="preserve"> </w:t>
        </w:r>
        <w:r>
          <w:t>class verb actions</w:t>
        </w:r>
        <w:bookmarkEnd w:id="2404"/>
      </w:ins>
    </w:p>
    <w:p w14:paraId="134A49A4" w14:textId="02A40DD2" w:rsidR="00F00F6B" w:rsidRDefault="00F00F6B" w:rsidP="00F00F6B">
      <w:pPr>
        <w:pStyle w:val="PARAGRAPH"/>
        <w:rPr>
          <w:ins w:id="2406" w:author="Dennis Brandl" w:date="2018-03-03T06:53:00Z"/>
        </w:rPr>
      </w:pPr>
      <w:ins w:id="2407" w:author="Dennis Brandl" w:date="2018-03-03T06:53:00Z">
        <w:r>
          <w:t>The actions performed on an operations event class objects are defined in</w:t>
        </w:r>
      </w:ins>
      <w:r w:rsidR="00FA7DD5">
        <w:t xml:space="preserve"> </w:t>
      </w:r>
      <w:ins w:id="2408" w:author="Dennis Brandl" w:date="2018-03-05T17:07:00Z">
        <w:r w:rsidR="00FA7DD5">
          <w:fldChar w:fldCharType="begin"/>
        </w:r>
        <w:r w:rsidR="00FA7DD5">
          <w:instrText xml:space="preserve"> REF _Ref508032998 \h </w:instrText>
        </w:r>
      </w:ins>
      <w:r w:rsidR="00FA7DD5">
        <w:fldChar w:fldCharType="separate"/>
      </w:r>
      <w:ins w:id="2409" w:author="Dennis Brandl" w:date="2018-03-05T17:07:00Z">
        <w:r w:rsidR="00FA7DD5" w:rsidRPr="000615A5">
          <w:t xml:space="preserve">Table </w:t>
        </w:r>
        <w:r w:rsidR="00FA7DD5">
          <w:rPr>
            <w:noProof/>
          </w:rPr>
          <w:t>25</w:t>
        </w:r>
        <w:r w:rsidR="00FA7DD5">
          <w:fldChar w:fldCharType="end"/>
        </w:r>
      </w:ins>
      <w:ins w:id="2410" w:author="Dennis Brandl" w:date="2018-03-03T06:53:00Z">
        <w:r>
          <w:t>.</w:t>
        </w:r>
      </w:ins>
    </w:p>
    <w:p w14:paraId="23F7D473" w14:textId="77777777" w:rsidR="00F00F6B" w:rsidRPr="000615A5" w:rsidRDefault="00F00F6B" w:rsidP="00F00F6B">
      <w:pPr>
        <w:pStyle w:val="TABLE-title"/>
        <w:rPr>
          <w:ins w:id="2411" w:author="Dennis Brandl" w:date="2018-03-03T06:53:00Z"/>
        </w:rPr>
      </w:pPr>
      <w:bookmarkStart w:id="2412" w:name="_Toc483857378"/>
      <w:bookmarkStart w:id="2413" w:name="_Ref508032998"/>
      <w:ins w:id="2414" w:author="Dennis Brandl" w:date="2018-03-03T06:53:00Z">
        <w:r w:rsidRPr="000615A5">
          <w:t xml:space="preserve">Table </w:t>
        </w:r>
      </w:ins>
      <w:r w:rsidRPr="000615A5">
        <w:fldChar w:fldCharType="begin"/>
      </w:r>
      <w:r w:rsidRPr="000615A5">
        <w:instrText xml:space="preserve"> SEQ Table \* ARABIC </w:instrText>
      </w:r>
      <w:r w:rsidRPr="000615A5">
        <w:fldChar w:fldCharType="separate"/>
      </w:r>
      <w:r>
        <w:rPr>
          <w:noProof/>
        </w:rPr>
        <w:t>25</w:t>
      </w:r>
      <w:r w:rsidRPr="000615A5">
        <w:fldChar w:fldCharType="end"/>
      </w:r>
      <w:bookmarkEnd w:id="2413"/>
      <w:ins w:id="2415" w:author="Dennis Brandl" w:date="2018-03-03T06:53:00Z">
        <w:r w:rsidRPr="000615A5">
          <w:t xml:space="preserve"> </w:t>
        </w:r>
        <w:r>
          <w:t>–</w:t>
        </w:r>
        <w:r w:rsidRPr="000615A5">
          <w:t xml:space="preserve"> Operations</w:t>
        </w:r>
        <w:r>
          <w:t xml:space="preserve"> event</w:t>
        </w:r>
        <w:r w:rsidRPr="000615A5">
          <w:t xml:space="preserve"> </w:t>
        </w:r>
        <w:r>
          <w:t xml:space="preserve">class </w:t>
        </w:r>
        <w:r w:rsidRPr="000615A5">
          <w:t>verb actions</w:t>
        </w:r>
        <w:bookmarkEnd w:id="2412"/>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2"/>
        <w:gridCol w:w="7590"/>
      </w:tblGrid>
      <w:tr w:rsidR="00F00F6B" w:rsidRPr="00041278" w14:paraId="6A5C3EA8" w14:textId="77777777" w:rsidTr="00833722">
        <w:trPr>
          <w:tblHeader/>
          <w:ins w:id="2416" w:author="Dennis Brandl" w:date="2018-03-03T06:53:00Z"/>
        </w:trPr>
        <w:tc>
          <w:tcPr>
            <w:tcW w:w="1377" w:type="dxa"/>
            <w:shd w:val="clear" w:color="auto" w:fill="auto"/>
          </w:tcPr>
          <w:p w14:paraId="759DF845" w14:textId="77777777" w:rsidR="00F00F6B" w:rsidRPr="00041278" w:rsidRDefault="00F00F6B" w:rsidP="00833722">
            <w:pPr>
              <w:pStyle w:val="TABLE-col-heading"/>
              <w:rPr>
                <w:ins w:id="2417" w:author="Dennis Brandl" w:date="2018-03-03T06:53:00Z"/>
              </w:rPr>
            </w:pPr>
            <w:ins w:id="2418" w:author="Dennis Brandl" w:date="2018-03-03T06:53:00Z">
              <w:r>
                <w:t>Noun criteria</w:t>
              </w:r>
            </w:ins>
          </w:p>
        </w:tc>
        <w:tc>
          <w:tcPr>
            <w:tcW w:w="7801" w:type="dxa"/>
            <w:shd w:val="clear" w:color="auto" w:fill="auto"/>
            <w:vAlign w:val="center"/>
          </w:tcPr>
          <w:p w14:paraId="484A6D9F" w14:textId="77777777" w:rsidR="00F00F6B" w:rsidRPr="00041278" w:rsidRDefault="00F00F6B" w:rsidP="00833722">
            <w:pPr>
              <w:pStyle w:val="TABLE-col-heading"/>
              <w:rPr>
                <w:ins w:id="2419" w:author="Dennis Brandl" w:date="2018-03-03T06:53:00Z"/>
              </w:rPr>
            </w:pPr>
            <w:ins w:id="2420" w:author="Dennis Brandl" w:date="2018-03-03T06:53:00Z">
              <w:r>
                <w:t>Verb action on noun</w:t>
              </w:r>
            </w:ins>
          </w:p>
        </w:tc>
      </w:tr>
      <w:tr w:rsidR="00F00F6B" w:rsidRPr="00041278" w14:paraId="1FD4E04D" w14:textId="77777777" w:rsidTr="00833722">
        <w:trPr>
          <w:ins w:id="2421" w:author="Dennis Brandl" w:date="2018-03-03T06:53:00Z"/>
        </w:trPr>
        <w:tc>
          <w:tcPr>
            <w:tcW w:w="1377" w:type="dxa"/>
            <w:shd w:val="clear" w:color="auto" w:fill="auto"/>
          </w:tcPr>
          <w:p w14:paraId="6FDCA153" w14:textId="77777777" w:rsidR="00F00F6B" w:rsidRPr="00041278" w:rsidRDefault="00F00F6B" w:rsidP="00833722">
            <w:pPr>
              <w:pStyle w:val="TABLE-cell"/>
              <w:rPr>
                <w:ins w:id="2422" w:author="Dennis Brandl" w:date="2018-03-03T06:53:00Z"/>
              </w:rPr>
            </w:pPr>
            <w:ins w:id="2423" w:author="Dennis Brandl" w:date="2018-03-03T06:53:00Z">
              <w:r>
                <w:t>ID’s specified</w:t>
              </w:r>
            </w:ins>
          </w:p>
        </w:tc>
        <w:tc>
          <w:tcPr>
            <w:tcW w:w="7801" w:type="dxa"/>
            <w:shd w:val="clear" w:color="auto" w:fill="auto"/>
          </w:tcPr>
          <w:p w14:paraId="7E25D560" w14:textId="77777777" w:rsidR="00F00F6B" w:rsidRPr="008A6D1F" w:rsidRDefault="00F00F6B" w:rsidP="00833722">
            <w:pPr>
              <w:pStyle w:val="TABLE-cell"/>
              <w:rPr>
                <w:ins w:id="2424" w:author="Dennis Brandl" w:date="2018-03-03T06:53:00Z"/>
              </w:rPr>
            </w:pPr>
            <w:ins w:id="2425" w:author="Dennis Brandl" w:date="2018-03-03T06:53:00Z">
              <w:r w:rsidRPr="00041278">
                <w:t xml:space="preserve">GET: </w:t>
              </w:r>
              <w:r>
                <w:t xml:space="preserve">Shall define a request that the receiver is to return, in a SHOW message, all attributes, properties and record specifications about the specified </w:t>
              </w:r>
              <w:r>
                <w:rPr>
                  <w:i/>
                </w:rPr>
                <w:t>Operations Event Classes.</w:t>
              </w:r>
              <w:r>
                <w:t xml:space="preserve"> The ID’s of </w:t>
              </w:r>
              <w:r>
                <w:rPr>
                  <w:i/>
                </w:rPr>
                <w:t>Operations Event Definitions</w:t>
              </w:r>
              <w:r>
                <w:t xml:space="preserve"> supporting the </w:t>
              </w:r>
              <w:r>
                <w:rPr>
                  <w:i/>
                </w:rPr>
                <w:t>Operations Event Class</w:t>
              </w:r>
              <w:r>
                <w:t xml:space="preserve"> shall also be returned.</w:t>
              </w:r>
            </w:ins>
          </w:p>
          <w:p w14:paraId="0C77B731" w14:textId="77777777" w:rsidR="00F00F6B" w:rsidRPr="00041278" w:rsidRDefault="00F00F6B" w:rsidP="00833722">
            <w:pPr>
              <w:pStyle w:val="TABLE-cell"/>
              <w:rPr>
                <w:ins w:id="2426" w:author="Dennis Brandl" w:date="2018-03-03T06:53:00Z"/>
              </w:rPr>
            </w:pPr>
            <w:ins w:id="2427" w:author="Dennis Brandl" w:date="2018-03-03T06:53:00Z">
              <w:r>
                <w:t xml:space="preserve">PROCESS: Shall define a request that the receiver is to add </w:t>
              </w:r>
              <w:r>
                <w:rPr>
                  <w:i/>
                </w:rPr>
                <w:t>Operations Event Classes</w:t>
              </w:r>
              <w:r>
                <w:t xml:space="preserve">. The ID defines suggested ID’s for the </w:t>
              </w:r>
              <w:r>
                <w:rPr>
                  <w:i/>
                </w:rPr>
                <w:t>Operations Event Classes.</w:t>
              </w:r>
              <w:r>
                <w:t xml:space="preserve"> The receiver adds the </w:t>
              </w:r>
              <w:r>
                <w:rPr>
                  <w:i/>
                </w:rPr>
                <w:t>Operations Event Classes</w:t>
              </w:r>
              <w:r>
                <w:t xml:space="preserve"> and assigns ID’s. The assigned ID’s shall be returned in the ACKNOWLEDGE message</w:t>
              </w:r>
              <w:r w:rsidRPr="004345FE">
                <w:t>.</w:t>
              </w:r>
            </w:ins>
          </w:p>
          <w:p w14:paraId="67BB9B41" w14:textId="77777777" w:rsidR="00F00F6B" w:rsidRPr="00041278" w:rsidRDefault="00F00F6B" w:rsidP="00833722">
            <w:pPr>
              <w:pStyle w:val="TABLE-cell"/>
              <w:rPr>
                <w:ins w:id="2428" w:author="Dennis Brandl" w:date="2018-03-03T06:53:00Z"/>
              </w:rPr>
            </w:pPr>
            <w:ins w:id="2429" w:author="Dennis Brandl" w:date="2018-03-03T06:53:00Z">
              <w:r w:rsidRPr="00041278">
                <w:t xml:space="preserve">CHANGE: </w:t>
              </w:r>
              <w:r>
                <w:t xml:space="preserve">The specified attributes of the specified </w:t>
              </w:r>
              <w:r>
                <w:rPr>
                  <w:i/>
                </w:rPr>
                <w:t>Operations Event Classes</w:t>
              </w:r>
              <w:r>
                <w:t xml:space="preserve"> shall be changed.</w:t>
              </w:r>
            </w:ins>
          </w:p>
          <w:p w14:paraId="233FFF41" w14:textId="77777777" w:rsidR="00F00F6B" w:rsidRDefault="00F00F6B" w:rsidP="00833722">
            <w:pPr>
              <w:pStyle w:val="TABLE-cell"/>
              <w:rPr>
                <w:ins w:id="2430" w:author="Dennis Brandl" w:date="2018-03-03T06:53:00Z"/>
              </w:rPr>
            </w:pPr>
            <w:ins w:id="2431" w:author="Dennis Brandl" w:date="2018-03-03T06:53:00Z">
              <w:r w:rsidRPr="00041278">
                <w:t xml:space="preserve">CANCEL: </w:t>
              </w:r>
              <w:r>
                <w:t xml:space="preserve">Shall define a request that the receiver is to cancel the specified </w:t>
              </w:r>
              <w:r>
                <w:rPr>
                  <w:i/>
                </w:rPr>
                <w:t>Operations Event Classes</w:t>
              </w:r>
              <w:r>
                <w:t>.</w:t>
              </w:r>
            </w:ins>
          </w:p>
          <w:p w14:paraId="69303701" w14:textId="77777777" w:rsidR="00F00F6B" w:rsidRPr="00041278" w:rsidRDefault="00F00F6B" w:rsidP="00833722">
            <w:pPr>
              <w:pStyle w:val="TABLE-cell"/>
              <w:rPr>
                <w:ins w:id="2432" w:author="Dennis Brandl" w:date="2018-03-03T06:53:00Z"/>
              </w:rPr>
            </w:pPr>
            <w:ins w:id="2433" w:author="Dennis Brandl" w:date="2018-03-03T06:53:00Z">
              <w:r w:rsidRPr="00041278">
                <w:lastRenderedPageBreak/>
                <w:t xml:space="preserve">SYNC ADD: </w:t>
              </w:r>
              <w:r>
                <w:t xml:space="preserve">Shall define a request that the receiver is to add the specified </w:t>
              </w:r>
              <w:r>
                <w:rPr>
                  <w:i/>
                </w:rPr>
                <w:t>Operations Event Classes</w:t>
              </w:r>
              <w:r>
                <w:t xml:space="preserve"> with all properties and record specifications.</w:t>
              </w:r>
            </w:ins>
          </w:p>
          <w:p w14:paraId="79BB0BC2" w14:textId="77777777" w:rsidR="00F00F6B" w:rsidRPr="00041278" w:rsidRDefault="00F00F6B" w:rsidP="00833722">
            <w:pPr>
              <w:pStyle w:val="TABLE-cell"/>
              <w:rPr>
                <w:ins w:id="2434" w:author="Dennis Brandl" w:date="2018-03-03T06:53:00Z"/>
              </w:rPr>
            </w:pPr>
            <w:ins w:id="2435" w:author="Dennis Brandl" w:date="2018-03-03T06:53:00Z">
              <w:r w:rsidRPr="00041278">
                <w:t xml:space="preserve">SYNC CHANGE: </w:t>
              </w:r>
              <w:r>
                <w:t xml:space="preserve">The specified attributes of the specified </w:t>
              </w:r>
              <w:r>
                <w:rPr>
                  <w:i/>
                </w:rPr>
                <w:t>Operations Event Classes</w:t>
              </w:r>
              <w:r>
                <w:t xml:space="preserve"> shall be changed.</w:t>
              </w:r>
            </w:ins>
          </w:p>
          <w:p w14:paraId="17BF0EFC" w14:textId="77777777" w:rsidR="00F00F6B" w:rsidRDefault="00F00F6B" w:rsidP="00833722">
            <w:pPr>
              <w:pStyle w:val="TABLE-cell"/>
              <w:rPr>
                <w:ins w:id="2436" w:author="Dennis Brandl" w:date="2018-03-03T06:53:00Z"/>
              </w:rPr>
            </w:pPr>
            <w:ins w:id="2437" w:author="Dennis Brandl" w:date="2018-03-03T06:53:00Z">
              <w:r w:rsidRPr="00041278">
                <w:t xml:space="preserve">SYNC DELETE: </w:t>
              </w:r>
              <w:r>
                <w:t xml:space="preserve">Shall define a request that the receiver is to delete the specified </w:t>
              </w:r>
              <w:r>
                <w:rPr>
                  <w:i/>
                </w:rPr>
                <w:t>Operations Event Classes</w:t>
              </w:r>
              <w:r>
                <w:t xml:space="preserve">. </w:t>
              </w:r>
            </w:ins>
          </w:p>
          <w:p w14:paraId="17AE969E" w14:textId="77777777" w:rsidR="00F00F6B" w:rsidRPr="00041278" w:rsidRDefault="00F00F6B" w:rsidP="00833722">
            <w:pPr>
              <w:pStyle w:val="TABLE-cell"/>
              <w:rPr>
                <w:ins w:id="2438" w:author="Dennis Brandl" w:date="2018-03-03T06:53:00Z"/>
              </w:rPr>
            </w:pPr>
            <w:ins w:id="2439" w:author="Dennis Brandl" w:date="2018-03-03T06:53:00Z">
              <w:r>
                <w:t xml:space="preserve">NOTIFY: Shall define the creation of a new </w:t>
              </w:r>
              <w:r>
                <w:rPr>
                  <w:i/>
                </w:rPr>
                <w:t>Operations Event Class</w:t>
              </w:r>
              <w:r>
                <w:t>.</w:t>
              </w:r>
            </w:ins>
          </w:p>
        </w:tc>
      </w:tr>
    </w:tbl>
    <w:p w14:paraId="44ADA697" w14:textId="77777777" w:rsidR="00F00F6B" w:rsidRDefault="00F00F6B" w:rsidP="00F00F6B">
      <w:pPr>
        <w:pStyle w:val="NOTE"/>
        <w:rPr>
          <w:ins w:id="2440" w:author="Dennis Brandl" w:date="2018-03-03T06:53:00Z"/>
        </w:rPr>
      </w:pPr>
    </w:p>
    <w:p w14:paraId="54DCC6AC" w14:textId="77777777" w:rsidR="00F00F6B" w:rsidRDefault="00F00F6B" w:rsidP="00F00F6B">
      <w:pPr>
        <w:pStyle w:val="Heading3"/>
        <w:rPr>
          <w:ins w:id="2441" w:author="Dennis Brandl" w:date="2018-03-03T06:53:00Z"/>
        </w:rPr>
      </w:pPr>
      <w:bookmarkStart w:id="2442" w:name="_Toc507944901"/>
      <w:ins w:id="2443" w:author="Dennis Brandl" w:date="2018-03-03T06:53:00Z">
        <w:r w:rsidRPr="000615A5">
          <w:t xml:space="preserve">Operations </w:t>
        </w:r>
        <w:r>
          <w:t>event</w:t>
        </w:r>
        <w:r w:rsidRPr="000615A5">
          <w:t xml:space="preserve"> </w:t>
        </w:r>
        <w:r>
          <w:t>definition verbs</w:t>
        </w:r>
        <w:bookmarkEnd w:id="2442"/>
      </w:ins>
    </w:p>
    <w:p w14:paraId="34BE89D4" w14:textId="77777777" w:rsidR="00F00F6B" w:rsidRPr="009A0E0A" w:rsidRDefault="00F00F6B" w:rsidP="00F00F6B">
      <w:pPr>
        <w:pStyle w:val="PARAGRAPH"/>
        <w:rPr>
          <w:ins w:id="2444" w:author="Dennis Brandl" w:date="2018-03-03T06:53:00Z"/>
        </w:rPr>
      </w:pPr>
      <w:ins w:id="2445" w:author="Dennis Brandl" w:date="2018-03-03T06:53:00Z">
        <w:r w:rsidRPr="009A0E0A">
          <w:t xml:space="preserve">The base noun criteria in a request provides the ID of the entry and any additional information that refines the scope of the request to a subset of all possible values. </w:t>
        </w:r>
      </w:ins>
    </w:p>
    <w:p w14:paraId="0CBA5F96" w14:textId="77777777" w:rsidR="00F00F6B" w:rsidRPr="009A0E0A" w:rsidRDefault="00F00F6B" w:rsidP="00F00F6B">
      <w:pPr>
        <w:pStyle w:val="PARAGRAPH"/>
        <w:rPr>
          <w:ins w:id="2446" w:author="Dennis Brandl" w:date="2018-03-03T06:53:00Z"/>
        </w:rPr>
      </w:pPr>
      <w:ins w:id="2447" w:author="Dennis Brandl" w:date="2018-03-03T06:53:00Z">
        <w:r w:rsidRPr="009A0E0A">
          <w:t>The criteria may also specify additional information that indicates the required information in the associated response is a subset of the possible information to be reported.</w:t>
        </w:r>
      </w:ins>
    </w:p>
    <w:p w14:paraId="64F1C19A" w14:textId="77777777" w:rsidR="00F00F6B" w:rsidRPr="009A0E0A" w:rsidRDefault="00F00F6B" w:rsidP="00F00F6B">
      <w:pPr>
        <w:pStyle w:val="PARAGRAPH"/>
        <w:rPr>
          <w:ins w:id="2448" w:author="Dennis Brandl" w:date="2018-03-03T06:53:00Z"/>
        </w:rPr>
      </w:pPr>
      <w:ins w:id="2449" w:author="Dennis Brandl" w:date="2018-03-03T06:53:00Z">
        <w:r w:rsidRPr="009A0E0A">
          <w:t>In each case the additional information may be an exact match of the attribute, property or record or may be a range of acceptable values to report.</w:t>
        </w:r>
      </w:ins>
    </w:p>
    <w:p w14:paraId="299D0F0F" w14:textId="4A9F0CBD" w:rsidR="00F00F6B" w:rsidRPr="009A0E0A" w:rsidRDefault="00833722" w:rsidP="00F00F6B">
      <w:pPr>
        <w:pStyle w:val="NOTE"/>
        <w:rPr>
          <w:ins w:id="2450" w:author="Dennis Brandl" w:date="2018-03-03T06:53:00Z"/>
        </w:rPr>
      </w:pPr>
      <w:ins w:id="2451" w:author="Dennis Brandl" w:date="2018-03-03T06:55:00Z">
        <w:r>
          <w:t>NOTE</w:t>
        </w:r>
      </w:ins>
      <w:ins w:id="2452" w:author="Dennis Brandl" w:date="2018-03-03T06:53:00Z">
        <w:r w:rsidR="00F00F6B">
          <w:t xml:space="preserve"> </w:t>
        </w:r>
        <w:r w:rsidR="00F00F6B" w:rsidRPr="009A0E0A">
          <w:t xml:space="preserve">The GET </w:t>
        </w:r>
        <w:r w:rsidR="00F00F6B">
          <w:t>verb</w:t>
        </w:r>
        <w:r w:rsidR="00F00F6B" w:rsidRPr="009A0E0A">
          <w:t xml:space="preserve"> typically contains information about </w:t>
        </w:r>
        <w:r w:rsidR="00F00F6B">
          <w:t>operations</w:t>
        </w:r>
        <w:r w:rsidR="00F00F6B" w:rsidRPr="009A0E0A">
          <w:t xml:space="preserve"> event </w:t>
        </w:r>
        <w:r w:rsidR="00F00F6B">
          <w:t>definitions</w:t>
        </w:r>
        <w:r w:rsidR="00F00F6B" w:rsidRPr="009A0E0A">
          <w:t xml:space="preserve">, or </w:t>
        </w:r>
        <w:r w:rsidR="00F00F6B">
          <w:t>operations</w:t>
        </w:r>
        <w:r w:rsidR="00F00F6B" w:rsidRPr="009A0E0A">
          <w:t xml:space="preserve"> event </w:t>
        </w:r>
        <w:r w:rsidR="00F00F6B">
          <w:t>definitions</w:t>
        </w:r>
        <w:r w:rsidR="00F00F6B" w:rsidRPr="009A0E0A">
          <w:t xml:space="preserve"> and their </w:t>
        </w:r>
        <w:r w:rsidR="00F00F6B">
          <w:t>operations</w:t>
        </w:r>
        <w:r w:rsidR="00F00F6B" w:rsidRPr="009A0E0A">
          <w:t xml:space="preserve"> event </w:t>
        </w:r>
        <w:r w:rsidR="00F00F6B">
          <w:t>definition</w:t>
        </w:r>
        <w:r w:rsidR="00F00F6B" w:rsidRPr="009A0E0A">
          <w:t xml:space="preserve"> properties and </w:t>
        </w:r>
        <w:r w:rsidR="00F00F6B">
          <w:t>operations</w:t>
        </w:r>
        <w:r w:rsidR="00F00F6B" w:rsidRPr="009A0E0A">
          <w:t xml:space="preserve"> event class record specifications.  The returned information does not contain the </w:t>
        </w:r>
        <w:r w:rsidR="00F00F6B">
          <w:t>operations</w:t>
        </w:r>
        <w:r w:rsidR="00F00F6B" w:rsidRPr="009A0E0A">
          <w:t xml:space="preserve"> event associated with the </w:t>
        </w:r>
        <w:r w:rsidR="00F00F6B">
          <w:t>operations e</w:t>
        </w:r>
        <w:r w:rsidR="00F00F6B" w:rsidRPr="009A0E0A">
          <w:t xml:space="preserve">vent </w:t>
        </w:r>
        <w:r w:rsidR="00F00F6B">
          <w:t>definition</w:t>
        </w:r>
        <w:r w:rsidR="00F00F6B" w:rsidRPr="009A0E0A">
          <w:t xml:space="preserve">, but only the IDs of the </w:t>
        </w:r>
        <w:r w:rsidR="00F00F6B">
          <w:t>operations e</w:t>
        </w:r>
        <w:r w:rsidR="00F00F6B" w:rsidRPr="009A0E0A">
          <w:t>vent</w:t>
        </w:r>
        <w:r w:rsidR="00F00F6B">
          <w:t>s</w:t>
        </w:r>
        <w:r w:rsidR="00F00F6B" w:rsidRPr="009A0E0A">
          <w:t xml:space="preserve"> if known and requested. </w:t>
        </w:r>
      </w:ins>
    </w:p>
    <w:p w14:paraId="09576B53" w14:textId="77777777" w:rsidR="00F00F6B" w:rsidRDefault="00F00F6B" w:rsidP="00F00F6B">
      <w:pPr>
        <w:pStyle w:val="Heading3"/>
        <w:rPr>
          <w:ins w:id="2453" w:author="Dennis Brandl" w:date="2018-03-03T06:53:00Z"/>
        </w:rPr>
      </w:pPr>
      <w:bookmarkStart w:id="2454" w:name="_Toc507944902"/>
      <w:ins w:id="2455" w:author="Dennis Brandl" w:date="2018-03-03T06:53:00Z">
        <w:r w:rsidRPr="000615A5">
          <w:t xml:space="preserve">Operations </w:t>
        </w:r>
        <w:r>
          <w:t>event</w:t>
        </w:r>
        <w:r w:rsidRPr="000615A5">
          <w:t xml:space="preserve"> </w:t>
        </w:r>
        <w:r>
          <w:t>definition verb actions</w:t>
        </w:r>
        <w:bookmarkEnd w:id="2454"/>
      </w:ins>
    </w:p>
    <w:p w14:paraId="79BCFD74" w14:textId="77777777" w:rsidR="00F00F6B" w:rsidRDefault="00F00F6B" w:rsidP="00F00F6B">
      <w:pPr>
        <w:pStyle w:val="PARAGRAPH"/>
        <w:rPr>
          <w:ins w:id="2456" w:author="Dennis Brandl" w:date="2018-03-03T06:53:00Z"/>
        </w:rPr>
      </w:pPr>
      <w:ins w:id="2457" w:author="Dennis Brandl" w:date="2018-03-03T06:53:00Z">
        <w:r>
          <w:t xml:space="preserve">The actions performed on an operations event definition objects are defined in </w:t>
        </w:r>
        <w:r>
          <w:fldChar w:fldCharType="begin"/>
        </w:r>
        <w:r>
          <w:instrText xml:space="preserve"> REF _Ref474329097 \h </w:instrText>
        </w:r>
      </w:ins>
      <w:ins w:id="2458" w:author="Dennis Brandl" w:date="2018-03-03T06:53:00Z">
        <w:r>
          <w:fldChar w:fldCharType="separate"/>
        </w:r>
        <w:r w:rsidRPr="000615A5">
          <w:t xml:space="preserve">Table </w:t>
        </w:r>
        <w:r>
          <w:rPr>
            <w:noProof/>
          </w:rPr>
          <w:t>26</w:t>
        </w:r>
        <w:r>
          <w:fldChar w:fldCharType="end"/>
        </w:r>
        <w:r>
          <w:t>.</w:t>
        </w:r>
      </w:ins>
    </w:p>
    <w:p w14:paraId="62545515" w14:textId="77777777" w:rsidR="00F00F6B" w:rsidRPr="000615A5" w:rsidRDefault="00F00F6B" w:rsidP="00F00F6B">
      <w:pPr>
        <w:pStyle w:val="TABLE-title"/>
        <w:rPr>
          <w:ins w:id="2459" w:author="Dennis Brandl" w:date="2018-03-03T06:53:00Z"/>
        </w:rPr>
      </w:pPr>
      <w:bookmarkStart w:id="2460" w:name="_Ref474329097"/>
      <w:bookmarkStart w:id="2461" w:name="_Toc483857379"/>
      <w:ins w:id="2462" w:author="Dennis Brandl" w:date="2018-03-03T06:53:00Z">
        <w:r w:rsidRPr="000615A5">
          <w:t xml:space="preserve">Table </w:t>
        </w:r>
        <w:r w:rsidRPr="000615A5">
          <w:fldChar w:fldCharType="begin"/>
        </w:r>
        <w:r w:rsidRPr="000615A5">
          <w:instrText xml:space="preserve"> SEQ Table \* ARABIC </w:instrText>
        </w:r>
        <w:r w:rsidRPr="000615A5">
          <w:fldChar w:fldCharType="separate"/>
        </w:r>
        <w:r>
          <w:rPr>
            <w:noProof/>
          </w:rPr>
          <w:t>26</w:t>
        </w:r>
        <w:r w:rsidRPr="000615A5">
          <w:fldChar w:fldCharType="end"/>
        </w:r>
        <w:bookmarkEnd w:id="2460"/>
        <w:r w:rsidRPr="000615A5">
          <w:t xml:space="preserve"> </w:t>
        </w:r>
        <w:r>
          <w:t>–</w:t>
        </w:r>
        <w:r w:rsidRPr="000615A5">
          <w:t xml:space="preserve"> Operations</w:t>
        </w:r>
        <w:r>
          <w:t xml:space="preserve"> event</w:t>
        </w:r>
        <w:r w:rsidRPr="000615A5">
          <w:t xml:space="preserve"> </w:t>
        </w:r>
        <w:r>
          <w:t xml:space="preserve">definition </w:t>
        </w:r>
        <w:r w:rsidRPr="000615A5">
          <w:t>verb actions</w:t>
        </w:r>
        <w:bookmarkEnd w:id="2461"/>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2"/>
        <w:gridCol w:w="7590"/>
      </w:tblGrid>
      <w:tr w:rsidR="00F00F6B" w:rsidRPr="00041278" w14:paraId="713E9891" w14:textId="77777777" w:rsidTr="00833722">
        <w:trPr>
          <w:tblHeader/>
          <w:ins w:id="2463" w:author="Dennis Brandl" w:date="2018-03-03T06:53:00Z"/>
        </w:trPr>
        <w:tc>
          <w:tcPr>
            <w:tcW w:w="1377" w:type="dxa"/>
            <w:shd w:val="clear" w:color="auto" w:fill="auto"/>
          </w:tcPr>
          <w:p w14:paraId="5850EFE7" w14:textId="77777777" w:rsidR="00F00F6B" w:rsidRPr="00041278" w:rsidRDefault="00F00F6B" w:rsidP="00833722">
            <w:pPr>
              <w:pStyle w:val="TABLE-col-heading"/>
              <w:rPr>
                <w:ins w:id="2464" w:author="Dennis Brandl" w:date="2018-03-03T06:53:00Z"/>
              </w:rPr>
            </w:pPr>
            <w:ins w:id="2465" w:author="Dennis Brandl" w:date="2018-03-03T06:53:00Z">
              <w:r>
                <w:t>Noun criteria</w:t>
              </w:r>
            </w:ins>
          </w:p>
        </w:tc>
        <w:tc>
          <w:tcPr>
            <w:tcW w:w="7801" w:type="dxa"/>
            <w:shd w:val="clear" w:color="auto" w:fill="auto"/>
            <w:vAlign w:val="center"/>
          </w:tcPr>
          <w:p w14:paraId="341052A0" w14:textId="77777777" w:rsidR="00F00F6B" w:rsidRPr="00041278" w:rsidRDefault="00F00F6B" w:rsidP="00833722">
            <w:pPr>
              <w:pStyle w:val="TABLE-col-heading"/>
              <w:rPr>
                <w:ins w:id="2466" w:author="Dennis Brandl" w:date="2018-03-03T06:53:00Z"/>
              </w:rPr>
            </w:pPr>
            <w:ins w:id="2467" w:author="Dennis Brandl" w:date="2018-03-03T06:53:00Z">
              <w:r>
                <w:t>Verb action on noun</w:t>
              </w:r>
            </w:ins>
          </w:p>
        </w:tc>
      </w:tr>
      <w:tr w:rsidR="00F00F6B" w:rsidRPr="00041278" w14:paraId="7ABCB87D" w14:textId="77777777" w:rsidTr="00833722">
        <w:trPr>
          <w:ins w:id="2468" w:author="Dennis Brandl" w:date="2018-03-03T06:53:00Z"/>
        </w:trPr>
        <w:tc>
          <w:tcPr>
            <w:tcW w:w="1377" w:type="dxa"/>
            <w:shd w:val="clear" w:color="auto" w:fill="auto"/>
          </w:tcPr>
          <w:p w14:paraId="096FE7B8" w14:textId="77777777" w:rsidR="00F00F6B" w:rsidRPr="00041278" w:rsidRDefault="00F00F6B" w:rsidP="00833722">
            <w:pPr>
              <w:pStyle w:val="TABLE-cell"/>
              <w:rPr>
                <w:ins w:id="2469" w:author="Dennis Brandl" w:date="2018-03-03T06:53:00Z"/>
              </w:rPr>
            </w:pPr>
            <w:ins w:id="2470" w:author="Dennis Brandl" w:date="2018-03-03T06:53:00Z">
              <w:r>
                <w:t>ID’s specified</w:t>
              </w:r>
            </w:ins>
          </w:p>
        </w:tc>
        <w:tc>
          <w:tcPr>
            <w:tcW w:w="7801" w:type="dxa"/>
            <w:shd w:val="clear" w:color="auto" w:fill="auto"/>
          </w:tcPr>
          <w:p w14:paraId="251926D5" w14:textId="77777777" w:rsidR="00F00F6B" w:rsidRPr="008A6D1F" w:rsidRDefault="00F00F6B" w:rsidP="00833722">
            <w:pPr>
              <w:pStyle w:val="TABLE-cell"/>
              <w:rPr>
                <w:ins w:id="2471" w:author="Dennis Brandl" w:date="2018-03-03T06:53:00Z"/>
              </w:rPr>
            </w:pPr>
            <w:ins w:id="2472" w:author="Dennis Brandl" w:date="2018-03-03T06:53:00Z">
              <w:r w:rsidRPr="00041278">
                <w:t xml:space="preserve">GET: </w:t>
              </w:r>
              <w:r>
                <w:t xml:space="preserve">Shall define a request that the receiver is to return, in a SHOW message, all attributes, properties and record specifications about the specified </w:t>
              </w:r>
              <w:r>
                <w:rPr>
                  <w:i/>
                </w:rPr>
                <w:t>Operations Event Definitions.</w:t>
              </w:r>
              <w:r>
                <w:t xml:space="preserve"> The ID’s of </w:t>
              </w:r>
              <w:r>
                <w:rPr>
                  <w:i/>
                </w:rPr>
                <w:t xml:space="preserve">Operations Events </w:t>
              </w:r>
              <w:r>
                <w:t xml:space="preserve">known to be created from the </w:t>
              </w:r>
              <w:r>
                <w:rPr>
                  <w:i/>
                </w:rPr>
                <w:t xml:space="preserve">Operations Event </w:t>
              </w:r>
              <w:r w:rsidRPr="00F00F6B">
                <w:t>Definitions</w:t>
              </w:r>
              <w:r>
                <w:t xml:space="preserve">, and the ID’s of the </w:t>
              </w:r>
              <w:r>
                <w:rPr>
                  <w:i/>
                </w:rPr>
                <w:t>Operations Event Classes</w:t>
              </w:r>
              <w:r>
                <w:t xml:space="preserve"> the </w:t>
              </w:r>
              <w:r>
                <w:rPr>
                  <w:i/>
                </w:rPr>
                <w:t>Operations Event Definitions</w:t>
              </w:r>
              <w:r>
                <w:t xml:space="preserve"> support shall be returned if specified.</w:t>
              </w:r>
            </w:ins>
          </w:p>
          <w:p w14:paraId="50F37A91" w14:textId="77777777" w:rsidR="00F00F6B" w:rsidRPr="00041278" w:rsidRDefault="00F00F6B" w:rsidP="00833722">
            <w:pPr>
              <w:pStyle w:val="TABLE-cell"/>
              <w:rPr>
                <w:ins w:id="2473" w:author="Dennis Brandl" w:date="2018-03-03T06:53:00Z"/>
              </w:rPr>
            </w:pPr>
            <w:ins w:id="2474" w:author="Dennis Brandl" w:date="2018-03-03T06:53:00Z">
              <w:r w:rsidRPr="00A434F6">
                <w:t xml:space="preserve">PROCESS: Shall define a request that the receiver is to add </w:t>
              </w:r>
              <w:r>
                <w:rPr>
                  <w:i/>
                </w:rPr>
                <w:t>Operations Event Definitions</w:t>
              </w:r>
              <w:r>
                <w:t xml:space="preserve">. The ID defines suggested ID’s for the </w:t>
              </w:r>
              <w:r>
                <w:rPr>
                  <w:i/>
                </w:rPr>
                <w:t>Operations Event Definitions.</w:t>
              </w:r>
              <w:r>
                <w:t xml:space="preserve"> The receiver adds the </w:t>
              </w:r>
              <w:r>
                <w:rPr>
                  <w:i/>
                </w:rPr>
                <w:t>Operations Event Definitions</w:t>
              </w:r>
              <w:r>
                <w:t xml:space="preserve"> and assigns ID’s. The assigned ID’s shall be returned in the ACKNOWLEDGE message</w:t>
              </w:r>
              <w:r w:rsidRPr="00A434F6">
                <w:t>.</w:t>
              </w:r>
            </w:ins>
          </w:p>
          <w:p w14:paraId="27B1E791" w14:textId="77777777" w:rsidR="00F00F6B" w:rsidRPr="00041278" w:rsidRDefault="00F00F6B" w:rsidP="00833722">
            <w:pPr>
              <w:pStyle w:val="TABLE-cell"/>
              <w:rPr>
                <w:ins w:id="2475" w:author="Dennis Brandl" w:date="2018-03-03T06:53:00Z"/>
              </w:rPr>
            </w:pPr>
            <w:ins w:id="2476" w:author="Dennis Brandl" w:date="2018-03-03T06:53:00Z">
              <w:r w:rsidRPr="00041278">
                <w:t xml:space="preserve">CHANGE: </w:t>
              </w:r>
              <w:r>
                <w:t xml:space="preserve">The specified attributes of the specified </w:t>
              </w:r>
              <w:r>
                <w:rPr>
                  <w:i/>
                </w:rPr>
                <w:t>Operations Event Definitions</w:t>
              </w:r>
              <w:r>
                <w:t xml:space="preserve"> shall be changed.</w:t>
              </w:r>
            </w:ins>
          </w:p>
          <w:p w14:paraId="6F0D65D0" w14:textId="77777777" w:rsidR="00F00F6B" w:rsidRDefault="00F00F6B" w:rsidP="00833722">
            <w:pPr>
              <w:pStyle w:val="TABLE-cell"/>
              <w:rPr>
                <w:ins w:id="2477" w:author="Dennis Brandl" w:date="2018-03-03T06:53:00Z"/>
              </w:rPr>
            </w:pPr>
            <w:ins w:id="2478" w:author="Dennis Brandl" w:date="2018-03-03T06:53:00Z">
              <w:r w:rsidRPr="00041278">
                <w:t xml:space="preserve">CANCEL: </w:t>
              </w:r>
              <w:r>
                <w:t xml:space="preserve">Shall define a request that the receiver is to cancel the specified </w:t>
              </w:r>
              <w:r>
                <w:rPr>
                  <w:i/>
                </w:rPr>
                <w:t>Operations Event Definitions</w:t>
              </w:r>
              <w:r>
                <w:t>.</w:t>
              </w:r>
            </w:ins>
          </w:p>
          <w:p w14:paraId="7007C8FB" w14:textId="77777777" w:rsidR="00F00F6B" w:rsidRPr="001D5531" w:rsidRDefault="00F00F6B" w:rsidP="00833722">
            <w:pPr>
              <w:pStyle w:val="TABLE-cell"/>
              <w:rPr>
                <w:ins w:id="2479" w:author="Dennis Brandl" w:date="2018-03-03T06:53:00Z"/>
              </w:rPr>
            </w:pPr>
            <w:ins w:id="2480" w:author="Dennis Brandl" w:date="2018-03-03T06:53:00Z">
              <w:r>
                <w:t>NOTIFY: Error.</w:t>
              </w:r>
            </w:ins>
          </w:p>
          <w:p w14:paraId="75B63F17" w14:textId="77777777" w:rsidR="00F00F6B" w:rsidRPr="00041278" w:rsidRDefault="00F00F6B" w:rsidP="00833722">
            <w:pPr>
              <w:pStyle w:val="TABLE-cell"/>
              <w:rPr>
                <w:ins w:id="2481" w:author="Dennis Brandl" w:date="2018-03-03T06:53:00Z"/>
              </w:rPr>
            </w:pPr>
            <w:ins w:id="2482" w:author="Dennis Brandl" w:date="2018-03-03T06:53:00Z">
              <w:r w:rsidRPr="00041278">
                <w:t xml:space="preserve">SYNC ADD: </w:t>
              </w:r>
              <w:r>
                <w:t xml:space="preserve">Shall define a request that the receiver is to add the specified </w:t>
              </w:r>
              <w:r>
                <w:rPr>
                  <w:i/>
                </w:rPr>
                <w:t>Operations Event Definitions</w:t>
              </w:r>
              <w:r>
                <w:t xml:space="preserve"> with all properties and record specifications.</w:t>
              </w:r>
            </w:ins>
          </w:p>
          <w:p w14:paraId="6B9F4393" w14:textId="77777777" w:rsidR="00F00F6B" w:rsidRPr="00041278" w:rsidRDefault="00F00F6B" w:rsidP="00833722">
            <w:pPr>
              <w:pStyle w:val="TABLE-cell"/>
              <w:rPr>
                <w:ins w:id="2483" w:author="Dennis Brandl" w:date="2018-03-03T06:53:00Z"/>
              </w:rPr>
            </w:pPr>
            <w:ins w:id="2484" w:author="Dennis Brandl" w:date="2018-03-03T06:53:00Z">
              <w:r w:rsidRPr="00041278">
                <w:t xml:space="preserve">SYNC CHANGE: </w:t>
              </w:r>
              <w:r>
                <w:t xml:space="preserve">The specified attributes of the specified </w:t>
              </w:r>
              <w:r>
                <w:rPr>
                  <w:i/>
                </w:rPr>
                <w:t>Operations Event Definitions</w:t>
              </w:r>
              <w:r>
                <w:t xml:space="preserve"> shall be changed.</w:t>
              </w:r>
            </w:ins>
          </w:p>
          <w:p w14:paraId="57F03FBC" w14:textId="77777777" w:rsidR="00F00F6B" w:rsidRDefault="00F00F6B" w:rsidP="00833722">
            <w:pPr>
              <w:pStyle w:val="TABLE-cell"/>
              <w:rPr>
                <w:ins w:id="2485" w:author="Dennis Brandl" w:date="2018-03-03T06:53:00Z"/>
              </w:rPr>
            </w:pPr>
            <w:ins w:id="2486" w:author="Dennis Brandl" w:date="2018-03-03T06:53:00Z">
              <w:r w:rsidRPr="00041278">
                <w:t xml:space="preserve">SYNC DELETE: </w:t>
              </w:r>
              <w:r>
                <w:t xml:space="preserve">Shall define a request that the receiver is to delete the specified </w:t>
              </w:r>
              <w:r>
                <w:rPr>
                  <w:i/>
                </w:rPr>
                <w:t>Operations Event Definitions</w:t>
              </w:r>
              <w:r>
                <w:t xml:space="preserve">. </w:t>
              </w:r>
            </w:ins>
          </w:p>
          <w:p w14:paraId="36C9E757" w14:textId="77777777" w:rsidR="00F00F6B" w:rsidRPr="00041278" w:rsidRDefault="00F00F6B" w:rsidP="00833722">
            <w:pPr>
              <w:pStyle w:val="TABLE-cell"/>
              <w:rPr>
                <w:ins w:id="2487" w:author="Dennis Brandl" w:date="2018-03-03T06:53:00Z"/>
              </w:rPr>
            </w:pPr>
            <w:ins w:id="2488" w:author="Dennis Brandl" w:date="2018-03-03T06:53:00Z">
              <w:r>
                <w:t xml:space="preserve">NOTIFY: Shall define the creation of a new </w:t>
              </w:r>
              <w:r>
                <w:rPr>
                  <w:i/>
                </w:rPr>
                <w:t>Operations Event Definition</w:t>
              </w:r>
              <w:r>
                <w:t>.</w:t>
              </w:r>
            </w:ins>
          </w:p>
        </w:tc>
      </w:tr>
    </w:tbl>
    <w:p w14:paraId="34FE82FB" w14:textId="77777777" w:rsidR="00F00F6B" w:rsidRDefault="00F00F6B" w:rsidP="00F00F6B">
      <w:pPr>
        <w:pStyle w:val="NOTE"/>
        <w:rPr>
          <w:ins w:id="2489" w:author="Dennis Brandl" w:date="2018-03-03T06:53:00Z"/>
        </w:rPr>
      </w:pPr>
    </w:p>
    <w:p w14:paraId="22F39C7F" w14:textId="77777777" w:rsidR="00F00F6B" w:rsidRDefault="00F00F6B" w:rsidP="00F00F6B">
      <w:pPr>
        <w:pStyle w:val="Heading3"/>
        <w:rPr>
          <w:ins w:id="2490" w:author="Dennis Brandl" w:date="2018-03-03T06:53:00Z"/>
        </w:rPr>
      </w:pPr>
      <w:bookmarkStart w:id="2491" w:name="_Toc507944903"/>
      <w:ins w:id="2492" w:author="Dennis Brandl" w:date="2018-03-03T06:53:00Z">
        <w:r w:rsidRPr="000615A5">
          <w:t xml:space="preserve">Operations </w:t>
        </w:r>
        <w:r>
          <w:t>event</w:t>
        </w:r>
        <w:r w:rsidRPr="000615A5">
          <w:t xml:space="preserve"> </w:t>
        </w:r>
        <w:r>
          <w:t>verbs</w:t>
        </w:r>
        <w:bookmarkEnd w:id="2491"/>
      </w:ins>
    </w:p>
    <w:p w14:paraId="76C76849" w14:textId="77777777" w:rsidR="00F00F6B" w:rsidRDefault="00F00F6B" w:rsidP="00F00F6B">
      <w:pPr>
        <w:pStyle w:val="PARAGRAPH"/>
        <w:rPr>
          <w:ins w:id="2493" w:author="Dennis Brandl" w:date="2018-03-03T06:53:00Z"/>
        </w:rPr>
      </w:pPr>
      <w:ins w:id="2494" w:author="Dennis Brandl" w:date="2018-03-03T06:53:00Z">
        <w:r>
          <w:rPr>
            <w:i/>
          </w:rPr>
          <w:t>Operations events</w:t>
        </w:r>
        <w:r>
          <w:t xml:space="preserve"> are immutable, once created they are published with a NOTIFY verb. After publication, the event shall not be changed. An event can be archived and used in analysis functions but shall never change from the original published information.</w:t>
        </w:r>
      </w:ins>
    </w:p>
    <w:p w14:paraId="5AF8A28B" w14:textId="2B9F3F2D" w:rsidR="00F00F6B" w:rsidRDefault="00F00F6B" w:rsidP="00F00F6B">
      <w:pPr>
        <w:pStyle w:val="NOTE"/>
        <w:rPr>
          <w:ins w:id="2495" w:author="Dennis Brandl" w:date="2018-03-03T06:53:00Z"/>
        </w:rPr>
      </w:pPr>
      <w:ins w:id="2496" w:author="Dennis Brandl" w:date="2018-03-03T06:53:00Z">
        <w:r>
          <w:t>NOTE</w:t>
        </w:r>
      </w:ins>
      <w:ins w:id="2497" w:author="Dennis Brandl" w:date="2018-03-03T06:55:00Z">
        <w:r w:rsidR="00833722">
          <w:tab/>
        </w:r>
      </w:ins>
      <w:ins w:id="2498" w:author="Dennis Brandl" w:date="2018-03-03T06:53:00Z">
        <w:r>
          <w:t>In some implementations, a security has code may be applied to ensure the event information has not changed.</w:t>
        </w:r>
      </w:ins>
    </w:p>
    <w:p w14:paraId="0F80893D" w14:textId="77777777" w:rsidR="00F00F6B" w:rsidRDefault="00F00F6B" w:rsidP="00F00F6B">
      <w:pPr>
        <w:pStyle w:val="PARAGRAPH"/>
        <w:rPr>
          <w:ins w:id="2499" w:author="Dennis Brandl" w:date="2018-03-03T06:53:00Z"/>
        </w:rPr>
      </w:pPr>
      <w:ins w:id="2500" w:author="Dennis Brandl" w:date="2018-03-03T06:53:00Z">
        <w:r>
          <w:t>The NOTIFY verb is applied to an Operations Event noun to provide notification of a real world event.</w:t>
        </w:r>
      </w:ins>
    </w:p>
    <w:p w14:paraId="511D9B5D" w14:textId="77777777" w:rsidR="00F00F6B" w:rsidRDefault="00F00F6B" w:rsidP="00F00F6B">
      <w:pPr>
        <w:pStyle w:val="Heading3"/>
        <w:rPr>
          <w:ins w:id="2501" w:author="Dennis Brandl" w:date="2018-03-03T06:53:00Z"/>
        </w:rPr>
      </w:pPr>
      <w:bookmarkStart w:id="2502" w:name="_Toc507944904"/>
      <w:ins w:id="2503" w:author="Dennis Brandl" w:date="2018-03-03T06:53:00Z">
        <w:r w:rsidRPr="000615A5">
          <w:lastRenderedPageBreak/>
          <w:t xml:space="preserve">Operations </w:t>
        </w:r>
        <w:r>
          <w:t>event</w:t>
        </w:r>
        <w:r w:rsidRPr="000615A5">
          <w:t xml:space="preserve"> </w:t>
        </w:r>
        <w:r>
          <w:t>verb actions</w:t>
        </w:r>
        <w:bookmarkEnd w:id="2502"/>
      </w:ins>
    </w:p>
    <w:p w14:paraId="77DE0D15" w14:textId="77777777" w:rsidR="00F00F6B" w:rsidRDefault="00F00F6B" w:rsidP="00F00F6B">
      <w:pPr>
        <w:pStyle w:val="PARAGRAPH"/>
        <w:rPr>
          <w:ins w:id="2504" w:author="Dennis Brandl" w:date="2018-03-03T06:53:00Z"/>
        </w:rPr>
      </w:pPr>
      <w:ins w:id="2505" w:author="Dennis Brandl" w:date="2018-03-03T06:53:00Z">
        <w:r>
          <w:t xml:space="preserve">The actions performed on an operations event object are defined in </w:t>
        </w:r>
        <w:r>
          <w:fldChar w:fldCharType="begin"/>
        </w:r>
        <w:r>
          <w:instrText xml:space="preserve"> REF _Ref474327787 \h </w:instrText>
        </w:r>
      </w:ins>
      <w:ins w:id="2506" w:author="Dennis Brandl" w:date="2018-03-03T06:53:00Z">
        <w:r>
          <w:fldChar w:fldCharType="separate"/>
        </w:r>
        <w:r w:rsidRPr="000615A5">
          <w:t xml:space="preserve">Table </w:t>
        </w:r>
        <w:r>
          <w:rPr>
            <w:noProof/>
          </w:rPr>
          <w:t>27</w:t>
        </w:r>
        <w:r>
          <w:fldChar w:fldCharType="end"/>
        </w:r>
        <w:r>
          <w:t>.</w:t>
        </w:r>
      </w:ins>
    </w:p>
    <w:p w14:paraId="1CA8D7B7" w14:textId="77777777" w:rsidR="00F00F6B" w:rsidRPr="000615A5" w:rsidRDefault="00F00F6B" w:rsidP="00F00F6B">
      <w:pPr>
        <w:pStyle w:val="TABLE-title"/>
        <w:rPr>
          <w:ins w:id="2507" w:author="Dennis Brandl" w:date="2018-03-03T06:53:00Z"/>
        </w:rPr>
      </w:pPr>
      <w:bookmarkStart w:id="2508" w:name="_Ref474327787"/>
      <w:bookmarkStart w:id="2509" w:name="_Toc483857380"/>
      <w:ins w:id="2510" w:author="Dennis Brandl" w:date="2018-03-03T06:53:00Z">
        <w:r w:rsidRPr="000615A5">
          <w:t xml:space="preserve">Table </w:t>
        </w:r>
        <w:r w:rsidRPr="000615A5">
          <w:fldChar w:fldCharType="begin"/>
        </w:r>
        <w:r w:rsidRPr="000615A5">
          <w:instrText xml:space="preserve"> SEQ Table \* ARABIC </w:instrText>
        </w:r>
        <w:r w:rsidRPr="000615A5">
          <w:fldChar w:fldCharType="separate"/>
        </w:r>
        <w:r>
          <w:rPr>
            <w:noProof/>
          </w:rPr>
          <w:t>27</w:t>
        </w:r>
        <w:r w:rsidRPr="000615A5">
          <w:fldChar w:fldCharType="end"/>
        </w:r>
        <w:bookmarkEnd w:id="2508"/>
        <w:r w:rsidRPr="000615A5">
          <w:t xml:space="preserve"> </w:t>
        </w:r>
        <w:r>
          <w:t>–</w:t>
        </w:r>
        <w:r w:rsidRPr="000615A5">
          <w:t xml:space="preserve"> Operations</w:t>
        </w:r>
        <w:r>
          <w:t xml:space="preserve"> event</w:t>
        </w:r>
        <w:r w:rsidRPr="000615A5">
          <w:t xml:space="preserve"> verb actions</w:t>
        </w:r>
        <w:bookmarkEnd w:id="2509"/>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7589"/>
      </w:tblGrid>
      <w:tr w:rsidR="00F00F6B" w:rsidRPr="00041278" w14:paraId="3FCD3A7F" w14:textId="77777777" w:rsidTr="00833722">
        <w:trPr>
          <w:tblHeader/>
          <w:ins w:id="2511" w:author="Dennis Brandl" w:date="2018-03-03T06:53:00Z"/>
        </w:trPr>
        <w:tc>
          <w:tcPr>
            <w:tcW w:w="1377" w:type="dxa"/>
            <w:shd w:val="clear" w:color="auto" w:fill="auto"/>
          </w:tcPr>
          <w:p w14:paraId="14684F57" w14:textId="77777777" w:rsidR="00F00F6B" w:rsidRPr="00041278" w:rsidRDefault="00F00F6B" w:rsidP="00833722">
            <w:pPr>
              <w:pStyle w:val="TABLE-col-heading"/>
              <w:rPr>
                <w:ins w:id="2512" w:author="Dennis Brandl" w:date="2018-03-03T06:53:00Z"/>
              </w:rPr>
            </w:pPr>
            <w:ins w:id="2513" w:author="Dennis Brandl" w:date="2018-03-03T06:53:00Z">
              <w:r>
                <w:t>Noun criteria</w:t>
              </w:r>
            </w:ins>
          </w:p>
        </w:tc>
        <w:tc>
          <w:tcPr>
            <w:tcW w:w="7801" w:type="dxa"/>
            <w:shd w:val="clear" w:color="auto" w:fill="auto"/>
            <w:vAlign w:val="center"/>
          </w:tcPr>
          <w:p w14:paraId="00B87781" w14:textId="77777777" w:rsidR="00F00F6B" w:rsidRPr="00041278" w:rsidRDefault="00F00F6B" w:rsidP="00833722">
            <w:pPr>
              <w:pStyle w:val="TABLE-col-heading"/>
              <w:rPr>
                <w:ins w:id="2514" w:author="Dennis Brandl" w:date="2018-03-03T06:53:00Z"/>
              </w:rPr>
            </w:pPr>
            <w:ins w:id="2515" w:author="Dennis Brandl" w:date="2018-03-03T06:53:00Z">
              <w:r>
                <w:t>Verb action on noun</w:t>
              </w:r>
            </w:ins>
          </w:p>
        </w:tc>
      </w:tr>
      <w:tr w:rsidR="00F00F6B" w:rsidRPr="00041278" w14:paraId="0F4C0981" w14:textId="77777777" w:rsidTr="00833722">
        <w:trPr>
          <w:ins w:id="2516" w:author="Dennis Brandl" w:date="2018-03-03T06:53:00Z"/>
        </w:trPr>
        <w:tc>
          <w:tcPr>
            <w:tcW w:w="1377" w:type="dxa"/>
            <w:shd w:val="clear" w:color="auto" w:fill="auto"/>
          </w:tcPr>
          <w:p w14:paraId="3F4A018A" w14:textId="77777777" w:rsidR="00F00F6B" w:rsidRPr="00041278" w:rsidRDefault="00F00F6B" w:rsidP="00833722">
            <w:pPr>
              <w:pStyle w:val="TABLE-cell"/>
              <w:rPr>
                <w:ins w:id="2517" w:author="Dennis Brandl" w:date="2018-03-03T06:53:00Z"/>
              </w:rPr>
            </w:pPr>
            <w:ins w:id="2518" w:author="Dennis Brandl" w:date="2018-03-03T06:53:00Z">
              <w:r>
                <w:t>Entire object specified</w:t>
              </w:r>
            </w:ins>
          </w:p>
        </w:tc>
        <w:tc>
          <w:tcPr>
            <w:tcW w:w="7801" w:type="dxa"/>
            <w:shd w:val="clear" w:color="auto" w:fill="auto"/>
          </w:tcPr>
          <w:p w14:paraId="1529E38D" w14:textId="77777777" w:rsidR="00F00F6B" w:rsidRPr="00041278" w:rsidRDefault="00F00F6B" w:rsidP="00833722">
            <w:pPr>
              <w:pStyle w:val="TABLE-cell"/>
              <w:rPr>
                <w:ins w:id="2519" w:author="Dennis Brandl" w:date="2018-03-03T06:53:00Z"/>
              </w:rPr>
            </w:pPr>
            <w:ins w:id="2520" w:author="Dennis Brandl" w:date="2018-03-03T06:53:00Z">
              <w:r w:rsidRPr="00041278">
                <w:t xml:space="preserve">GET: </w:t>
              </w:r>
              <w:r>
                <w:t>Error.</w:t>
              </w:r>
            </w:ins>
          </w:p>
          <w:p w14:paraId="030B5897" w14:textId="77777777" w:rsidR="00F00F6B" w:rsidRPr="00041278" w:rsidRDefault="00F00F6B" w:rsidP="00833722">
            <w:pPr>
              <w:pStyle w:val="TABLE-cell"/>
              <w:rPr>
                <w:ins w:id="2521" w:author="Dennis Brandl" w:date="2018-03-03T06:53:00Z"/>
              </w:rPr>
            </w:pPr>
            <w:ins w:id="2522" w:author="Dennis Brandl" w:date="2018-03-03T06:53:00Z">
              <w:r w:rsidRPr="00041278">
                <w:t xml:space="preserve">PROCESS: </w:t>
              </w:r>
              <w:r>
                <w:t>Error.</w:t>
              </w:r>
            </w:ins>
          </w:p>
          <w:p w14:paraId="65524D74" w14:textId="77777777" w:rsidR="00F00F6B" w:rsidRPr="00041278" w:rsidRDefault="00F00F6B" w:rsidP="00833722">
            <w:pPr>
              <w:pStyle w:val="TABLE-cell"/>
              <w:rPr>
                <w:ins w:id="2523" w:author="Dennis Brandl" w:date="2018-03-03T06:53:00Z"/>
              </w:rPr>
            </w:pPr>
            <w:ins w:id="2524" w:author="Dennis Brandl" w:date="2018-03-03T06:53:00Z">
              <w:r w:rsidRPr="00041278">
                <w:t xml:space="preserve">CHANGE: </w:t>
              </w:r>
              <w:r>
                <w:t>Error.</w:t>
              </w:r>
            </w:ins>
          </w:p>
          <w:p w14:paraId="2172489E" w14:textId="77777777" w:rsidR="00F00F6B" w:rsidRDefault="00F00F6B" w:rsidP="00833722">
            <w:pPr>
              <w:pStyle w:val="TABLE-cell"/>
              <w:rPr>
                <w:ins w:id="2525" w:author="Dennis Brandl" w:date="2018-03-03T06:53:00Z"/>
              </w:rPr>
            </w:pPr>
            <w:ins w:id="2526" w:author="Dennis Brandl" w:date="2018-03-03T06:53:00Z">
              <w:r w:rsidRPr="00041278">
                <w:t xml:space="preserve">CANCEL: </w:t>
              </w:r>
              <w:r>
                <w:t>Error.</w:t>
              </w:r>
            </w:ins>
          </w:p>
          <w:p w14:paraId="385887FA" w14:textId="77777777" w:rsidR="00F00F6B" w:rsidRPr="00041278" w:rsidRDefault="00F00F6B" w:rsidP="00833722">
            <w:pPr>
              <w:pStyle w:val="TABLE-cell"/>
              <w:rPr>
                <w:ins w:id="2527" w:author="Dennis Brandl" w:date="2018-03-03T06:53:00Z"/>
              </w:rPr>
            </w:pPr>
            <w:ins w:id="2528" w:author="Dennis Brandl" w:date="2018-03-03T06:53:00Z">
              <w:r w:rsidRPr="00041278">
                <w:t xml:space="preserve">SYNC ADD: </w:t>
              </w:r>
              <w:r>
                <w:t>Error.</w:t>
              </w:r>
            </w:ins>
          </w:p>
          <w:p w14:paraId="37654C99" w14:textId="77777777" w:rsidR="00F00F6B" w:rsidRPr="00041278" w:rsidRDefault="00F00F6B" w:rsidP="00833722">
            <w:pPr>
              <w:pStyle w:val="TABLE-cell"/>
              <w:rPr>
                <w:ins w:id="2529" w:author="Dennis Brandl" w:date="2018-03-03T06:53:00Z"/>
              </w:rPr>
            </w:pPr>
            <w:ins w:id="2530" w:author="Dennis Brandl" w:date="2018-03-03T06:53:00Z">
              <w:r w:rsidRPr="00041278">
                <w:t xml:space="preserve">SYNC CHANGE: </w:t>
              </w:r>
              <w:r>
                <w:t>Error.</w:t>
              </w:r>
            </w:ins>
          </w:p>
          <w:p w14:paraId="44386E10" w14:textId="77777777" w:rsidR="00F00F6B" w:rsidRDefault="00F00F6B" w:rsidP="00833722">
            <w:pPr>
              <w:pStyle w:val="TABLE-cell"/>
              <w:rPr>
                <w:ins w:id="2531" w:author="Dennis Brandl" w:date="2018-03-03T06:53:00Z"/>
              </w:rPr>
            </w:pPr>
            <w:ins w:id="2532" w:author="Dennis Brandl" w:date="2018-03-03T06:53:00Z">
              <w:r w:rsidRPr="00041278">
                <w:t xml:space="preserve">SYNC DELETE: </w:t>
              </w:r>
              <w:r>
                <w:t>Error.</w:t>
              </w:r>
            </w:ins>
          </w:p>
          <w:p w14:paraId="7C241524" w14:textId="7741B243" w:rsidR="00F00F6B" w:rsidRPr="00041278" w:rsidRDefault="00F00F6B" w:rsidP="00833722">
            <w:pPr>
              <w:pStyle w:val="TABLE-cell"/>
              <w:rPr>
                <w:ins w:id="2533" w:author="Dennis Brandl" w:date="2018-03-03T06:53:00Z"/>
              </w:rPr>
            </w:pPr>
            <w:ins w:id="2534" w:author="Dennis Brandl" w:date="2018-03-03T06:53:00Z">
              <w:r>
                <w:t xml:space="preserve">NOTIFY: </w:t>
              </w:r>
            </w:ins>
            <w:ins w:id="2535" w:author="Dennis Brandl" w:date="2018-03-03T06:56:00Z">
              <w:r w:rsidR="00833722">
                <w:t>Indicates</w:t>
              </w:r>
            </w:ins>
            <w:ins w:id="2536" w:author="Dennis Brandl" w:date="2018-03-03T06:53:00Z">
              <w:r>
                <w:t xml:space="preserve"> a newly created </w:t>
              </w:r>
              <w:r>
                <w:rPr>
                  <w:i/>
                </w:rPr>
                <w:t>Operations Event</w:t>
              </w:r>
              <w:r>
                <w:t xml:space="preserve"> that contains all of the attributes, properties and records pertaining to the </w:t>
              </w:r>
              <w:r>
                <w:rPr>
                  <w:i/>
                </w:rPr>
                <w:t>Operations Event.</w:t>
              </w:r>
              <w:r>
                <w:t xml:space="preserve"> Once published </w:t>
              </w:r>
            </w:ins>
            <w:ins w:id="2537" w:author="Dennis Brandl" w:date="2018-03-03T06:56:00Z">
              <w:r w:rsidR="00833722">
                <w:t xml:space="preserve">the </w:t>
              </w:r>
            </w:ins>
            <w:ins w:id="2538" w:author="Dennis Brandl" w:date="2018-03-03T06:53:00Z">
              <w:r>
                <w:t xml:space="preserve">ID of the event, the attributes, properties and records associated with the </w:t>
              </w:r>
              <w:r>
                <w:rPr>
                  <w:i/>
                </w:rPr>
                <w:t>Operations Event</w:t>
              </w:r>
              <w:r>
                <w:t xml:space="preserve"> are to be considered unique. A unique </w:t>
              </w:r>
              <w:r>
                <w:rPr>
                  <w:i/>
                </w:rPr>
                <w:t>Operations Event</w:t>
              </w:r>
              <w:r>
                <w:t xml:space="preserve"> noun </w:t>
              </w:r>
            </w:ins>
            <w:ins w:id="2539" w:author="Dennis Brandl" w:date="2018-03-03T06:55:00Z">
              <w:r w:rsidR="00833722">
                <w:t>shall</w:t>
              </w:r>
            </w:ins>
            <w:ins w:id="2540" w:author="Dennis Brandl" w:date="2018-03-03T06:53:00Z">
              <w:r>
                <w:t xml:space="preserve"> only be published </w:t>
              </w:r>
            </w:ins>
            <w:ins w:id="2541" w:author="Dennis Brandl" w:date="2018-03-03T06:55:00Z">
              <w:r w:rsidR="00833722">
                <w:t xml:space="preserve">once </w:t>
              </w:r>
            </w:ins>
            <w:ins w:id="2542" w:author="Dennis Brandl" w:date="2018-03-03T06:53:00Z">
              <w:r>
                <w:t>with the NOTIFY</w:t>
              </w:r>
            </w:ins>
            <w:ins w:id="2543" w:author="Dennis Brandl" w:date="2018-03-03T13:53:00Z">
              <w:r w:rsidR="00736843">
                <w:t xml:space="preserve"> verb</w:t>
              </w:r>
            </w:ins>
            <w:ins w:id="2544" w:author="Dennis Brandl" w:date="2018-03-03T06:53:00Z">
              <w:r>
                <w:t>.</w:t>
              </w:r>
            </w:ins>
          </w:p>
        </w:tc>
      </w:tr>
    </w:tbl>
    <w:p w14:paraId="7315646A" w14:textId="77777777" w:rsidR="00F00F6B" w:rsidRPr="005063BE" w:rsidRDefault="00F00F6B" w:rsidP="00F00F6B">
      <w:pPr>
        <w:pStyle w:val="NOTE"/>
        <w:rPr>
          <w:ins w:id="2545" w:author="Dennis Brandl" w:date="2018-03-03T06:53:00Z"/>
        </w:rPr>
      </w:pPr>
    </w:p>
    <w:p w14:paraId="444618CB" w14:textId="77777777" w:rsidR="001F137E" w:rsidRPr="000615A5" w:rsidRDefault="001F137E" w:rsidP="00833722">
      <w:pPr>
        <w:pStyle w:val="Heading3"/>
      </w:pPr>
      <w:bookmarkStart w:id="2546" w:name="_Toc507944905"/>
      <w:r w:rsidRPr="000615A5">
        <w:t>Operations capability model</w:t>
      </w:r>
      <w:bookmarkEnd w:id="2546"/>
    </w:p>
    <w:p w14:paraId="5031FF75" w14:textId="77777777" w:rsidR="001F137E" w:rsidRPr="000615A5" w:rsidRDefault="001F137E" w:rsidP="00833722">
      <w:pPr>
        <w:pStyle w:val="Heading3"/>
      </w:pPr>
      <w:bookmarkStart w:id="2547" w:name="_Toc507944906"/>
      <w:r w:rsidRPr="000615A5">
        <w:t>Operations capability model elements</w:t>
      </w:r>
      <w:bookmarkEnd w:id="2547"/>
    </w:p>
    <w:p w14:paraId="292211EF" w14:textId="67FE92A0" w:rsidR="001F137E" w:rsidRPr="000615A5" w:rsidRDefault="001F137E" w:rsidP="002A2036">
      <w:pPr>
        <w:pStyle w:val="PARAGRAPH"/>
      </w:pPr>
      <w:r w:rsidRPr="000615A5">
        <w:t xml:space="preserve">The message definitions assume that operations capability information may be accessed from one starting point; an </w:t>
      </w:r>
      <w:r w:rsidR="00041278" w:rsidRPr="00041278">
        <w:rPr>
          <w:i/>
        </w:rPr>
        <w:t>o</w:t>
      </w:r>
      <w:r w:rsidRPr="00041278">
        <w:rPr>
          <w:i/>
        </w:rPr>
        <w:t>perations capability</w:t>
      </w:r>
      <w:r w:rsidRPr="000615A5">
        <w:t xml:space="preserve">, as identified by the dotted collection in </w:t>
      </w:r>
      <w:r w:rsidRPr="000615A5">
        <w:fldChar w:fldCharType="begin"/>
      </w:r>
      <w:r w:rsidRPr="000615A5">
        <w:instrText xml:space="preserve"> REF _Ref120009814 </w:instrText>
      </w:r>
      <w:r w:rsidRPr="000615A5">
        <w:fldChar w:fldCharType="separate"/>
      </w:r>
      <w:r w:rsidR="00FA7DD5" w:rsidRPr="000615A5">
        <w:t xml:space="preserve">Figure </w:t>
      </w:r>
      <w:r w:rsidR="00FA7DD5">
        <w:rPr>
          <w:noProof/>
        </w:rPr>
        <w:t>24</w:t>
      </w:r>
      <w:r w:rsidRPr="000615A5">
        <w:fldChar w:fldCharType="end"/>
      </w:r>
      <w:r w:rsidRPr="000615A5">
        <w:t>.</w:t>
      </w:r>
    </w:p>
    <w:p w14:paraId="1B16BCEB" w14:textId="398CFB12" w:rsidR="001F137E" w:rsidRPr="000615A5" w:rsidRDefault="007A06AC" w:rsidP="002A2036">
      <w:pPr>
        <w:pStyle w:val="FIGURE"/>
      </w:pPr>
      <w:ins w:id="2548" w:author="Dennis Brandl" w:date="2018-03-04T17:34:00Z">
        <w:r w:rsidRPr="007A06AC">
          <w:rPr>
            <w:noProof/>
            <w:lang w:val="en-US" w:eastAsia="en-US"/>
          </w:rPr>
          <w:drawing>
            <wp:inline distT="0" distB="0" distL="0" distR="0" wp14:anchorId="054A8AEB" wp14:editId="7449DB7C">
              <wp:extent cx="5758775" cy="351509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1078"/>
                      <a:stretch/>
                    </pic:blipFill>
                    <pic:spPr bwMode="auto">
                      <a:xfrm>
                        <a:off x="0" y="0"/>
                        <a:ext cx="5759450" cy="3515508"/>
                      </a:xfrm>
                      <a:prstGeom prst="rect">
                        <a:avLst/>
                      </a:prstGeom>
                      <a:noFill/>
                      <a:ln>
                        <a:noFill/>
                      </a:ln>
                      <a:extLst>
                        <a:ext uri="{53640926-AAD7-44D8-BBD7-CCE9431645EC}">
                          <a14:shadowObscured xmlns:a14="http://schemas.microsoft.com/office/drawing/2010/main"/>
                        </a:ext>
                      </a:extLst>
                    </pic:spPr>
                  </pic:pic>
                </a:graphicData>
              </a:graphic>
            </wp:inline>
          </w:drawing>
        </w:r>
      </w:ins>
    </w:p>
    <w:p w14:paraId="525A3499" w14:textId="1B66E369" w:rsidR="001F137E" w:rsidRPr="000615A5" w:rsidRDefault="001F137E" w:rsidP="00833722">
      <w:pPr>
        <w:pStyle w:val="FIGURE-title"/>
      </w:pPr>
      <w:bookmarkStart w:id="2549" w:name="_Ref120009814"/>
      <w:bookmarkStart w:id="2550" w:name="_Toc507944731"/>
      <w:r w:rsidRPr="000615A5">
        <w:t xml:space="preserve">Figure </w:t>
      </w:r>
      <w:r w:rsidRPr="000615A5">
        <w:fldChar w:fldCharType="begin"/>
      </w:r>
      <w:r w:rsidRPr="000615A5">
        <w:instrText xml:space="preserve"> SEQ Figure \* ARABIC </w:instrText>
      </w:r>
      <w:r w:rsidRPr="000615A5">
        <w:fldChar w:fldCharType="separate"/>
      </w:r>
      <w:r w:rsidR="00FA7DD5">
        <w:rPr>
          <w:noProof/>
        </w:rPr>
        <w:t>24</w:t>
      </w:r>
      <w:r w:rsidRPr="000615A5">
        <w:fldChar w:fldCharType="end"/>
      </w:r>
      <w:bookmarkEnd w:id="2549"/>
      <w:r w:rsidRPr="000615A5">
        <w:t xml:space="preserve"> </w:t>
      </w:r>
      <w:r w:rsidR="00967BAE">
        <w:t>–</w:t>
      </w:r>
      <w:r w:rsidRPr="000615A5">
        <w:t xml:space="preserve"> Object</w:t>
      </w:r>
      <w:r w:rsidR="00967BAE">
        <w:t xml:space="preserve"> </w:t>
      </w:r>
      <w:r w:rsidRPr="000615A5">
        <w:t>grouping for the Operations capability model</w:t>
      </w:r>
      <w:bookmarkEnd w:id="2550"/>
    </w:p>
    <w:p w14:paraId="69A0B862" w14:textId="77777777" w:rsidR="001F137E" w:rsidRPr="000615A5" w:rsidRDefault="001F137E" w:rsidP="00833722">
      <w:pPr>
        <w:pStyle w:val="Heading3"/>
      </w:pPr>
      <w:bookmarkStart w:id="2551" w:name="_Toc507944907"/>
      <w:r w:rsidRPr="000615A5">
        <w:t>Operations capability verbs</w:t>
      </w:r>
      <w:bookmarkEnd w:id="2551"/>
    </w:p>
    <w:p w14:paraId="55CE6988" w14:textId="59D426CD" w:rsidR="001F137E" w:rsidRPr="000615A5" w:rsidRDefault="00672F56" w:rsidP="002A2036">
      <w:pPr>
        <w:pStyle w:val="PARAGRAPH"/>
      </w:pPr>
      <w:r>
        <w:t>All verbs</w:t>
      </w:r>
      <w:r w:rsidR="009A3909">
        <w:t xml:space="preserve"> </w:t>
      </w:r>
      <w:r>
        <w:t>shall be valid</w:t>
      </w:r>
      <w:r w:rsidR="001F137E" w:rsidRPr="000615A5">
        <w:t xml:space="preserve"> for an </w:t>
      </w:r>
      <w:r w:rsidR="001F137E" w:rsidRPr="00041278">
        <w:rPr>
          <w:i/>
        </w:rPr>
        <w:t>operations capability</w:t>
      </w:r>
      <w:r w:rsidR="001F137E" w:rsidRPr="000615A5">
        <w:t xml:space="preserve"> noun.   </w:t>
      </w:r>
    </w:p>
    <w:p w14:paraId="6AB36FC1" w14:textId="49D73A7D" w:rsidR="001F137E" w:rsidRPr="000615A5" w:rsidRDefault="003932B6" w:rsidP="001F137E">
      <w:pPr>
        <w:pStyle w:val="NOTE"/>
        <w:ind w:left="624" w:hanging="624"/>
      </w:pPr>
      <w:r>
        <w:t>NOTE</w:t>
      </w:r>
      <w:r w:rsidR="001F137E" w:rsidRPr="000615A5">
        <w:t xml:space="preserve"> 1</w:t>
      </w:r>
      <w:r w:rsidR="001F137E" w:rsidRPr="000615A5">
        <w:tab/>
        <w:t xml:space="preserve">The </w:t>
      </w:r>
      <w:r w:rsidR="001F137E" w:rsidRPr="00041278">
        <w:rPr>
          <w:i/>
        </w:rPr>
        <w:t>operations capability</w:t>
      </w:r>
      <w:r w:rsidR="001F137E" w:rsidRPr="000615A5">
        <w:t xml:space="preserve"> information is the collection of information about all operations resources for selected timeframes. This is made up of information about equipment, physical assets, material, personnel, and process segments. It describes the names, terms, statuses, and quantities of which the manufacturing control system has knowledge. The presumption is that a Level 3 function is the owner of the operations capability information.</w:t>
      </w:r>
    </w:p>
    <w:p w14:paraId="00D327CB" w14:textId="4D537EB6" w:rsidR="001F137E" w:rsidRPr="000615A5" w:rsidRDefault="003932B6" w:rsidP="001F137E">
      <w:pPr>
        <w:pStyle w:val="NOTE"/>
        <w:ind w:left="624" w:hanging="624"/>
      </w:pPr>
      <w:r>
        <w:lastRenderedPageBreak/>
        <w:t>NOTE</w:t>
      </w:r>
      <w:r w:rsidR="001F137E" w:rsidRPr="000615A5">
        <w:t xml:space="preserve"> 2</w:t>
      </w:r>
      <w:r w:rsidR="001F137E" w:rsidRPr="000615A5">
        <w:tab/>
        <w:t xml:space="preserve">The </w:t>
      </w:r>
      <w:r w:rsidR="00041278" w:rsidRPr="00041278">
        <w:rPr>
          <w:i/>
        </w:rPr>
        <w:t>o</w:t>
      </w:r>
      <w:r w:rsidR="001F137E" w:rsidRPr="00041278">
        <w:rPr>
          <w:i/>
        </w:rPr>
        <w:t>perations capability</w:t>
      </w:r>
      <w:r w:rsidR="001F137E" w:rsidRPr="000615A5">
        <w:t xml:space="preserve"> model is hierarchical with </w:t>
      </w:r>
      <w:r w:rsidR="001F137E" w:rsidRPr="00041278">
        <w:rPr>
          <w:i/>
        </w:rPr>
        <w:t>operations capabilities</w:t>
      </w:r>
      <w:r w:rsidR="001F137E" w:rsidRPr="000615A5">
        <w:t xml:space="preserve"> containing </w:t>
      </w:r>
      <w:r w:rsidR="001F137E" w:rsidRPr="00041278">
        <w:rPr>
          <w:i/>
        </w:rPr>
        <w:t>process segment capabilities</w:t>
      </w:r>
      <w:r w:rsidR="001F137E" w:rsidRPr="000615A5">
        <w:t xml:space="preserve"> and personnel, equipment, and material capability information.  </w:t>
      </w:r>
    </w:p>
    <w:p w14:paraId="3FAA40B5" w14:textId="4C14E11A" w:rsidR="001F137E" w:rsidRPr="000615A5" w:rsidRDefault="003932B6" w:rsidP="001F137E">
      <w:pPr>
        <w:pStyle w:val="NOTE"/>
        <w:ind w:left="624" w:hanging="624"/>
      </w:pPr>
      <w:r>
        <w:t>NOTE</w:t>
      </w:r>
      <w:r w:rsidR="001F137E" w:rsidRPr="000615A5">
        <w:t xml:space="preserve"> 3</w:t>
      </w:r>
      <w:r w:rsidR="001F137E" w:rsidRPr="000615A5">
        <w:tab/>
      </w:r>
      <w:r w:rsidR="001F137E" w:rsidRPr="00041278">
        <w:rPr>
          <w:i/>
        </w:rPr>
        <w:t>Operations capability</w:t>
      </w:r>
      <w:r w:rsidR="001F137E" w:rsidRPr="000615A5">
        <w:t xml:space="preserve"> is a snapshot in time of the available, unattainable, or committed capability.</w:t>
      </w:r>
    </w:p>
    <w:p w14:paraId="01812ECF" w14:textId="77777777" w:rsidR="001F137E" w:rsidRPr="000615A5" w:rsidRDefault="001F137E" w:rsidP="002A2036">
      <w:pPr>
        <w:pStyle w:val="PARAGRAPH"/>
      </w:pPr>
      <w:r w:rsidRPr="000615A5">
        <w:t xml:space="preserve">Specifying the information to be returned from a </w:t>
      </w:r>
      <w:r w:rsidRPr="000615A5">
        <w:rPr>
          <w:caps/>
        </w:rPr>
        <w:t>Get</w:t>
      </w:r>
      <w:r w:rsidRPr="000615A5">
        <w:t xml:space="preserve"> may involve values in multiple fields.  Each field definition restricts the returned information.</w:t>
      </w:r>
    </w:p>
    <w:p w14:paraId="53ED6BFA" w14:textId="77777777" w:rsidR="001F137E" w:rsidRPr="000615A5" w:rsidRDefault="001F137E" w:rsidP="00833722">
      <w:pPr>
        <w:pStyle w:val="Heading3"/>
      </w:pPr>
      <w:bookmarkStart w:id="2552" w:name="_Toc507944908"/>
      <w:r w:rsidRPr="000615A5">
        <w:t>Operations capability verb actions</w:t>
      </w:r>
      <w:bookmarkEnd w:id="2552"/>
    </w:p>
    <w:p w14:paraId="5654392D" w14:textId="77016326" w:rsidR="001F137E" w:rsidRPr="000615A5" w:rsidRDefault="001F137E" w:rsidP="002A2036">
      <w:pPr>
        <w:pStyle w:val="PARAGRAPH"/>
      </w:pPr>
      <w:r w:rsidRPr="000615A5">
        <w:t xml:space="preserve">The actions performed on an </w:t>
      </w:r>
      <w:r w:rsidRPr="00041278">
        <w:rPr>
          <w:i/>
        </w:rPr>
        <w:t>operations capability</w:t>
      </w:r>
      <w:r w:rsidRPr="000615A5">
        <w:t xml:space="preserve"> </w:t>
      </w:r>
      <w:r w:rsidR="00751BC9">
        <w:t>noun are defined in</w:t>
      </w:r>
      <w:r w:rsidRPr="000615A5">
        <w:t xml:space="preserve"> </w:t>
      </w:r>
      <w:r w:rsidRPr="000615A5">
        <w:fldChar w:fldCharType="begin"/>
      </w:r>
      <w:r w:rsidRPr="000615A5">
        <w:instrText xml:space="preserve"> REF _Ref119983966 </w:instrText>
      </w:r>
      <w:r w:rsidRPr="000615A5">
        <w:fldChar w:fldCharType="separate"/>
      </w:r>
      <w:r w:rsidR="00036893" w:rsidRPr="000615A5">
        <w:t xml:space="preserve">Table </w:t>
      </w:r>
      <w:r w:rsidR="00036893">
        <w:rPr>
          <w:noProof/>
        </w:rPr>
        <w:t>28</w:t>
      </w:r>
      <w:r w:rsidRPr="000615A5">
        <w:fldChar w:fldCharType="end"/>
      </w:r>
      <w:r w:rsidRPr="000615A5">
        <w:t>.</w:t>
      </w:r>
    </w:p>
    <w:p w14:paraId="7822531A" w14:textId="0B45A0D8" w:rsidR="001F137E" w:rsidRPr="000615A5" w:rsidRDefault="001F137E" w:rsidP="00833722">
      <w:pPr>
        <w:pStyle w:val="TABLE-title"/>
      </w:pPr>
      <w:bookmarkStart w:id="2553" w:name="_Ref119983966"/>
      <w:bookmarkStart w:id="2554" w:name="_Toc111971596"/>
      <w:bookmarkStart w:id="2555" w:name="_Toc111991849"/>
      <w:bookmarkStart w:id="2556" w:name="_Toc112730176"/>
      <w:bookmarkStart w:id="2557" w:name="_Toc120010372"/>
      <w:bookmarkStart w:id="2558" w:name="_Toc130399787"/>
      <w:bookmarkStart w:id="2559" w:name="_Toc131732218"/>
      <w:bookmarkStart w:id="2560" w:name="_Toc134537687"/>
      <w:bookmarkStart w:id="2561" w:name="_Toc483857381"/>
      <w:r w:rsidRPr="000615A5">
        <w:t xml:space="preserve">Table </w:t>
      </w:r>
      <w:r w:rsidRPr="000615A5">
        <w:fldChar w:fldCharType="begin"/>
      </w:r>
      <w:r w:rsidRPr="000615A5">
        <w:instrText xml:space="preserve"> SEQ Table \* ARABIC </w:instrText>
      </w:r>
      <w:r w:rsidRPr="000615A5">
        <w:fldChar w:fldCharType="separate"/>
      </w:r>
      <w:r w:rsidR="00036893">
        <w:rPr>
          <w:noProof/>
        </w:rPr>
        <w:t>28</w:t>
      </w:r>
      <w:r w:rsidRPr="000615A5">
        <w:fldChar w:fldCharType="end"/>
      </w:r>
      <w:bookmarkEnd w:id="2553"/>
      <w:r w:rsidRPr="000615A5">
        <w:t xml:space="preserve"> </w:t>
      </w:r>
      <w:r w:rsidR="00967BAE">
        <w:t>–</w:t>
      </w:r>
      <w:r w:rsidRPr="000615A5">
        <w:t xml:space="preserve"> Operations</w:t>
      </w:r>
      <w:r w:rsidR="00967BAE">
        <w:t xml:space="preserve"> </w:t>
      </w:r>
      <w:r w:rsidRPr="000615A5">
        <w:t>capability</w:t>
      </w:r>
      <w:bookmarkEnd w:id="2554"/>
      <w:bookmarkEnd w:id="2555"/>
      <w:bookmarkEnd w:id="2556"/>
      <w:bookmarkEnd w:id="2557"/>
      <w:r w:rsidRPr="000615A5">
        <w:t xml:space="preserve"> verb actions</w:t>
      </w:r>
      <w:bookmarkEnd w:id="2558"/>
      <w:bookmarkEnd w:id="2559"/>
      <w:bookmarkEnd w:id="2560"/>
      <w:bookmarkEnd w:id="25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7584"/>
      </w:tblGrid>
      <w:tr w:rsidR="00041278" w:rsidRPr="00041278" w14:paraId="5E45DD6D" w14:textId="77777777" w:rsidTr="00041278">
        <w:trPr>
          <w:tblHeader/>
        </w:trPr>
        <w:tc>
          <w:tcPr>
            <w:tcW w:w="1377" w:type="dxa"/>
            <w:shd w:val="clear" w:color="auto" w:fill="auto"/>
          </w:tcPr>
          <w:p w14:paraId="57DB11E4" w14:textId="77777777" w:rsidR="001F137E" w:rsidRPr="00041278" w:rsidRDefault="001F137E" w:rsidP="002A2036">
            <w:pPr>
              <w:pStyle w:val="TABLE-col-heading"/>
            </w:pPr>
            <w:r w:rsidRPr="00041278">
              <w:t>Operations Capability ID</w:t>
            </w:r>
          </w:p>
        </w:tc>
        <w:tc>
          <w:tcPr>
            <w:tcW w:w="7801" w:type="dxa"/>
            <w:shd w:val="clear" w:color="auto" w:fill="auto"/>
            <w:vAlign w:val="center"/>
          </w:tcPr>
          <w:p w14:paraId="0A4A4501" w14:textId="6B9AF994" w:rsidR="001F137E" w:rsidRPr="00041278" w:rsidRDefault="00751BC9" w:rsidP="002A2036">
            <w:pPr>
              <w:pStyle w:val="TABLE-col-heading"/>
            </w:pPr>
            <w:r>
              <w:t>Verb action on noun</w:t>
            </w:r>
          </w:p>
        </w:tc>
      </w:tr>
      <w:tr w:rsidR="00041278" w:rsidRPr="00041278" w14:paraId="4AA190E4" w14:textId="77777777" w:rsidTr="00041278">
        <w:tc>
          <w:tcPr>
            <w:tcW w:w="1377" w:type="dxa"/>
            <w:shd w:val="clear" w:color="auto" w:fill="auto"/>
          </w:tcPr>
          <w:p w14:paraId="394C82ED" w14:textId="77777777" w:rsidR="001F137E" w:rsidRPr="00041278" w:rsidRDefault="001F137E" w:rsidP="002A2036">
            <w:pPr>
              <w:pStyle w:val="TABLE-cell"/>
            </w:pPr>
            <w:r w:rsidRPr="00041278">
              <w:t>IDs specified</w:t>
            </w:r>
          </w:p>
        </w:tc>
        <w:tc>
          <w:tcPr>
            <w:tcW w:w="7801" w:type="dxa"/>
            <w:shd w:val="clear" w:color="auto" w:fill="auto"/>
          </w:tcPr>
          <w:p w14:paraId="4747A041" w14:textId="77777777" w:rsidR="001F137E" w:rsidRPr="00041278" w:rsidRDefault="001F137E" w:rsidP="002A2036">
            <w:pPr>
              <w:pStyle w:val="TABLE-cell"/>
            </w:pPr>
            <w:r w:rsidRPr="00041278">
              <w:t xml:space="preserve">GET: Shall define a request that the receiver is to return, in a SHOW message, all attributes and contained elements of the </w:t>
            </w:r>
            <w:r w:rsidRPr="00041278">
              <w:rPr>
                <w:i/>
              </w:rPr>
              <w:t>Operations Capabilities</w:t>
            </w:r>
            <w:r w:rsidRPr="00041278">
              <w:t xml:space="preserve"> that matches the IDs.</w:t>
            </w:r>
          </w:p>
          <w:p w14:paraId="21DBB582" w14:textId="77777777" w:rsidR="001F137E" w:rsidRPr="00041278" w:rsidRDefault="001F137E" w:rsidP="002A2036">
            <w:pPr>
              <w:pStyle w:val="TABLE-cell"/>
            </w:pPr>
            <w:r w:rsidRPr="00041278">
              <w:t xml:space="preserve">PROCESS: Shall define a request that the receiver is to add new </w:t>
            </w:r>
            <w:r w:rsidRPr="00041278">
              <w:rPr>
                <w:i/>
              </w:rPr>
              <w:t>Operations Capabilities</w:t>
            </w:r>
            <w:r w:rsidRPr="00041278">
              <w:t>.  Any assigned IDs are returned in the ACKNOWLEDGE message.</w:t>
            </w:r>
          </w:p>
          <w:p w14:paraId="04CEF22E" w14:textId="77777777" w:rsidR="001F137E" w:rsidRPr="00041278" w:rsidRDefault="001F137E" w:rsidP="002A2036">
            <w:pPr>
              <w:pStyle w:val="TABLE-cell"/>
            </w:pPr>
            <w:r w:rsidRPr="00041278">
              <w:t xml:space="preserve">CHANGE: Shall define a request that the receiver is to change specified attributes and contained elements of the </w:t>
            </w:r>
            <w:r w:rsidRPr="00041278">
              <w:rPr>
                <w:i/>
              </w:rPr>
              <w:t>Operations Capabilities</w:t>
            </w:r>
            <w:r w:rsidRPr="00041278">
              <w:t>.  A RESPOND message may be used to communicate agreement, disagreement, or changes made to the CHANGE message data.</w:t>
            </w:r>
          </w:p>
          <w:p w14:paraId="122D79CC" w14:textId="77777777" w:rsidR="001F137E" w:rsidRPr="00041278" w:rsidRDefault="001F137E" w:rsidP="00967BAE">
            <w:pPr>
              <w:pStyle w:val="Note-Example"/>
            </w:pPr>
            <w:r w:rsidRPr="00041278">
              <w:t>Example 1</w:t>
            </w:r>
            <w:r w:rsidRPr="00041278">
              <w:tab/>
              <w:t xml:space="preserve">A CHANGE may define an updated </w:t>
            </w:r>
            <w:r w:rsidRPr="00041278">
              <w:rPr>
                <w:i/>
              </w:rPr>
              <w:t xml:space="preserve">Operations Capability </w:t>
            </w:r>
            <w:r w:rsidRPr="00041278">
              <w:t xml:space="preserve">due to line slowdown or personnel unavailability.  </w:t>
            </w:r>
          </w:p>
          <w:p w14:paraId="75A64B97" w14:textId="77777777" w:rsidR="001F137E" w:rsidRPr="00041278" w:rsidRDefault="001F137E" w:rsidP="002A2036">
            <w:pPr>
              <w:pStyle w:val="TABLE-cell"/>
            </w:pPr>
            <w:r w:rsidRPr="00041278">
              <w:t xml:space="preserve">CANCEL: Shall define a request that the receiver is to cancel the specified attributes and contained elements of the </w:t>
            </w:r>
            <w:r w:rsidRPr="00041278">
              <w:rPr>
                <w:i/>
              </w:rPr>
              <w:t>Operations Capabilities</w:t>
            </w:r>
            <w:r w:rsidRPr="00041278">
              <w:t xml:space="preserve">. If contained elements IDs are specified, then only the specified contained elements for the specified </w:t>
            </w:r>
            <w:r w:rsidRPr="00041278">
              <w:rPr>
                <w:i/>
              </w:rPr>
              <w:t>Operations Capability</w:t>
            </w:r>
            <w:r w:rsidRPr="00041278">
              <w:t xml:space="preserve"> are to be cancelled, not the </w:t>
            </w:r>
            <w:r w:rsidRPr="00041278">
              <w:rPr>
                <w:i/>
              </w:rPr>
              <w:t>Operations Capability</w:t>
            </w:r>
            <w:r w:rsidRPr="00041278">
              <w:t>.</w:t>
            </w:r>
          </w:p>
          <w:p w14:paraId="07AEE0D0" w14:textId="77777777" w:rsidR="001F137E" w:rsidRPr="00041278" w:rsidRDefault="001F137E" w:rsidP="00967BAE">
            <w:pPr>
              <w:pStyle w:val="Note-Example"/>
            </w:pPr>
            <w:r w:rsidRPr="00041278">
              <w:t>Example 2</w:t>
            </w:r>
            <w:r w:rsidRPr="00041278">
              <w:tab/>
              <w:t>A CANCEL may define a removed process capability due to line shutdown or personnel reassignment.</w:t>
            </w:r>
          </w:p>
          <w:p w14:paraId="5AF32FE7" w14:textId="77777777" w:rsidR="001F137E" w:rsidRPr="00041278" w:rsidRDefault="001F137E" w:rsidP="002A2036">
            <w:pPr>
              <w:pStyle w:val="TABLE-cell"/>
            </w:pPr>
            <w:r w:rsidRPr="00041278">
              <w:t xml:space="preserve">SYNC ADD: Shall define a request that the receiver is to define the specified attributes and contained elements of </w:t>
            </w:r>
            <w:r w:rsidRPr="00041278">
              <w:rPr>
                <w:i/>
              </w:rPr>
              <w:t>Operations Capabilities</w:t>
            </w:r>
            <w:r w:rsidRPr="00041278">
              <w:t xml:space="preserve">. </w:t>
            </w:r>
          </w:p>
          <w:p w14:paraId="3E818E6E" w14:textId="77777777" w:rsidR="001F137E" w:rsidRPr="00041278" w:rsidRDefault="001F137E" w:rsidP="00967BAE">
            <w:pPr>
              <w:pStyle w:val="Note-Example"/>
            </w:pPr>
            <w:r w:rsidRPr="00041278">
              <w:t>Example 3</w:t>
            </w:r>
            <w:r w:rsidRPr="00041278">
              <w:tab/>
              <w:t>A SYNC ADD sent every day may define Operations Capability</w:t>
            </w:r>
            <w:r w:rsidRPr="00041278">
              <w:rPr>
                <w:rStyle w:val="Note-ExampleChar"/>
              </w:rPr>
              <w:t xml:space="preserve"> </w:t>
            </w:r>
            <w:r w:rsidRPr="00041278">
              <w:t xml:space="preserve">for the next day. </w:t>
            </w:r>
          </w:p>
          <w:p w14:paraId="0B41DFD1" w14:textId="77777777" w:rsidR="001F137E" w:rsidRPr="00041278" w:rsidRDefault="001F137E" w:rsidP="002A2036">
            <w:pPr>
              <w:pStyle w:val="TABLE-cell"/>
            </w:pPr>
            <w:r w:rsidRPr="00041278">
              <w:t xml:space="preserve">SYNC CHANGE: Shall define a request that the receiver is to change the specified attributes and contained elements of </w:t>
            </w:r>
            <w:r w:rsidRPr="00041278">
              <w:rPr>
                <w:i/>
              </w:rPr>
              <w:t>Operations Capabilities</w:t>
            </w:r>
            <w:r w:rsidRPr="00041278">
              <w:t xml:space="preserve">. </w:t>
            </w:r>
          </w:p>
          <w:p w14:paraId="7933FDD5" w14:textId="77777777" w:rsidR="001F137E" w:rsidRPr="00041278" w:rsidRDefault="001F137E" w:rsidP="00967BAE">
            <w:pPr>
              <w:pStyle w:val="Note-Example"/>
            </w:pPr>
            <w:r w:rsidRPr="00041278">
              <w:t>Example 4</w:t>
            </w:r>
            <w:r w:rsidRPr="00041278">
              <w:tab/>
              <w:t xml:space="preserve">A SYNC CHANGE may define a new </w:t>
            </w:r>
            <w:r w:rsidRPr="00041278">
              <w:rPr>
                <w:i/>
              </w:rPr>
              <w:t xml:space="preserve">Operations Capability </w:t>
            </w:r>
            <w:r w:rsidRPr="00041278">
              <w:t xml:space="preserve">due to line slowdown or personnel unavailability.  </w:t>
            </w:r>
          </w:p>
          <w:p w14:paraId="5A9DDB53" w14:textId="77777777" w:rsidR="001F137E" w:rsidRPr="00041278" w:rsidRDefault="001F137E" w:rsidP="002A2036">
            <w:pPr>
              <w:pStyle w:val="TABLE-cell"/>
            </w:pPr>
            <w:r w:rsidRPr="00041278">
              <w:t xml:space="preserve">SYNC DELETE: Shall define a request that the receiver is to delete the specified attributes and contained elements of </w:t>
            </w:r>
            <w:r w:rsidRPr="00041278">
              <w:rPr>
                <w:i/>
              </w:rPr>
              <w:t>Operations Capabilities</w:t>
            </w:r>
            <w:r w:rsidRPr="00041278">
              <w:t xml:space="preserve">. </w:t>
            </w:r>
          </w:p>
          <w:p w14:paraId="18BEB1E6" w14:textId="453CEB6F" w:rsidR="00833722" w:rsidRDefault="001F137E" w:rsidP="00833722">
            <w:pPr>
              <w:pStyle w:val="TABLE-cell"/>
              <w:rPr>
                <w:ins w:id="2562" w:author="Dennis Brandl" w:date="2018-03-03T06:59:00Z"/>
              </w:rPr>
            </w:pPr>
            <w:r w:rsidRPr="00041278">
              <w:t>Example 5</w:t>
            </w:r>
            <w:r w:rsidRPr="00041278">
              <w:tab/>
              <w:t>A SYNC DELETE may define a removed process capability due to line shutdown or personnel reassignment.</w:t>
            </w:r>
            <w:ins w:id="2563" w:author="Dennis Brandl" w:date="2018-03-03T06:59:00Z">
              <w:r w:rsidR="00833722">
                <w:t xml:space="preserve"> </w:t>
              </w:r>
            </w:ins>
          </w:p>
          <w:p w14:paraId="74F3DE3C" w14:textId="749D8738" w:rsidR="001F137E" w:rsidRPr="00041278" w:rsidRDefault="00833722" w:rsidP="00833722">
            <w:pPr>
              <w:pStyle w:val="Note-Example"/>
            </w:pPr>
            <w:ins w:id="2564" w:author="Dennis Brandl" w:date="2018-03-03T06:59:00Z">
              <w:r>
                <w:t xml:space="preserve">NOTIFY: Shall define the creation of a new </w:t>
              </w:r>
              <w:r>
                <w:rPr>
                  <w:i/>
                </w:rPr>
                <w:t>Operations Capability</w:t>
              </w:r>
              <w:r>
                <w:t>.</w:t>
              </w:r>
            </w:ins>
          </w:p>
        </w:tc>
      </w:tr>
      <w:tr w:rsidR="00041278" w:rsidRPr="00041278" w14:paraId="6FC70BA5" w14:textId="77777777" w:rsidTr="00041278">
        <w:tc>
          <w:tcPr>
            <w:tcW w:w="1377" w:type="dxa"/>
            <w:shd w:val="clear" w:color="auto" w:fill="auto"/>
          </w:tcPr>
          <w:p w14:paraId="334066A7" w14:textId="77777777" w:rsidR="001F137E" w:rsidRPr="00041278" w:rsidRDefault="001F137E" w:rsidP="002A2036">
            <w:pPr>
              <w:pStyle w:val="TABLE-cell"/>
            </w:pPr>
            <w:r w:rsidRPr="00041278">
              <w:t>&lt;not specified&gt;</w:t>
            </w:r>
          </w:p>
        </w:tc>
        <w:tc>
          <w:tcPr>
            <w:tcW w:w="7801" w:type="dxa"/>
            <w:shd w:val="clear" w:color="auto" w:fill="auto"/>
          </w:tcPr>
          <w:p w14:paraId="48AED6C1" w14:textId="4BD5631A" w:rsidR="001F137E" w:rsidRPr="00041278" w:rsidRDefault="001F137E" w:rsidP="002A2036">
            <w:pPr>
              <w:pStyle w:val="TABLE-cell"/>
            </w:pPr>
            <w:r w:rsidRPr="00041278">
              <w:t xml:space="preserve">GET: Shall define a request that the receiver is to return, in a SHOW message, all attributes and contained elements of a </w:t>
            </w:r>
            <w:r w:rsidRPr="00041278">
              <w:rPr>
                <w:i/>
              </w:rPr>
              <w:t xml:space="preserve">Operations Capabilities </w:t>
            </w:r>
            <w:r w:rsidRPr="00041278">
              <w:t xml:space="preserve">identified by the information specified in the GET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w:t>
            </w:r>
          </w:p>
          <w:p w14:paraId="76718BE4" w14:textId="77777777" w:rsidR="001F137E" w:rsidRPr="00041278" w:rsidRDefault="001F137E" w:rsidP="002A2036">
            <w:pPr>
              <w:pStyle w:val="TABLE-cell"/>
            </w:pPr>
            <w:r w:rsidRPr="00041278">
              <w:t xml:space="preserve">PROCESS: Shall define a request that the receiver is to add new </w:t>
            </w:r>
            <w:r w:rsidRPr="00041278">
              <w:rPr>
                <w:i/>
              </w:rPr>
              <w:t>Operations Capabilities</w:t>
            </w:r>
            <w:r w:rsidRPr="00041278">
              <w:t>.  Any assigned IDs are returned in the ACKNOWLEDGE message.</w:t>
            </w:r>
          </w:p>
          <w:p w14:paraId="7D10AB9A" w14:textId="60900484" w:rsidR="001F137E" w:rsidRPr="00041278" w:rsidRDefault="001F137E" w:rsidP="002A2036">
            <w:pPr>
              <w:pStyle w:val="TABLE-cell"/>
            </w:pPr>
            <w:r w:rsidRPr="00041278">
              <w:t xml:space="preserve">CHANGE: Shall define a request that the receiver is to change specified attributes and contained elements of the </w:t>
            </w:r>
            <w:r w:rsidRPr="00041278">
              <w:rPr>
                <w:i/>
              </w:rPr>
              <w:t>Operations Capabilities</w:t>
            </w:r>
            <w:r w:rsidRPr="00041278">
              <w:t xml:space="preserve"> identified by the information specified in the CHANGE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A RESPOND message may be used to communicate agreement, disagreement, or changes made to the CHANGE message data. </w:t>
            </w:r>
          </w:p>
          <w:p w14:paraId="039423DE" w14:textId="6DF2DE6A" w:rsidR="001F137E" w:rsidRPr="00041278" w:rsidRDefault="001F137E" w:rsidP="002A2036">
            <w:pPr>
              <w:pStyle w:val="TABLE-cell"/>
            </w:pPr>
            <w:r w:rsidRPr="00041278">
              <w:t xml:space="preserve">CANCEL: Shall define a request that the receiver is to cancel the specified attributes and contained elements of the </w:t>
            </w:r>
            <w:r w:rsidRPr="00041278">
              <w:rPr>
                <w:i/>
              </w:rPr>
              <w:t>Operations Capabilities</w:t>
            </w:r>
            <w:r w:rsidRPr="00041278">
              <w:t xml:space="preserve"> identified by the information specified in the CANCEL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If contained elements IDs are specified, then only the specified contained elements for the specified </w:t>
            </w:r>
            <w:r w:rsidRPr="00041278">
              <w:rPr>
                <w:i/>
              </w:rPr>
              <w:t>Operations Capability</w:t>
            </w:r>
            <w:r w:rsidRPr="00041278">
              <w:t xml:space="preserve"> are to be cancelled, not the </w:t>
            </w:r>
            <w:r w:rsidRPr="00041278">
              <w:rPr>
                <w:i/>
              </w:rPr>
              <w:t>Operations Capability</w:t>
            </w:r>
            <w:r w:rsidRPr="00041278">
              <w:t xml:space="preserve">. </w:t>
            </w:r>
          </w:p>
          <w:p w14:paraId="6530A4EF" w14:textId="01B740A5" w:rsidR="001F137E" w:rsidRPr="00041278" w:rsidRDefault="001F137E" w:rsidP="002A2036">
            <w:pPr>
              <w:pStyle w:val="TABLE-cell"/>
            </w:pPr>
            <w:r w:rsidRPr="00041278">
              <w:t xml:space="preserve">SYNC ADD: Shall define a request that the receiver is to define the specified attributes and contained elements of </w:t>
            </w:r>
            <w:r w:rsidRPr="00041278">
              <w:rPr>
                <w:i/>
              </w:rPr>
              <w:t>Operations Capabilities</w:t>
            </w:r>
            <w:r w:rsidRPr="00041278">
              <w:t xml:space="preserve"> identified by the information specified in the SYNC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w:t>
            </w:r>
          </w:p>
          <w:p w14:paraId="163441E3" w14:textId="67F39FD4" w:rsidR="001F137E" w:rsidRPr="00041278" w:rsidRDefault="001F137E" w:rsidP="002A2036">
            <w:pPr>
              <w:pStyle w:val="TABLE-cell"/>
            </w:pPr>
            <w:r w:rsidRPr="00041278">
              <w:lastRenderedPageBreak/>
              <w:t xml:space="preserve">SYNC CHANGE: Shall define a request that the receiver is to delete the specified attributes and contained elements of </w:t>
            </w:r>
            <w:r w:rsidRPr="00041278">
              <w:rPr>
                <w:i/>
              </w:rPr>
              <w:t>Operations Capabilities</w:t>
            </w:r>
            <w:r w:rsidRPr="00041278">
              <w:t xml:space="preserve"> identified by the information specified in the SYNC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 </w:t>
            </w:r>
          </w:p>
          <w:p w14:paraId="5A8687B1" w14:textId="77777777" w:rsidR="001F137E" w:rsidRDefault="001F137E" w:rsidP="002A2036">
            <w:pPr>
              <w:pStyle w:val="TABLE-cell"/>
              <w:rPr>
                <w:ins w:id="2565" w:author="Dennis Brandl" w:date="2018-03-03T06:59:00Z"/>
              </w:rPr>
            </w:pPr>
            <w:r w:rsidRPr="00041278">
              <w:t xml:space="preserve">SYNC DELETE: Shall define a request that the receiver is to delete the specified attributes and contained elements of </w:t>
            </w:r>
            <w:r w:rsidRPr="00041278">
              <w:rPr>
                <w:i/>
              </w:rPr>
              <w:t>Operations Capabilities</w:t>
            </w:r>
            <w:r w:rsidRPr="00041278">
              <w:t xml:space="preserve"> identified by the information specified in the SYNC message. See </w:t>
            </w:r>
            <w:r w:rsidRPr="00041278">
              <w:fldChar w:fldCharType="begin"/>
            </w:r>
            <w:r w:rsidRPr="00041278">
              <w:instrText xml:space="preserve"> REF _Ref111522758 </w:instrText>
            </w:r>
            <w:r w:rsidR="002A2036" w:rsidRPr="00041278">
              <w:instrText xml:space="preserve"> \* MERGEFORMAT </w:instrText>
            </w:r>
            <w:r w:rsidRPr="00041278">
              <w:fldChar w:fldCharType="separate"/>
            </w:r>
            <w:r w:rsidR="00036893" w:rsidRPr="000615A5">
              <w:t xml:space="preserve">Table </w:t>
            </w:r>
            <w:r w:rsidR="00036893">
              <w:t>29</w:t>
            </w:r>
            <w:r w:rsidRPr="00041278">
              <w:fldChar w:fldCharType="end"/>
            </w:r>
            <w:r w:rsidRPr="00041278">
              <w:t xml:space="preserve"> for details.</w:t>
            </w:r>
          </w:p>
          <w:p w14:paraId="6DD06BDE" w14:textId="761082E4" w:rsidR="00833722" w:rsidRPr="00041278" w:rsidRDefault="00833722" w:rsidP="002A2036">
            <w:pPr>
              <w:pStyle w:val="TABLE-cell"/>
            </w:pPr>
            <w:ins w:id="2566" w:author="Dennis Brandl" w:date="2018-03-03T06:59:00Z">
              <w:r>
                <w:t>NOTIFY: Error.</w:t>
              </w:r>
            </w:ins>
          </w:p>
        </w:tc>
      </w:tr>
      <w:tr w:rsidR="00041278" w:rsidRPr="00041278" w14:paraId="09EA8599" w14:textId="77777777" w:rsidTr="00041278">
        <w:tc>
          <w:tcPr>
            <w:tcW w:w="1377" w:type="dxa"/>
            <w:shd w:val="clear" w:color="auto" w:fill="auto"/>
          </w:tcPr>
          <w:p w14:paraId="4216BDA4" w14:textId="77777777" w:rsidR="001F137E" w:rsidRPr="00041278" w:rsidRDefault="001F137E" w:rsidP="002A2036">
            <w:pPr>
              <w:pStyle w:val="TABLE-cell"/>
            </w:pPr>
            <w:r w:rsidRPr="00041278">
              <w:t>Wildcard specified</w:t>
            </w:r>
          </w:p>
        </w:tc>
        <w:tc>
          <w:tcPr>
            <w:tcW w:w="7801" w:type="dxa"/>
            <w:shd w:val="clear" w:color="auto" w:fill="auto"/>
          </w:tcPr>
          <w:p w14:paraId="7D760A6D" w14:textId="77777777" w:rsidR="001F137E" w:rsidRPr="00041278" w:rsidRDefault="001F137E" w:rsidP="002A2036">
            <w:pPr>
              <w:pStyle w:val="TABLE-cell"/>
            </w:pPr>
            <w:r w:rsidRPr="00041278">
              <w:t xml:space="preserve">GET: Shall define a request that the receiver is to return, in a SHOW message, all attributes and contained elements of all </w:t>
            </w:r>
            <w:r w:rsidRPr="00041278">
              <w:rPr>
                <w:i/>
              </w:rPr>
              <w:t xml:space="preserve">Operations Capabilities </w:t>
            </w:r>
            <w:r w:rsidRPr="00041278">
              <w:t>that match the wildcard.</w:t>
            </w:r>
          </w:p>
          <w:p w14:paraId="347AED3C" w14:textId="77777777" w:rsidR="001F137E" w:rsidRPr="00041278" w:rsidRDefault="001F137E" w:rsidP="002A2036">
            <w:pPr>
              <w:pStyle w:val="TABLE-cell"/>
            </w:pPr>
            <w:r w:rsidRPr="00041278">
              <w:t>PROCESS: Error</w:t>
            </w:r>
          </w:p>
          <w:p w14:paraId="6AEBF787" w14:textId="77777777" w:rsidR="001F137E" w:rsidRPr="00041278" w:rsidRDefault="001F137E" w:rsidP="002A2036">
            <w:pPr>
              <w:pStyle w:val="TABLE-cell"/>
            </w:pPr>
            <w:r w:rsidRPr="00041278">
              <w:t xml:space="preserve">CHANGE: Shall define a request that the receiver is to change specified attributes and contained elements of the </w:t>
            </w:r>
            <w:r w:rsidRPr="00041278">
              <w:rPr>
                <w:i/>
              </w:rPr>
              <w:t>Operations Capabilities</w:t>
            </w:r>
            <w:r w:rsidRPr="00041278">
              <w:t xml:space="preserve"> that match the wildcard.  A RESPOND message may be used to communicate agreement, disagreement, or changes made to the CHANGE message data. </w:t>
            </w:r>
          </w:p>
          <w:p w14:paraId="7983E2FC" w14:textId="77777777" w:rsidR="001F137E" w:rsidRPr="00041278" w:rsidRDefault="001F137E" w:rsidP="002A2036">
            <w:pPr>
              <w:pStyle w:val="TABLE-cell"/>
            </w:pPr>
            <w:r w:rsidRPr="00041278">
              <w:t xml:space="preserve">CANCEL: Shall define a request that the receiver is to cancel the specified attributes and contained elements of the </w:t>
            </w:r>
            <w:r w:rsidRPr="00041278">
              <w:rPr>
                <w:i/>
              </w:rPr>
              <w:t>Operations Capabilities</w:t>
            </w:r>
            <w:r w:rsidRPr="00041278">
              <w:t xml:space="preserve"> that match the wildcard.  If contained elements IDs are specified, then only the specified contained elements for the specified </w:t>
            </w:r>
            <w:r w:rsidRPr="00041278">
              <w:rPr>
                <w:i/>
              </w:rPr>
              <w:t>Operations Capability</w:t>
            </w:r>
            <w:r w:rsidRPr="00041278">
              <w:t xml:space="preserve"> are to be cancelled, not the </w:t>
            </w:r>
            <w:r w:rsidRPr="00041278">
              <w:rPr>
                <w:i/>
              </w:rPr>
              <w:t>Operations Capability</w:t>
            </w:r>
            <w:r w:rsidRPr="00041278">
              <w:t xml:space="preserve">. </w:t>
            </w:r>
          </w:p>
          <w:p w14:paraId="53A7E1F2" w14:textId="77777777" w:rsidR="001F137E" w:rsidRPr="00041278" w:rsidRDefault="001F137E" w:rsidP="002A2036">
            <w:pPr>
              <w:pStyle w:val="TABLE-cell"/>
            </w:pPr>
            <w:r w:rsidRPr="00041278">
              <w:t xml:space="preserve">SYNC ADD: Error.   </w:t>
            </w:r>
          </w:p>
          <w:p w14:paraId="6A93D941" w14:textId="77777777" w:rsidR="001F137E" w:rsidRPr="00041278" w:rsidRDefault="001F137E" w:rsidP="002A2036">
            <w:pPr>
              <w:pStyle w:val="TABLE-cell"/>
            </w:pPr>
            <w:r w:rsidRPr="00041278">
              <w:t xml:space="preserve">SYNC CHANGE: Shall define a request that the receiver is to delete the specified attributes and contained elements of </w:t>
            </w:r>
            <w:r w:rsidRPr="00041278">
              <w:rPr>
                <w:i/>
              </w:rPr>
              <w:t>Operations Capabilities</w:t>
            </w:r>
            <w:r w:rsidRPr="00041278">
              <w:t xml:space="preserve"> that match the wildcard. </w:t>
            </w:r>
          </w:p>
          <w:p w14:paraId="727A4CC0" w14:textId="77777777" w:rsidR="001F137E" w:rsidRDefault="001F137E" w:rsidP="002A2036">
            <w:pPr>
              <w:pStyle w:val="TABLE-cell"/>
              <w:rPr>
                <w:ins w:id="2567" w:author="Dennis Brandl" w:date="2018-03-03T06:59:00Z"/>
              </w:rPr>
            </w:pPr>
            <w:r w:rsidRPr="00041278">
              <w:t xml:space="preserve">SYNC DELETE: Shall define a request that the receiver is to delete the specified attributes and contained elements of </w:t>
            </w:r>
            <w:r w:rsidRPr="00041278">
              <w:rPr>
                <w:i/>
              </w:rPr>
              <w:t>Operations Capabilities</w:t>
            </w:r>
            <w:r w:rsidRPr="00041278">
              <w:t xml:space="preserve"> that match the wildcard.</w:t>
            </w:r>
          </w:p>
          <w:p w14:paraId="4502725F" w14:textId="58DF5F8E" w:rsidR="00833722" w:rsidRPr="00041278" w:rsidRDefault="00833722" w:rsidP="002A2036">
            <w:pPr>
              <w:pStyle w:val="TABLE-cell"/>
            </w:pPr>
            <w:ins w:id="2568" w:author="Dennis Brandl" w:date="2018-03-03T06:59:00Z">
              <w:r>
                <w:t>NOTIFY: Error.</w:t>
              </w:r>
            </w:ins>
          </w:p>
        </w:tc>
      </w:tr>
    </w:tbl>
    <w:p w14:paraId="6C1CB9E2" w14:textId="77777777" w:rsidR="001F137E" w:rsidRPr="000615A5" w:rsidRDefault="001F137E" w:rsidP="00833722">
      <w:pPr>
        <w:pStyle w:val="NOTE"/>
      </w:pPr>
    </w:p>
    <w:p w14:paraId="2513FB8E" w14:textId="07FD4558" w:rsidR="001F137E" w:rsidRPr="000615A5" w:rsidRDefault="001F137E" w:rsidP="00833722">
      <w:pPr>
        <w:pStyle w:val="TABLE-title"/>
      </w:pPr>
      <w:bookmarkStart w:id="2569" w:name="_Ref111522758"/>
      <w:bookmarkStart w:id="2570" w:name="_Toc61597328"/>
      <w:bookmarkStart w:id="2571" w:name="_Toc66633555"/>
      <w:bookmarkStart w:id="2572" w:name="_Toc93913245"/>
      <w:bookmarkStart w:id="2573" w:name="_Toc94085667"/>
      <w:bookmarkStart w:id="2574" w:name="_Toc99938149"/>
      <w:bookmarkStart w:id="2575" w:name="_Toc104708489"/>
      <w:bookmarkStart w:id="2576" w:name="_Toc111971597"/>
      <w:bookmarkStart w:id="2577" w:name="_Toc111991850"/>
      <w:bookmarkStart w:id="2578" w:name="_Toc112730177"/>
      <w:bookmarkStart w:id="2579" w:name="_Toc120010373"/>
      <w:bookmarkStart w:id="2580" w:name="_Toc130399788"/>
      <w:bookmarkStart w:id="2581" w:name="_Toc131732219"/>
      <w:bookmarkStart w:id="2582" w:name="_Toc134537688"/>
      <w:bookmarkStart w:id="2583" w:name="_Toc483857382"/>
      <w:r w:rsidRPr="000615A5">
        <w:t xml:space="preserve">Table </w:t>
      </w:r>
      <w:r w:rsidRPr="000615A5">
        <w:fldChar w:fldCharType="begin"/>
      </w:r>
      <w:r w:rsidRPr="000615A5">
        <w:instrText xml:space="preserve"> SEQ Table \* ARABIC </w:instrText>
      </w:r>
      <w:r w:rsidRPr="000615A5">
        <w:fldChar w:fldCharType="separate"/>
      </w:r>
      <w:r w:rsidR="00036893">
        <w:rPr>
          <w:noProof/>
        </w:rPr>
        <w:t>29</w:t>
      </w:r>
      <w:r w:rsidRPr="000615A5">
        <w:fldChar w:fldCharType="end"/>
      </w:r>
      <w:bookmarkEnd w:id="2569"/>
      <w:r w:rsidRPr="000615A5">
        <w:t xml:space="preserve"> – Operations</w:t>
      </w:r>
      <w:r w:rsidR="00967BAE">
        <w:t xml:space="preserve"> </w:t>
      </w:r>
      <w:r w:rsidRPr="000615A5">
        <w:t>capability element definition</w:t>
      </w:r>
      <w:bookmarkEnd w:id="2570"/>
      <w:r w:rsidRPr="000615A5">
        <w:t>s for GET verb</w:t>
      </w:r>
      <w:bookmarkEnd w:id="2571"/>
      <w:bookmarkEnd w:id="2572"/>
      <w:bookmarkEnd w:id="2573"/>
      <w:bookmarkEnd w:id="2574"/>
      <w:bookmarkEnd w:id="2575"/>
      <w:bookmarkEnd w:id="2576"/>
      <w:bookmarkEnd w:id="2577"/>
      <w:bookmarkEnd w:id="2578"/>
      <w:bookmarkEnd w:id="2579"/>
      <w:bookmarkEnd w:id="2580"/>
      <w:bookmarkEnd w:id="2581"/>
      <w:bookmarkEnd w:id="2582"/>
      <w:bookmarkEnd w:id="25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4"/>
        <w:gridCol w:w="6278"/>
      </w:tblGrid>
      <w:tr w:rsidR="00041278" w:rsidRPr="00041278" w14:paraId="16FE0FA1" w14:textId="77777777" w:rsidTr="00041278">
        <w:trPr>
          <w:tblHeader/>
        </w:trPr>
        <w:tc>
          <w:tcPr>
            <w:tcW w:w="2727" w:type="dxa"/>
            <w:shd w:val="clear" w:color="auto" w:fill="auto"/>
          </w:tcPr>
          <w:p w14:paraId="0AA63228" w14:textId="77777777" w:rsidR="001F137E" w:rsidRPr="00041278" w:rsidRDefault="001F137E" w:rsidP="002A2036">
            <w:pPr>
              <w:pStyle w:val="TABLE-col-heading"/>
            </w:pPr>
            <w:r w:rsidRPr="00041278">
              <w:t>Operations capability Element</w:t>
            </w:r>
          </w:p>
        </w:tc>
        <w:tc>
          <w:tcPr>
            <w:tcW w:w="6453" w:type="dxa"/>
            <w:shd w:val="clear" w:color="auto" w:fill="auto"/>
          </w:tcPr>
          <w:p w14:paraId="24DEEB85" w14:textId="77777777" w:rsidR="001F137E" w:rsidRPr="00041278" w:rsidRDefault="001F137E" w:rsidP="002A2036">
            <w:pPr>
              <w:pStyle w:val="TABLE-col-heading"/>
            </w:pPr>
            <w:r w:rsidRPr="00041278">
              <w:t>Returns</w:t>
            </w:r>
          </w:p>
        </w:tc>
      </w:tr>
      <w:tr w:rsidR="00041278" w:rsidRPr="00041278" w14:paraId="7218DFB6" w14:textId="77777777" w:rsidTr="00041278">
        <w:tc>
          <w:tcPr>
            <w:tcW w:w="2727" w:type="dxa"/>
            <w:shd w:val="clear" w:color="auto" w:fill="auto"/>
          </w:tcPr>
          <w:p w14:paraId="2BAA63D0" w14:textId="77777777" w:rsidR="001F137E" w:rsidRPr="00041278" w:rsidRDefault="001F137E" w:rsidP="002A2036">
            <w:pPr>
              <w:pStyle w:val="TABLE-cell"/>
            </w:pPr>
            <w:r w:rsidRPr="00041278">
              <w:t>Start Time</w:t>
            </w:r>
          </w:p>
        </w:tc>
        <w:tc>
          <w:tcPr>
            <w:tcW w:w="6453" w:type="dxa"/>
            <w:shd w:val="clear" w:color="auto" w:fill="auto"/>
          </w:tcPr>
          <w:p w14:paraId="42C3F19D" w14:textId="77777777" w:rsidR="001F137E" w:rsidRPr="00041278" w:rsidRDefault="001F137E" w:rsidP="002A2036">
            <w:pPr>
              <w:pStyle w:val="TABLE-cell"/>
            </w:pPr>
            <w:r w:rsidRPr="00041278">
              <w:t xml:space="preserve">Specifies operations capability information for times after, and including the start time.  If not specified then the responder selects the </w:t>
            </w:r>
            <w:r w:rsidRPr="00041278">
              <w:rPr>
                <w:i/>
              </w:rPr>
              <w:t>Start Time</w:t>
            </w:r>
            <w:r w:rsidRPr="00041278">
              <w:t>.</w:t>
            </w:r>
          </w:p>
        </w:tc>
      </w:tr>
      <w:tr w:rsidR="00041278" w:rsidRPr="00041278" w14:paraId="2ACC8A86" w14:textId="77777777" w:rsidTr="00041278">
        <w:tc>
          <w:tcPr>
            <w:tcW w:w="2727" w:type="dxa"/>
            <w:shd w:val="clear" w:color="auto" w:fill="auto"/>
          </w:tcPr>
          <w:p w14:paraId="3F4B347D" w14:textId="77777777" w:rsidR="001F137E" w:rsidRPr="00041278" w:rsidRDefault="001F137E" w:rsidP="002A2036">
            <w:pPr>
              <w:pStyle w:val="TABLE-cell"/>
            </w:pPr>
            <w:r w:rsidRPr="00041278">
              <w:t>End Time</w:t>
            </w:r>
          </w:p>
        </w:tc>
        <w:tc>
          <w:tcPr>
            <w:tcW w:w="6453" w:type="dxa"/>
            <w:shd w:val="clear" w:color="auto" w:fill="auto"/>
          </w:tcPr>
          <w:p w14:paraId="4329847D" w14:textId="77777777" w:rsidR="001F137E" w:rsidRPr="00041278" w:rsidRDefault="001F137E" w:rsidP="002A2036">
            <w:pPr>
              <w:pStyle w:val="TABLE-cell"/>
            </w:pPr>
            <w:r w:rsidRPr="00041278">
              <w:t xml:space="preserve">Specifies operations capability information for times before, and including, the end time.  If not specified then the responder selects the </w:t>
            </w:r>
            <w:r w:rsidRPr="00041278">
              <w:rPr>
                <w:i/>
              </w:rPr>
              <w:t>End Time</w:t>
            </w:r>
            <w:r w:rsidRPr="00041278">
              <w:t>.</w:t>
            </w:r>
          </w:p>
        </w:tc>
      </w:tr>
      <w:tr w:rsidR="00041278" w:rsidRPr="00041278" w14:paraId="4F373D4C" w14:textId="77777777" w:rsidTr="00041278">
        <w:tc>
          <w:tcPr>
            <w:tcW w:w="2727" w:type="dxa"/>
            <w:shd w:val="clear" w:color="auto" w:fill="auto"/>
          </w:tcPr>
          <w:p w14:paraId="03EB0BBA" w14:textId="77777777" w:rsidR="001F137E" w:rsidRPr="00041278" w:rsidRDefault="001F137E" w:rsidP="002A2036">
            <w:pPr>
              <w:pStyle w:val="TABLE-cell"/>
            </w:pPr>
            <w:r w:rsidRPr="00041278">
              <w:t>Hierarchy Scope</w:t>
            </w:r>
          </w:p>
        </w:tc>
        <w:tc>
          <w:tcPr>
            <w:tcW w:w="6453" w:type="dxa"/>
            <w:shd w:val="clear" w:color="auto" w:fill="auto"/>
          </w:tcPr>
          <w:p w14:paraId="6B2D9843" w14:textId="77777777" w:rsidR="001F137E" w:rsidRPr="00041278" w:rsidRDefault="001F137E" w:rsidP="002A2036">
            <w:pPr>
              <w:pStyle w:val="TABLE-cell"/>
            </w:pPr>
            <w:r w:rsidRPr="00041278">
              <w:t xml:space="preserve">Specifies operations capability information for the specified scope in the role based equipment hierarchal. (e.g. A process cell, work center, production line, area, site, …) If not specified then the responder selects the </w:t>
            </w:r>
            <w:r w:rsidRPr="00041278">
              <w:rPr>
                <w:i/>
              </w:rPr>
              <w:t>Hierarchy Scope</w:t>
            </w:r>
            <w:r w:rsidRPr="00041278">
              <w:t xml:space="preserve">. </w:t>
            </w:r>
          </w:p>
        </w:tc>
      </w:tr>
      <w:tr w:rsidR="00041278" w:rsidRPr="00041278" w14:paraId="72379C02" w14:textId="77777777" w:rsidTr="00041278">
        <w:tc>
          <w:tcPr>
            <w:tcW w:w="2727" w:type="dxa"/>
            <w:shd w:val="clear" w:color="auto" w:fill="auto"/>
          </w:tcPr>
          <w:p w14:paraId="1537694C" w14:textId="77777777" w:rsidR="001F137E" w:rsidRPr="00041278" w:rsidRDefault="001F137E" w:rsidP="002A2036">
            <w:pPr>
              <w:pStyle w:val="TABLE-cell"/>
            </w:pPr>
            <w:r w:rsidRPr="00041278">
              <w:t>Capability Type</w:t>
            </w:r>
          </w:p>
        </w:tc>
        <w:tc>
          <w:tcPr>
            <w:tcW w:w="6453" w:type="dxa"/>
            <w:shd w:val="clear" w:color="auto" w:fill="auto"/>
          </w:tcPr>
          <w:p w14:paraId="09CF568A" w14:textId="77777777" w:rsidR="001F137E" w:rsidRPr="00041278" w:rsidRDefault="001F137E" w:rsidP="002A2036">
            <w:pPr>
              <w:pStyle w:val="TABLE-cell"/>
            </w:pPr>
            <w:r w:rsidRPr="00041278">
              <w:t xml:space="preserve">Specifies the type of operations capability information to be returned.  If not specified, then the responder selects the </w:t>
            </w:r>
            <w:r w:rsidRPr="00041278">
              <w:rPr>
                <w:i/>
              </w:rPr>
              <w:t>Capability Type</w:t>
            </w:r>
            <w:r w:rsidRPr="00041278">
              <w:t xml:space="preserve"> information returned. </w:t>
            </w:r>
          </w:p>
        </w:tc>
      </w:tr>
      <w:tr w:rsidR="00041278" w:rsidRPr="00041278" w14:paraId="453FEFA8" w14:textId="77777777" w:rsidTr="00041278">
        <w:tc>
          <w:tcPr>
            <w:tcW w:w="2727" w:type="dxa"/>
            <w:shd w:val="clear" w:color="auto" w:fill="auto"/>
          </w:tcPr>
          <w:p w14:paraId="5A68FB8D" w14:textId="77777777" w:rsidR="001F137E" w:rsidRPr="00041278" w:rsidRDefault="001F137E" w:rsidP="002A2036">
            <w:pPr>
              <w:pStyle w:val="TABLE-cell"/>
            </w:pPr>
            <w:r w:rsidRPr="00041278">
              <w:t>Personnel Capability /</w:t>
            </w:r>
            <w:r w:rsidRPr="00041278">
              <w:br/>
              <w:t>Personnel Class ID</w:t>
            </w:r>
          </w:p>
        </w:tc>
        <w:tc>
          <w:tcPr>
            <w:tcW w:w="6453" w:type="dxa"/>
            <w:shd w:val="clear" w:color="auto" w:fill="auto"/>
          </w:tcPr>
          <w:p w14:paraId="08872FC3" w14:textId="77777777" w:rsidR="001F137E" w:rsidRPr="00041278" w:rsidRDefault="001F137E" w:rsidP="002A2036">
            <w:pPr>
              <w:pStyle w:val="TABLE-cell"/>
            </w:pPr>
            <w:r w:rsidRPr="00041278">
              <w:t xml:space="preserve">May specify a wildcard or a </w:t>
            </w:r>
            <w:r w:rsidRPr="00041278">
              <w:rPr>
                <w:i/>
              </w:rPr>
              <w:t>Personnel Class</w:t>
            </w:r>
            <w:r w:rsidRPr="00041278">
              <w:t xml:space="preserve"> ID.  If included, then it specifies the personnel class(es) for the returned </w:t>
            </w:r>
            <w:r w:rsidRPr="00041278">
              <w:rPr>
                <w:i/>
              </w:rPr>
              <w:t>Personnel Capability</w:t>
            </w:r>
            <w:r w:rsidRPr="00041278">
              <w:t xml:space="preserve">. </w:t>
            </w:r>
          </w:p>
        </w:tc>
      </w:tr>
      <w:tr w:rsidR="00041278" w:rsidRPr="00041278" w14:paraId="3A5A05CE" w14:textId="77777777" w:rsidTr="00041278">
        <w:tc>
          <w:tcPr>
            <w:tcW w:w="2727" w:type="dxa"/>
            <w:shd w:val="clear" w:color="auto" w:fill="auto"/>
          </w:tcPr>
          <w:p w14:paraId="40D9D321" w14:textId="77777777" w:rsidR="001F137E" w:rsidRPr="00041278" w:rsidRDefault="001F137E" w:rsidP="002A2036">
            <w:pPr>
              <w:pStyle w:val="TABLE-cell"/>
            </w:pPr>
            <w:r w:rsidRPr="00041278">
              <w:t xml:space="preserve">Personnel Capability / </w:t>
            </w:r>
            <w:r w:rsidRPr="00041278">
              <w:br/>
              <w:t>Person ID</w:t>
            </w:r>
          </w:p>
        </w:tc>
        <w:tc>
          <w:tcPr>
            <w:tcW w:w="6453" w:type="dxa"/>
            <w:shd w:val="clear" w:color="auto" w:fill="auto"/>
          </w:tcPr>
          <w:p w14:paraId="7F855D52" w14:textId="77777777" w:rsidR="001F137E" w:rsidRPr="00041278" w:rsidRDefault="001F137E" w:rsidP="002A2036">
            <w:pPr>
              <w:pStyle w:val="TABLE-cell"/>
            </w:pPr>
            <w:r w:rsidRPr="00041278">
              <w:t xml:space="preserve">May specify a wildcard or a </w:t>
            </w:r>
            <w:r w:rsidRPr="00041278">
              <w:rPr>
                <w:i/>
              </w:rPr>
              <w:t>Person</w:t>
            </w:r>
            <w:r w:rsidRPr="00041278">
              <w:t xml:space="preserve"> ID.  If included, then it specifies the person(s) for the returned </w:t>
            </w:r>
            <w:r w:rsidRPr="00041278">
              <w:rPr>
                <w:i/>
              </w:rPr>
              <w:t>Personnel Capability</w:t>
            </w:r>
            <w:r w:rsidRPr="00041278">
              <w:t>.</w:t>
            </w:r>
          </w:p>
        </w:tc>
      </w:tr>
      <w:tr w:rsidR="00041278" w:rsidRPr="00041278" w14:paraId="11EF50C5" w14:textId="77777777" w:rsidTr="00041278">
        <w:tc>
          <w:tcPr>
            <w:tcW w:w="2727" w:type="dxa"/>
            <w:shd w:val="clear" w:color="auto" w:fill="auto"/>
          </w:tcPr>
          <w:p w14:paraId="2A9D82C8" w14:textId="77777777" w:rsidR="001F137E" w:rsidRPr="00041278" w:rsidRDefault="001F137E" w:rsidP="002A2036">
            <w:pPr>
              <w:pStyle w:val="TABLE-cell"/>
            </w:pPr>
            <w:r w:rsidRPr="00041278">
              <w:t xml:space="preserve">Equipment Capability / </w:t>
            </w:r>
            <w:r w:rsidRPr="00041278">
              <w:br/>
              <w:t>Equipment Class ID</w:t>
            </w:r>
          </w:p>
        </w:tc>
        <w:tc>
          <w:tcPr>
            <w:tcW w:w="6453" w:type="dxa"/>
            <w:shd w:val="clear" w:color="auto" w:fill="auto"/>
          </w:tcPr>
          <w:p w14:paraId="77AF0F6A" w14:textId="77777777" w:rsidR="001F137E" w:rsidRPr="00041278" w:rsidRDefault="001F137E" w:rsidP="002A2036">
            <w:pPr>
              <w:pStyle w:val="TABLE-cell"/>
            </w:pPr>
            <w:r w:rsidRPr="00041278">
              <w:t xml:space="preserve">May specify a wildcard or an </w:t>
            </w:r>
            <w:r w:rsidRPr="00041278">
              <w:rPr>
                <w:i/>
              </w:rPr>
              <w:t>Equipment Class</w:t>
            </w:r>
            <w:r w:rsidRPr="00041278">
              <w:t xml:space="preserve"> ID.  If included, then it specifies the equipment class(es) for the returned </w:t>
            </w:r>
            <w:r w:rsidRPr="00041278">
              <w:rPr>
                <w:i/>
              </w:rPr>
              <w:t>Equipment Capability</w:t>
            </w:r>
            <w:r w:rsidRPr="00041278">
              <w:t>.</w:t>
            </w:r>
          </w:p>
        </w:tc>
      </w:tr>
      <w:tr w:rsidR="00041278" w:rsidRPr="00041278" w14:paraId="6C6BD4A9" w14:textId="77777777" w:rsidTr="00041278">
        <w:tc>
          <w:tcPr>
            <w:tcW w:w="2727" w:type="dxa"/>
            <w:shd w:val="clear" w:color="auto" w:fill="auto"/>
          </w:tcPr>
          <w:p w14:paraId="24FA4167" w14:textId="77777777" w:rsidR="001F137E" w:rsidRPr="00041278" w:rsidRDefault="001F137E" w:rsidP="002A2036">
            <w:pPr>
              <w:pStyle w:val="TABLE-cell"/>
            </w:pPr>
            <w:r w:rsidRPr="00041278">
              <w:t xml:space="preserve">Equipment Capability / </w:t>
            </w:r>
            <w:r w:rsidRPr="00041278">
              <w:br/>
              <w:t>Equipment ID</w:t>
            </w:r>
          </w:p>
        </w:tc>
        <w:tc>
          <w:tcPr>
            <w:tcW w:w="6453" w:type="dxa"/>
            <w:shd w:val="clear" w:color="auto" w:fill="auto"/>
          </w:tcPr>
          <w:p w14:paraId="2FABC9DC" w14:textId="77777777" w:rsidR="001F137E" w:rsidRPr="00041278" w:rsidRDefault="001F137E" w:rsidP="002A2036">
            <w:pPr>
              <w:pStyle w:val="TABLE-cell"/>
            </w:pPr>
            <w:r w:rsidRPr="00041278">
              <w:t xml:space="preserve">May specify a wildcard or an </w:t>
            </w:r>
            <w:r w:rsidRPr="00041278">
              <w:rPr>
                <w:i/>
              </w:rPr>
              <w:t>Equipment</w:t>
            </w:r>
            <w:r w:rsidRPr="00041278">
              <w:t xml:space="preserve"> ID.  If included, then it specifies the equipment for the returned </w:t>
            </w:r>
            <w:r w:rsidRPr="00041278">
              <w:rPr>
                <w:i/>
              </w:rPr>
              <w:t>Equipment Capability</w:t>
            </w:r>
            <w:r w:rsidRPr="00041278">
              <w:t>.</w:t>
            </w:r>
          </w:p>
        </w:tc>
      </w:tr>
      <w:tr w:rsidR="00041278" w:rsidRPr="00041278" w14:paraId="7E76BF8B" w14:textId="77777777" w:rsidTr="00041278">
        <w:tc>
          <w:tcPr>
            <w:tcW w:w="2727" w:type="dxa"/>
            <w:shd w:val="clear" w:color="auto" w:fill="auto"/>
          </w:tcPr>
          <w:p w14:paraId="7FCA4C21" w14:textId="77777777" w:rsidR="001F137E" w:rsidRPr="00041278" w:rsidRDefault="001F137E" w:rsidP="002A2036">
            <w:pPr>
              <w:pStyle w:val="TABLE-cell"/>
            </w:pPr>
            <w:r w:rsidRPr="00041278">
              <w:t xml:space="preserve">Physical Asset Capability / </w:t>
            </w:r>
            <w:r w:rsidRPr="00041278">
              <w:br/>
              <w:t>Physical Asset ID</w:t>
            </w:r>
          </w:p>
        </w:tc>
        <w:tc>
          <w:tcPr>
            <w:tcW w:w="6453" w:type="dxa"/>
            <w:shd w:val="clear" w:color="auto" w:fill="auto"/>
          </w:tcPr>
          <w:p w14:paraId="0ED78E32" w14:textId="1589BA19" w:rsidR="001F137E" w:rsidRPr="00041278" w:rsidRDefault="001F137E" w:rsidP="002A2036">
            <w:pPr>
              <w:pStyle w:val="TABLE-cell"/>
            </w:pPr>
            <w:r w:rsidRPr="00041278">
              <w:t xml:space="preserve">May specify a wildcard or a Physical Asset ID.  If included, then it specifies the Physical Assets for the returned Physical </w:t>
            </w:r>
            <w:r w:rsidR="00041278" w:rsidRPr="00041278">
              <w:t>Asset Capability</w:t>
            </w:r>
            <w:r w:rsidRPr="00041278">
              <w:t>.</w:t>
            </w:r>
          </w:p>
        </w:tc>
      </w:tr>
      <w:tr w:rsidR="00041278" w:rsidRPr="00041278" w14:paraId="72772BA5" w14:textId="77777777" w:rsidTr="00041278">
        <w:tc>
          <w:tcPr>
            <w:tcW w:w="2727" w:type="dxa"/>
            <w:shd w:val="clear" w:color="auto" w:fill="auto"/>
          </w:tcPr>
          <w:p w14:paraId="2C9F3E38" w14:textId="77777777" w:rsidR="001F137E" w:rsidRPr="00041278" w:rsidRDefault="001F137E" w:rsidP="002A2036">
            <w:pPr>
              <w:pStyle w:val="TABLE-cell"/>
            </w:pPr>
            <w:r w:rsidRPr="00041278">
              <w:t xml:space="preserve">Physical Asset Capability / </w:t>
            </w:r>
            <w:r w:rsidRPr="00041278">
              <w:br/>
              <w:t>Physical Asset Class ID</w:t>
            </w:r>
          </w:p>
        </w:tc>
        <w:tc>
          <w:tcPr>
            <w:tcW w:w="6453" w:type="dxa"/>
            <w:shd w:val="clear" w:color="auto" w:fill="auto"/>
          </w:tcPr>
          <w:p w14:paraId="7422B498" w14:textId="77777777" w:rsidR="001F137E" w:rsidRPr="00041278" w:rsidRDefault="001F137E" w:rsidP="002A2036">
            <w:pPr>
              <w:pStyle w:val="TABLE-cell"/>
            </w:pPr>
            <w:r w:rsidRPr="00041278">
              <w:t>May specify a wildcard or a Physical Asset Class ID.  If included, then it specifies the Physical Asset Class(es) for the returned Physical Asset Class Capability.</w:t>
            </w:r>
          </w:p>
        </w:tc>
      </w:tr>
      <w:tr w:rsidR="00041278" w:rsidRPr="00041278" w14:paraId="6CE618F8" w14:textId="77777777" w:rsidTr="00041278">
        <w:tc>
          <w:tcPr>
            <w:tcW w:w="2727" w:type="dxa"/>
            <w:shd w:val="clear" w:color="auto" w:fill="auto"/>
          </w:tcPr>
          <w:p w14:paraId="60D23FAB" w14:textId="77777777" w:rsidR="001F137E" w:rsidRPr="00041278" w:rsidRDefault="001F137E" w:rsidP="002A2036">
            <w:pPr>
              <w:pStyle w:val="TABLE-cell"/>
            </w:pPr>
            <w:r w:rsidRPr="00041278">
              <w:t xml:space="preserve">Material Capability / </w:t>
            </w:r>
            <w:r w:rsidRPr="00041278">
              <w:br/>
              <w:t>Material Class ID</w:t>
            </w:r>
          </w:p>
        </w:tc>
        <w:tc>
          <w:tcPr>
            <w:tcW w:w="6453" w:type="dxa"/>
            <w:shd w:val="clear" w:color="auto" w:fill="auto"/>
          </w:tcPr>
          <w:p w14:paraId="7CE15E28" w14:textId="77777777" w:rsidR="001F137E" w:rsidRPr="00041278" w:rsidRDefault="001F137E" w:rsidP="002A2036">
            <w:pPr>
              <w:pStyle w:val="TABLE-cell"/>
            </w:pPr>
            <w:r w:rsidRPr="00041278">
              <w:t xml:space="preserve">May specify a wildcard or a </w:t>
            </w:r>
            <w:r w:rsidRPr="00041278">
              <w:rPr>
                <w:i/>
              </w:rPr>
              <w:t>Material Class</w:t>
            </w:r>
            <w:r w:rsidRPr="00041278">
              <w:t xml:space="preserve"> ID.  If included, then it specifies the material class(es) for the returned </w:t>
            </w:r>
            <w:r w:rsidRPr="00041278">
              <w:rPr>
                <w:i/>
              </w:rPr>
              <w:t>Material Capability</w:t>
            </w:r>
            <w:r w:rsidRPr="00041278">
              <w:t>.</w:t>
            </w:r>
          </w:p>
        </w:tc>
      </w:tr>
      <w:tr w:rsidR="00041278" w:rsidRPr="00041278" w14:paraId="31155717" w14:textId="77777777" w:rsidTr="00041278">
        <w:tc>
          <w:tcPr>
            <w:tcW w:w="2727" w:type="dxa"/>
            <w:shd w:val="clear" w:color="auto" w:fill="auto"/>
          </w:tcPr>
          <w:p w14:paraId="5258C66C" w14:textId="77777777" w:rsidR="001F137E" w:rsidRPr="00041278" w:rsidRDefault="001F137E" w:rsidP="002A2036">
            <w:pPr>
              <w:pStyle w:val="TABLE-cell"/>
            </w:pPr>
            <w:r w:rsidRPr="00041278">
              <w:t xml:space="preserve">Material Capability / </w:t>
            </w:r>
            <w:r w:rsidRPr="00041278">
              <w:br/>
              <w:t>Material Definition ID</w:t>
            </w:r>
          </w:p>
        </w:tc>
        <w:tc>
          <w:tcPr>
            <w:tcW w:w="6453" w:type="dxa"/>
            <w:shd w:val="clear" w:color="auto" w:fill="auto"/>
          </w:tcPr>
          <w:p w14:paraId="32C0FF77" w14:textId="77777777" w:rsidR="001F137E" w:rsidRPr="00041278" w:rsidRDefault="001F137E" w:rsidP="002A2036">
            <w:pPr>
              <w:pStyle w:val="TABLE-cell"/>
            </w:pPr>
            <w:r w:rsidRPr="00041278">
              <w:t xml:space="preserve">May specify a wildcard or a </w:t>
            </w:r>
            <w:r w:rsidRPr="00041278">
              <w:rPr>
                <w:i/>
              </w:rPr>
              <w:t>Material Definition</w:t>
            </w:r>
            <w:r w:rsidRPr="00041278">
              <w:t xml:space="preserve"> ID.  If included, then it specifies the material definitions(s) for the returned </w:t>
            </w:r>
            <w:r w:rsidRPr="00041278">
              <w:rPr>
                <w:i/>
              </w:rPr>
              <w:t>Material Capability</w:t>
            </w:r>
            <w:r w:rsidRPr="00041278">
              <w:t>.</w:t>
            </w:r>
          </w:p>
        </w:tc>
      </w:tr>
      <w:tr w:rsidR="00041278" w:rsidRPr="00041278" w14:paraId="4D84E389" w14:textId="77777777" w:rsidTr="00041278">
        <w:tc>
          <w:tcPr>
            <w:tcW w:w="2727" w:type="dxa"/>
            <w:shd w:val="clear" w:color="auto" w:fill="auto"/>
          </w:tcPr>
          <w:p w14:paraId="1ABAE58C" w14:textId="77777777" w:rsidR="001F137E" w:rsidRPr="00041278" w:rsidRDefault="001F137E" w:rsidP="002A2036">
            <w:pPr>
              <w:pStyle w:val="TABLE-cell"/>
            </w:pPr>
            <w:r w:rsidRPr="00041278">
              <w:lastRenderedPageBreak/>
              <w:t xml:space="preserve">Material Capability / </w:t>
            </w:r>
            <w:r w:rsidRPr="00041278">
              <w:br/>
              <w:t>Material Lot ID</w:t>
            </w:r>
          </w:p>
        </w:tc>
        <w:tc>
          <w:tcPr>
            <w:tcW w:w="6453" w:type="dxa"/>
            <w:shd w:val="clear" w:color="auto" w:fill="auto"/>
          </w:tcPr>
          <w:p w14:paraId="0F04FDAF" w14:textId="77777777" w:rsidR="001F137E" w:rsidRPr="00041278" w:rsidRDefault="001F137E" w:rsidP="002A2036">
            <w:pPr>
              <w:pStyle w:val="TABLE-cell"/>
            </w:pPr>
            <w:r w:rsidRPr="00041278">
              <w:t xml:space="preserve">May specify a wildcard or a </w:t>
            </w:r>
            <w:r w:rsidRPr="00041278">
              <w:rPr>
                <w:i/>
              </w:rPr>
              <w:t>Material Lot</w:t>
            </w:r>
            <w:r w:rsidRPr="00041278">
              <w:t xml:space="preserve"> ID.  If included, then it specifies the material lot(s) for the returned </w:t>
            </w:r>
            <w:r w:rsidRPr="00041278">
              <w:rPr>
                <w:i/>
              </w:rPr>
              <w:t>Material Capability</w:t>
            </w:r>
            <w:r w:rsidRPr="00041278">
              <w:t>.</w:t>
            </w:r>
          </w:p>
        </w:tc>
      </w:tr>
      <w:tr w:rsidR="00041278" w:rsidRPr="00041278" w14:paraId="7B5EF66C" w14:textId="77777777" w:rsidTr="00041278">
        <w:tc>
          <w:tcPr>
            <w:tcW w:w="2727" w:type="dxa"/>
            <w:shd w:val="clear" w:color="auto" w:fill="auto"/>
          </w:tcPr>
          <w:p w14:paraId="7E19EB1D" w14:textId="77777777" w:rsidR="001F137E" w:rsidRPr="00041278" w:rsidRDefault="001F137E" w:rsidP="002A2036">
            <w:pPr>
              <w:pStyle w:val="TABLE-cell"/>
            </w:pPr>
            <w:r w:rsidRPr="00041278">
              <w:t xml:space="preserve">Material Capability / </w:t>
            </w:r>
            <w:r w:rsidRPr="00041278">
              <w:br/>
              <w:t>Material SubLot ID</w:t>
            </w:r>
          </w:p>
        </w:tc>
        <w:tc>
          <w:tcPr>
            <w:tcW w:w="6453" w:type="dxa"/>
            <w:shd w:val="clear" w:color="auto" w:fill="auto"/>
          </w:tcPr>
          <w:p w14:paraId="435DAA66" w14:textId="77777777" w:rsidR="001F137E" w:rsidRPr="00041278" w:rsidRDefault="001F137E" w:rsidP="002A2036">
            <w:pPr>
              <w:pStyle w:val="TABLE-cell"/>
            </w:pPr>
            <w:r w:rsidRPr="00041278">
              <w:t xml:space="preserve">May specify a wildcard or a </w:t>
            </w:r>
            <w:r w:rsidRPr="00041278">
              <w:rPr>
                <w:i/>
              </w:rPr>
              <w:t>Material Sublot</w:t>
            </w:r>
            <w:r w:rsidRPr="00041278">
              <w:t xml:space="preserve"> ID.  If included, then it specifies the material sublot(s) for the returned </w:t>
            </w:r>
            <w:r w:rsidRPr="00041278">
              <w:rPr>
                <w:i/>
              </w:rPr>
              <w:t>Material Capability</w:t>
            </w:r>
            <w:r w:rsidRPr="00041278">
              <w:t>.</w:t>
            </w:r>
          </w:p>
        </w:tc>
      </w:tr>
      <w:tr w:rsidR="00041278" w:rsidRPr="00041278" w14:paraId="4A5AEB85" w14:textId="77777777" w:rsidTr="00041278">
        <w:tc>
          <w:tcPr>
            <w:tcW w:w="2727" w:type="dxa"/>
            <w:shd w:val="clear" w:color="auto" w:fill="auto"/>
          </w:tcPr>
          <w:p w14:paraId="0520989B" w14:textId="77777777" w:rsidR="001F137E" w:rsidRPr="00041278" w:rsidRDefault="001F137E" w:rsidP="002A2036">
            <w:pPr>
              <w:pStyle w:val="TABLE-cell"/>
            </w:pPr>
            <w:r w:rsidRPr="00041278">
              <w:t>Process Segment Capability ID</w:t>
            </w:r>
          </w:p>
        </w:tc>
        <w:tc>
          <w:tcPr>
            <w:tcW w:w="6453" w:type="dxa"/>
            <w:shd w:val="clear" w:color="auto" w:fill="auto"/>
          </w:tcPr>
          <w:p w14:paraId="4E8B2017" w14:textId="77777777" w:rsidR="001F137E" w:rsidRPr="00041278" w:rsidRDefault="001F137E" w:rsidP="002A2036">
            <w:pPr>
              <w:pStyle w:val="TABLE-cell"/>
            </w:pPr>
            <w:r w:rsidRPr="00041278">
              <w:t xml:space="preserve">May contain a wildcard or a </w:t>
            </w:r>
            <w:r w:rsidRPr="00041278">
              <w:rPr>
                <w:i/>
              </w:rPr>
              <w:t>Process Segment</w:t>
            </w:r>
            <w:r w:rsidRPr="00041278">
              <w:t xml:space="preserve"> ID. If included, then it specifies that </w:t>
            </w:r>
            <w:r w:rsidRPr="00041278">
              <w:rPr>
                <w:i/>
              </w:rPr>
              <w:t>Process Segment Capability</w:t>
            </w:r>
            <w:r w:rsidRPr="00041278">
              <w:t xml:space="preserve"> should only be returned for the specified process segment. </w:t>
            </w:r>
          </w:p>
        </w:tc>
      </w:tr>
      <w:tr w:rsidR="00041278" w:rsidRPr="00041278" w14:paraId="3A0216C1" w14:textId="77777777" w:rsidTr="00041278">
        <w:tc>
          <w:tcPr>
            <w:tcW w:w="2727" w:type="dxa"/>
            <w:shd w:val="clear" w:color="auto" w:fill="auto"/>
          </w:tcPr>
          <w:p w14:paraId="1D0A2D01" w14:textId="77777777" w:rsidR="001F137E" w:rsidRPr="00041278" w:rsidRDefault="001F137E" w:rsidP="002A2036">
            <w:pPr>
              <w:pStyle w:val="TABLE-cell"/>
            </w:pPr>
            <w:r w:rsidRPr="00041278">
              <w:t>Process Segment Capability /</w:t>
            </w:r>
            <w:r w:rsidRPr="00041278">
              <w:br/>
              <w:t>Personnel Class ID</w:t>
            </w:r>
          </w:p>
        </w:tc>
        <w:tc>
          <w:tcPr>
            <w:tcW w:w="6453" w:type="dxa"/>
            <w:shd w:val="clear" w:color="auto" w:fill="auto"/>
          </w:tcPr>
          <w:p w14:paraId="2A6D311E" w14:textId="77777777" w:rsidR="001F137E" w:rsidRPr="00041278" w:rsidRDefault="001F137E" w:rsidP="002A2036">
            <w:pPr>
              <w:pStyle w:val="TABLE-cell"/>
            </w:pPr>
            <w:r w:rsidRPr="00041278">
              <w:t xml:space="preserve">May specify a wildcard or a </w:t>
            </w:r>
            <w:r w:rsidRPr="00041278">
              <w:rPr>
                <w:i/>
              </w:rPr>
              <w:t>Personnel Class</w:t>
            </w:r>
            <w:r w:rsidRPr="00041278">
              <w:t xml:space="preserve"> ID.  If included, then it specifies the personnel class(es) for the returned </w:t>
            </w:r>
            <w:r w:rsidRPr="00041278">
              <w:rPr>
                <w:i/>
              </w:rPr>
              <w:t>Process Segment / Personnel Capability</w:t>
            </w:r>
            <w:r w:rsidRPr="00041278">
              <w:t xml:space="preserve">. </w:t>
            </w:r>
          </w:p>
        </w:tc>
      </w:tr>
      <w:tr w:rsidR="00041278" w:rsidRPr="00041278" w14:paraId="08DBF7D1" w14:textId="77777777" w:rsidTr="00041278">
        <w:tc>
          <w:tcPr>
            <w:tcW w:w="2727" w:type="dxa"/>
            <w:shd w:val="clear" w:color="auto" w:fill="auto"/>
          </w:tcPr>
          <w:p w14:paraId="7D2FAF32" w14:textId="77777777" w:rsidR="001F137E" w:rsidRPr="00041278" w:rsidRDefault="001F137E" w:rsidP="002A2036">
            <w:pPr>
              <w:pStyle w:val="TABLE-cell"/>
            </w:pPr>
            <w:r w:rsidRPr="00041278">
              <w:t>Process Segment Capability /</w:t>
            </w:r>
            <w:r w:rsidRPr="00041278">
              <w:br/>
              <w:t>Person ID</w:t>
            </w:r>
          </w:p>
        </w:tc>
        <w:tc>
          <w:tcPr>
            <w:tcW w:w="6453" w:type="dxa"/>
            <w:shd w:val="clear" w:color="auto" w:fill="auto"/>
          </w:tcPr>
          <w:p w14:paraId="2960FD23" w14:textId="77777777" w:rsidR="001F137E" w:rsidRPr="00041278" w:rsidRDefault="001F137E" w:rsidP="002A2036">
            <w:pPr>
              <w:pStyle w:val="TABLE-cell"/>
            </w:pPr>
            <w:r w:rsidRPr="00041278">
              <w:t xml:space="preserve">May specify a wildcard or a </w:t>
            </w:r>
            <w:r w:rsidRPr="00041278">
              <w:rPr>
                <w:i/>
              </w:rPr>
              <w:t>Person</w:t>
            </w:r>
            <w:r w:rsidRPr="00041278">
              <w:t xml:space="preserve"> ID.  If included, then it specifies the person(s) for the returned </w:t>
            </w:r>
            <w:r w:rsidRPr="00041278">
              <w:rPr>
                <w:i/>
              </w:rPr>
              <w:t>Process Segment / Personnel Capability</w:t>
            </w:r>
            <w:r w:rsidRPr="00041278">
              <w:t>.</w:t>
            </w:r>
          </w:p>
        </w:tc>
      </w:tr>
      <w:tr w:rsidR="00041278" w:rsidRPr="00041278" w14:paraId="26F97917" w14:textId="77777777" w:rsidTr="00041278">
        <w:tc>
          <w:tcPr>
            <w:tcW w:w="2727" w:type="dxa"/>
            <w:shd w:val="clear" w:color="auto" w:fill="auto"/>
          </w:tcPr>
          <w:p w14:paraId="79BEC711" w14:textId="77777777" w:rsidR="001F137E" w:rsidRPr="00041278" w:rsidRDefault="001F137E" w:rsidP="002A2036">
            <w:pPr>
              <w:pStyle w:val="TABLE-cell"/>
            </w:pPr>
            <w:r w:rsidRPr="00041278">
              <w:t xml:space="preserve">Process Segment Capability / </w:t>
            </w:r>
            <w:r w:rsidRPr="00041278">
              <w:br/>
              <w:t>Equipment Class ID</w:t>
            </w:r>
          </w:p>
        </w:tc>
        <w:tc>
          <w:tcPr>
            <w:tcW w:w="6453" w:type="dxa"/>
            <w:shd w:val="clear" w:color="auto" w:fill="auto"/>
          </w:tcPr>
          <w:p w14:paraId="26E7D595" w14:textId="77777777" w:rsidR="001F137E" w:rsidRPr="00041278" w:rsidRDefault="001F137E" w:rsidP="002A2036">
            <w:pPr>
              <w:pStyle w:val="TABLE-cell"/>
            </w:pPr>
            <w:r w:rsidRPr="00041278">
              <w:t xml:space="preserve">May specify a wildcard or an </w:t>
            </w:r>
            <w:r w:rsidRPr="00041278">
              <w:rPr>
                <w:i/>
              </w:rPr>
              <w:t>Equipment Class</w:t>
            </w:r>
            <w:r w:rsidRPr="00041278">
              <w:t xml:space="preserve"> ID.  If included, then it specifies the equipment class(es) for the returned </w:t>
            </w:r>
            <w:r w:rsidRPr="00041278">
              <w:rPr>
                <w:i/>
              </w:rPr>
              <w:t>Process Segment / Equipment Capability</w:t>
            </w:r>
            <w:r w:rsidRPr="00041278">
              <w:t>.</w:t>
            </w:r>
          </w:p>
        </w:tc>
      </w:tr>
      <w:tr w:rsidR="00041278" w:rsidRPr="00041278" w14:paraId="441B4B3C" w14:textId="77777777" w:rsidTr="00041278">
        <w:tc>
          <w:tcPr>
            <w:tcW w:w="2727" w:type="dxa"/>
            <w:shd w:val="clear" w:color="auto" w:fill="auto"/>
          </w:tcPr>
          <w:p w14:paraId="4BA73787" w14:textId="77777777" w:rsidR="001F137E" w:rsidRPr="00041278" w:rsidRDefault="001F137E" w:rsidP="002A2036">
            <w:pPr>
              <w:pStyle w:val="TABLE-cell"/>
            </w:pPr>
            <w:r w:rsidRPr="00041278">
              <w:t xml:space="preserve">Process Segment Capability / </w:t>
            </w:r>
            <w:r w:rsidRPr="00041278">
              <w:br/>
              <w:t>Equipment ID</w:t>
            </w:r>
          </w:p>
        </w:tc>
        <w:tc>
          <w:tcPr>
            <w:tcW w:w="6453" w:type="dxa"/>
            <w:shd w:val="clear" w:color="auto" w:fill="auto"/>
          </w:tcPr>
          <w:p w14:paraId="690A1D84" w14:textId="77777777" w:rsidR="001F137E" w:rsidRPr="00041278" w:rsidRDefault="001F137E" w:rsidP="002A2036">
            <w:pPr>
              <w:pStyle w:val="TABLE-cell"/>
            </w:pPr>
            <w:r w:rsidRPr="00041278">
              <w:t xml:space="preserve">May specify a wildcard or an </w:t>
            </w:r>
            <w:r w:rsidRPr="00041278">
              <w:rPr>
                <w:i/>
              </w:rPr>
              <w:t>Equipment</w:t>
            </w:r>
            <w:r w:rsidRPr="00041278">
              <w:t xml:space="preserve"> ID.  If included, then it specifies the equipment for the returned </w:t>
            </w:r>
            <w:r w:rsidRPr="00041278">
              <w:rPr>
                <w:i/>
              </w:rPr>
              <w:t>Equipment Capability</w:t>
            </w:r>
            <w:r w:rsidRPr="00041278">
              <w:t>.</w:t>
            </w:r>
          </w:p>
        </w:tc>
      </w:tr>
      <w:tr w:rsidR="00041278" w:rsidRPr="00041278" w14:paraId="4188515D" w14:textId="77777777" w:rsidTr="00041278">
        <w:tc>
          <w:tcPr>
            <w:tcW w:w="2727" w:type="dxa"/>
            <w:shd w:val="clear" w:color="auto" w:fill="auto"/>
          </w:tcPr>
          <w:p w14:paraId="6622276B" w14:textId="77777777" w:rsidR="001F137E" w:rsidRPr="00041278" w:rsidRDefault="001F137E" w:rsidP="002A2036">
            <w:pPr>
              <w:pStyle w:val="TABLE-cell"/>
            </w:pPr>
            <w:r w:rsidRPr="00041278">
              <w:t xml:space="preserve">Process Segment Capability / </w:t>
            </w:r>
            <w:r w:rsidRPr="00041278">
              <w:br/>
              <w:t>Physical Asset Class ID</w:t>
            </w:r>
          </w:p>
        </w:tc>
        <w:tc>
          <w:tcPr>
            <w:tcW w:w="6453" w:type="dxa"/>
            <w:shd w:val="clear" w:color="auto" w:fill="auto"/>
          </w:tcPr>
          <w:p w14:paraId="474F1FEB" w14:textId="77777777" w:rsidR="001F137E" w:rsidRPr="00041278" w:rsidRDefault="001F137E" w:rsidP="002A2036">
            <w:pPr>
              <w:pStyle w:val="TABLE-cell"/>
            </w:pPr>
            <w:r w:rsidRPr="00041278">
              <w:t>May specify a wildcard or a Physical Asset Class ID.  If included, then it specifies the Physical Asset class(es) for the returned Process Segment / Physical Asset Capability.</w:t>
            </w:r>
          </w:p>
        </w:tc>
      </w:tr>
      <w:tr w:rsidR="00041278" w:rsidRPr="00041278" w14:paraId="12CF28F4" w14:textId="77777777" w:rsidTr="00041278">
        <w:tc>
          <w:tcPr>
            <w:tcW w:w="2727" w:type="dxa"/>
            <w:shd w:val="clear" w:color="auto" w:fill="auto"/>
          </w:tcPr>
          <w:p w14:paraId="25A63235" w14:textId="77777777" w:rsidR="001F137E" w:rsidRPr="00041278" w:rsidRDefault="001F137E" w:rsidP="002A2036">
            <w:pPr>
              <w:pStyle w:val="TABLE-cell"/>
            </w:pPr>
            <w:r w:rsidRPr="00041278">
              <w:t xml:space="preserve">Process Segment Capability / </w:t>
            </w:r>
            <w:r w:rsidRPr="00041278">
              <w:br/>
              <w:t>Physical Asset ID</w:t>
            </w:r>
          </w:p>
        </w:tc>
        <w:tc>
          <w:tcPr>
            <w:tcW w:w="6453" w:type="dxa"/>
            <w:shd w:val="clear" w:color="auto" w:fill="auto"/>
          </w:tcPr>
          <w:p w14:paraId="73E0D16D" w14:textId="77777777" w:rsidR="001F137E" w:rsidRPr="00041278" w:rsidRDefault="001F137E" w:rsidP="002A2036">
            <w:pPr>
              <w:pStyle w:val="TABLE-cell"/>
            </w:pPr>
            <w:r w:rsidRPr="00041278">
              <w:t>May specify a wildcard or a Physical Asset ID.  If included, then it specifies the Physical Asset for the returned Physical Asset Capability.</w:t>
            </w:r>
          </w:p>
        </w:tc>
      </w:tr>
      <w:tr w:rsidR="00041278" w:rsidRPr="00041278" w14:paraId="36156F6F" w14:textId="77777777" w:rsidTr="00041278">
        <w:tc>
          <w:tcPr>
            <w:tcW w:w="2727" w:type="dxa"/>
            <w:shd w:val="clear" w:color="auto" w:fill="auto"/>
          </w:tcPr>
          <w:p w14:paraId="3062D0EA" w14:textId="77777777" w:rsidR="001F137E" w:rsidRPr="00041278" w:rsidRDefault="001F137E" w:rsidP="002A2036">
            <w:pPr>
              <w:pStyle w:val="TABLE-cell"/>
            </w:pPr>
            <w:r w:rsidRPr="00041278">
              <w:t xml:space="preserve">Process Segment Capability / </w:t>
            </w:r>
            <w:r w:rsidRPr="00041278">
              <w:br/>
              <w:t>Material Class ID</w:t>
            </w:r>
          </w:p>
        </w:tc>
        <w:tc>
          <w:tcPr>
            <w:tcW w:w="6453" w:type="dxa"/>
            <w:shd w:val="clear" w:color="auto" w:fill="auto"/>
          </w:tcPr>
          <w:p w14:paraId="59F5644B" w14:textId="77777777" w:rsidR="001F137E" w:rsidRPr="00041278" w:rsidRDefault="001F137E" w:rsidP="002A2036">
            <w:pPr>
              <w:pStyle w:val="TABLE-cell"/>
            </w:pPr>
            <w:r w:rsidRPr="00041278">
              <w:t xml:space="preserve">May specify a wildcard or a </w:t>
            </w:r>
            <w:r w:rsidRPr="00041278">
              <w:rPr>
                <w:i/>
              </w:rPr>
              <w:t>Material Class</w:t>
            </w:r>
            <w:r w:rsidRPr="00041278">
              <w:t xml:space="preserve"> ID.  If included, then it specifies the material class(es) for the returned </w:t>
            </w:r>
            <w:r w:rsidRPr="00041278">
              <w:rPr>
                <w:i/>
              </w:rPr>
              <w:t>Process Segment / Material Capability</w:t>
            </w:r>
            <w:r w:rsidRPr="00041278">
              <w:t>.</w:t>
            </w:r>
          </w:p>
        </w:tc>
      </w:tr>
      <w:tr w:rsidR="00041278" w:rsidRPr="00041278" w14:paraId="2AADAEDE" w14:textId="77777777" w:rsidTr="00041278">
        <w:tc>
          <w:tcPr>
            <w:tcW w:w="2727" w:type="dxa"/>
            <w:shd w:val="clear" w:color="auto" w:fill="auto"/>
          </w:tcPr>
          <w:p w14:paraId="6F60B529" w14:textId="77777777" w:rsidR="001F137E" w:rsidRPr="00041278" w:rsidRDefault="001F137E" w:rsidP="002A2036">
            <w:pPr>
              <w:pStyle w:val="TABLE-cell"/>
            </w:pPr>
            <w:r w:rsidRPr="00041278">
              <w:t xml:space="preserve">Process Segment Capability / </w:t>
            </w:r>
            <w:r w:rsidRPr="00041278">
              <w:br/>
              <w:t>Material Definition ID</w:t>
            </w:r>
          </w:p>
        </w:tc>
        <w:tc>
          <w:tcPr>
            <w:tcW w:w="6453" w:type="dxa"/>
            <w:shd w:val="clear" w:color="auto" w:fill="auto"/>
          </w:tcPr>
          <w:p w14:paraId="6C12DCCE" w14:textId="77777777" w:rsidR="001F137E" w:rsidRPr="00041278" w:rsidRDefault="001F137E" w:rsidP="002A2036">
            <w:pPr>
              <w:pStyle w:val="TABLE-cell"/>
            </w:pPr>
            <w:r w:rsidRPr="00041278">
              <w:t xml:space="preserve">May specify a wildcard or a </w:t>
            </w:r>
            <w:r w:rsidRPr="00041278">
              <w:rPr>
                <w:i/>
              </w:rPr>
              <w:t>Material Definition</w:t>
            </w:r>
            <w:r w:rsidRPr="00041278">
              <w:t xml:space="preserve"> ID.  If included, then it specifies the material definitions(s) for the returned </w:t>
            </w:r>
            <w:r w:rsidRPr="00041278">
              <w:rPr>
                <w:i/>
              </w:rPr>
              <w:t>Process Segment / Material Capability</w:t>
            </w:r>
            <w:r w:rsidRPr="00041278">
              <w:t>.</w:t>
            </w:r>
          </w:p>
        </w:tc>
      </w:tr>
      <w:tr w:rsidR="00041278" w:rsidRPr="00041278" w14:paraId="59A0A072" w14:textId="77777777" w:rsidTr="00041278">
        <w:tc>
          <w:tcPr>
            <w:tcW w:w="2727" w:type="dxa"/>
            <w:shd w:val="clear" w:color="auto" w:fill="auto"/>
          </w:tcPr>
          <w:p w14:paraId="641A4101" w14:textId="77777777" w:rsidR="001F137E" w:rsidRPr="00041278" w:rsidRDefault="001F137E" w:rsidP="002A2036">
            <w:pPr>
              <w:pStyle w:val="TABLE-cell"/>
            </w:pPr>
            <w:r w:rsidRPr="00041278">
              <w:t xml:space="preserve">Process Segment Capability / </w:t>
            </w:r>
            <w:r w:rsidRPr="00041278">
              <w:br/>
              <w:t>Material Lot ID</w:t>
            </w:r>
          </w:p>
        </w:tc>
        <w:tc>
          <w:tcPr>
            <w:tcW w:w="6453" w:type="dxa"/>
            <w:shd w:val="clear" w:color="auto" w:fill="auto"/>
          </w:tcPr>
          <w:p w14:paraId="5E3CB2B5" w14:textId="77777777" w:rsidR="001F137E" w:rsidRPr="00041278" w:rsidRDefault="001F137E" w:rsidP="002A2036">
            <w:pPr>
              <w:pStyle w:val="TABLE-cell"/>
            </w:pPr>
            <w:r w:rsidRPr="00041278">
              <w:t xml:space="preserve">May specify a wildcard or a </w:t>
            </w:r>
            <w:r w:rsidRPr="00041278">
              <w:rPr>
                <w:i/>
              </w:rPr>
              <w:t>Material Lot</w:t>
            </w:r>
            <w:r w:rsidRPr="00041278">
              <w:t xml:space="preserve"> ID.  If included, then it specifies the material lot(s) for the returned </w:t>
            </w:r>
            <w:r w:rsidRPr="00041278">
              <w:rPr>
                <w:i/>
              </w:rPr>
              <w:t>Process Segment / Material Capability</w:t>
            </w:r>
            <w:r w:rsidRPr="00041278">
              <w:t>.</w:t>
            </w:r>
          </w:p>
        </w:tc>
      </w:tr>
      <w:tr w:rsidR="00041278" w:rsidRPr="00041278" w14:paraId="01E2050F" w14:textId="77777777" w:rsidTr="00041278">
        <w:tc>
          <w:tcPr>
            <w:tcW w:w="2727" w:type="dxa"/>
            <w:shd w:val="clear" w:color="auto" w:fill="auto"/>
          </w:tcPr>
          <w:p w14:paraId="02381554" w14:textId="1FD891AA" w:rsidR="001F137E" w:rsidRPr="00041278" w:rsidRDefault="001F137E" w:rsidP="00A34ACE">
            <w:pPr>
              <w:pStyle w:val="TABLE-cell"/>
            </w:pPr>
            <w:r w:rsidRPr="00041278">
              <w:t xml:space="preserve">Process Segment Capability / </w:t>
            </w:r>
            <w:r w:rsidRPr="00041278">
              <w:br/>
              <w:t xml:space="preserve">Material </w:t>
            </w:r>
            <w:r w:rsidR="00A34ACE">
              <w:t>Sublot</w:t>
            </w:r>
            <w:r w:rsidR="00A34ACE" w:rsidRPr="00041278">
              <w:t xml:space="preserve"> </w:t>
            </w:r>
            <w:r w:rsidRPr="00041278">
              <w:t>ID</w:t>
            </w:r>
          </w:p>
        </w:tc>
        <w:tc>
          <w:tcPr>
            <w:tcW w:w="6453" w:type="dxa"/>
            <w:shd w:val="clear" w:color="auto" w:fill="auto"/>
          </w:tcPr>
          <w:p w14:paraId="3C96D7CF" w14:textId="77777777" w:rsidR="001F137E" w:rsidRPr="00041278" w:rsidRDefault="001F137E" w:rsidP="002A2036">
            <w:pPr>
              <w:pStyle w:val="TABLE-cell"/>
            </w:pPr>
            <w:r w:rsidRPr="00041278">
              <w:t xml:space="preserve">May specify a wildcard or a </w:t>
            </w:r>
            <w:r w:rsidRPr="00041278">
              <w:rPr>
                <w:i/>
              </w:rPr>
              <w:t>Material Sublot</w:t>
            </w:r>
            <w:r w:rsidRPr="00041278">
              <w:t xml:space="preserve"> ID.  If included, then it specifies the material sublot(s) for the returned </w:t>
            </w:r>
            <w:r w:rsidRPr="00041278">
              <w:rPr>
                <w:i/>
              </w:rPr>
              <w:t>Process Segment / Material Capability</w:t>
            </w:r>
            <w:r w:rsidRPr="00041278">
              <w:t>.</w:t>
            </w:r>
          </w:p>
        </w:tc>
      </w:tr>
    </w:tbl>
    <w:p w14:paraId="56E8C74C" w14:textId="77777777" w:rsidR="001F137E" w:rsidRPr="000615A5" w:rsidRDefault="001F137E" w:rsidP="00833722">
      <w:pPr>
        <w:pStyle w:val="NOTE"/>
      </w:pPr>
    </w:p>
    <w:p w14:paraId="3B3286F4" w14:textId="77777777" w:rsidR="001F137E" w:rsidRPr="000615A5" w:rsidRDefault="001F137E" w:rsidP="00833722">
      <w:pPr>
        <w:pStyle w:val="Heading2"/>
      </w:pPr>
      <w:bookmarkStart w:id="2584" w:name="_Toc507944909"/>
      <w:r w:rsidRPr="000615A5">
        <w:t>Operations definition model</w:t>
      </w:r>
      <w:bookmarkEnd w:id="2584"/>
    </w:p>
    <w:p w14:paraId="1C700F0B" w14:textId="77777777" w:rsidR="001F137E" w:rsidRPr="000615A5" w:rsidRDefault="001F137E" w:rsidP="00833722">
      <w:pPr>
        <w:pStyle w:val="Heading3"/>
      </w:pPr>
      <w:bookmarkStart w:id="2585" w:name="_Toc507944910"/>
      <w:r w:rsidRPr="000615A5">
        <w:t>Operations definition model elements</w:t>
      </w:r>
      <w:bookmarkEnd w:id="2585"/>
    </w:p>
    <w:p w14:paraId="11FDC8A7" w14:textId="04637160" w:rsidR="001F137E" w:rsidRPr="000615A5" w:rsidRDefault="001F137E" w:rsidP="002A2036">
      <w:pPr>
        <w:pStyle w:val="PARAGRAPH"/>
      </w:pPr>
      <w:r w:rsidRPr="000615A5">
        <w:t xml:space="preserve">The message definitions assume that operations definition information may be accessed from one starting point; an </w:t>
      </w:r>
      <w:r w:rsidRPr="00041278">
        <w:rPr>
          <w:i/>
        </w:rPr>
        <w:t>operations definition</w:t>
      </w:r>
      <w:r w:rsidRPr="000615A5">
        <w:t xml:space="preserve">, as identified by the dotted collection in </w:t>
      </w:r>
      <w:r w:rsidRPr="000615A5">
        <w:fldChar w:fldCharType="begin"/>
      </w:r>
      <w:r w:rsidRPr="000615A5">
        <w:instrText xml:space="preserve"> REF _Ref120009847 </w:instrText>
      </w:r>
      <w:r w:rsidRPr="000615A5">
        <w:fldChar w:fldCharType="separate"/>
      </w:r>
      <w:r w:rsidR="00FA7DD5" w:rsidRPr="000615A5">
        <w:t xml:space="preserve">Figure </w:t>
      </w:r>
      <w:r w:rsidR="00FA7DD5">
        <w:rPr>
          <w:noProof/>
        </w:rPr>
        <w:t>25</w:t>
      </w:r>
      <w:r w:rsidRPr="000615A5">
        <w:fldChar w:fldCharType="end"/>
      </w:r>
      <w:r w:rsidRPr="000615A5">
        <w:t>.</w:t>
      </w:r>
    </w:p>
    <w:p w14:paraId="50077639" w14:textId="6B9410F2" w:rsidR="001F137E" w:rsidRPr="000615A5" w:rsidRDefault="00EA5221" w:rsidP="002A2036">
      <w:pPr>
        <w:pStyle w:val="FIGURE"/>
      </w:pPr>
      <w:ins w:id="2586" w:author="Dennis Brandl" w:date="2018-03-05T15:58:00Z">
        <w:r w:rsidRPr="00EA5221">
          <w:lastRenderedPageBreak/>
          <w:drawing>
            <wp:inline distT="0" distB="0" distL="0" distR="0" wp14:anchorId="38941701" wp14:editId="68848559">
              <wp:extent cx="5759013" cy="428105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6931"/>
                      <a:stretch/>
                    </pic:blipFill>
                    <pic:spPr bwMode="auto">
                      <a:xfrm>
                        <a:off x="0" y="0"/>
                        <a:ext cx="5759450" cy="4281380"/>
                      </a:xfrm>
                      <a:prstGeom prst="rect">
                        <a:avLst/>
                      </a:prstGeom>
                      <a:noFill/>
                      <a:ln>
                        <a:noFill/>
                      </a:ln>
                      <a:extLst>
                        <a:ext uri="{53640926-AAD7-44D8-BBD7-CCE9431645EC}">
                          <a14:shadowObscured xmlns:a14="http://schemas.microsoft.com/office/drawing/2010/main"/>
                        </a:ext>
                      </a:extLst>
                    </pic:spPr>
                  </pic:pic>
                </a:graphicData>
              </a:graphic>
            </wp:inline>
          </w:drawing>
        </w:r>
      </w:ins>
    </w:p>
    <w:p w14:paraId="494F5474" w14:textId="76013435" w:rsidR="001F137E" w:rsidRPr="000615A5" w:rsidRDefault="001F137E" w:rsidP="00833722">
      <w:pPr>
        <w:pStyle w:val="FIGURE-title"/>
      </w:pPr>
      <w:bookmarkStart w:id="2587" w:name="_Ref120009847"/>
      <w:bookmarkStart w:id="2588" w:name="_Toc507944732"/>
      <w:r w:rsidRPr="000615A5">
        <w:t xml:space="preserve">Figure </w:t>
      </w:r>
      <w:r w:rsidRPr="000615A5">
        <w:fldChar w:fldCharType="begin"/>
      </w:r>
      <w:r w:rsidRPr="000615A5">
        <w:instrText xml:space="preserve"> SEQ Figure \* ARABIC </w:instrText>
      </w:r>
      <w:r w:rsidRPr="000615A5">
        <w:fldChar w:fldCharType="separate"/>
      </w:r>
      <w:r w:rsidR="00FA7DD5">
        <w:rPr>
          <w:noProof/>
        </w:rPr>
        <w:t>25</w:t>
      </w:r>
      <w:r w:rsidRPr="000615A5">
        <w:fldChar w:fldCharType="end"/>
      </w:r>
      <w:bookmarkEnd w:id="2587"/>
      <w:r w:rsidRPr="000615A5">
        <w:t xml:space="preserve"> </w:t>
      </w:r>
      <w:r w:rsidR="00967BAE">
        <w:t>–</w:t>
      </w:r>
      <w:r w:rsidRPr="000615A5">
        <w:t xml:space="preserve"> Object</w:t>
      </w:r>
      <w:r w:rsidR="00967BAE">
        <w:t xml:space="preserve"> </w:t>
      </w:r>
      <w:r w:rsidRPr="000615A5">
        <w:t xml:space="preserve">grouping for the operations </w:t>
      </w:r>
      <w:r w:rsidR="00041278" w:rsidRPr="000615A5">
        <w:t>definition</w:t>
      </w:r>
      <w:r w:rsidRPr="000615A5">
        <w:t xml:space="preserve"> model</w:t>
      </w:r>
      <w:bookmarkEnd w:id="2588"/>
    </w:p>
    <w:p w14:paraId="0367C7A0" w14:textId="755BA7E8" w:rsidR="001F137E" w:rsidRPr="000615A5" w:rsidRDefault="003932B6" w:rsidP="001F137E">
      <w:pPr>
        <w:pStyle w:val="NOTE"/>
        <w:ind w:left="624" w:hanging="624"/>
      </w:pPr>
      <w:r>
        <w:t>NOTE</w:t>
      </w:r>
      <w:r w:rsidR="001F137E" w:rsidRPr="000615A5">
        <w:tab/>
        <w:t xml:space="preserve">If </w:t>
      </w:r>
      <w:r w:rsidR="00041278">
        <w:rPr>
          <w:i/>
        </w:rPr>
        <w:t>o</w:t>
      </w:r>
      <w:r w:rsidR="001F137E" w:rsidRPr="000615A5">
        <w:rPr>
          <w:i/>
        </w:rPr>
        <w:t>perations Segments</w:t>
      </w:r>
      <w:r w:rsidR="001F137E" w:rsidRPr="000615A5">
        <w:t xml:space="preserve"> are </w:t>
      </w:r>
      <w:r w:rsidR="00041278">
        <w:t xml:space="preserve">to be </w:t>
      </w:r>
      <w:r w:rsidR="001F137E" w:rsidRPr="000615A5">
        <w:t xml:space="preserve">exchanged, such as the exchange of a library of operations segments that are used in many products, then an </w:t>
      </w:r>
      <w:r w:rsidR="00041278">
        <w:rPr>
          <w:i/>
        </w:rPr>
        <w:t>o</w:t>
      </w:r>
      <w:r w:rsidR="001F137E" w:rsidRPr="000615A5">
        <w:rPr>
          <w:i/>
        </w:rPr>
        <w:t xml:space="preserve">perations </w:t>
      </w:r>
      <w:r w:rsidR="00041278">
        <w:rPr>
          <w:i/>
        </w:rPr>
        <w:t>d</w:t>
      </w:r>
      <w:r w:rsidR="001F137E" w:rsidRPr="000615A5">
        <w:rPr>
          <w:i/>
        </w:rPr>
        <w:t>efinition</w:t>
      </w:r>
      <w:r w:rsidR="001F137E" w:rsidRPr="000615A5">
        <w:t xml:space="preserve"> should be used as a container with an ID and Version for the </w:t>
      </w:r>
      <w:r w:rsidR="00041278">
        <w:rPr>
          <w:i/>
        </w:rPr>
        <w:t>o</w:t>
      </w:r>
      <w:r w:rsidR="001F137E" w:rsidRPr="000615A5">
        <w:rPr>
          <w:i/>
        </w:rPr>
        <w:t xml:space="preserve">perations </w:t>
      </w:r>
      <w:r w:rsidR="00041278">
        <w:rPr>
          <w:i/>
        </w:rPr>
        <w:t>s</w:t>
      </w:r>
      <w:r w:rsidR="001F137E" w:rsidRPr="000615A5">
        <w:rPr>
          <w:i/>
        </w:rPr>
        <w:t>egments</w:t>
      </w:r>
      <w:r w:rsidR="001F137E" w:rsidRPr="000615A5">
        <w:t xml:space="preserve">. </w:t>
      </w:r>
    </w:p>
    <w:p w14:paraId="3F6204AA" w14:textId="77777777" w:rsidR="001F137E" w:rsidRPr="000615A5" w:rsidRDefault="001F137E" w:rsidP="00833722">
      <w:pPr>
        <w:pStyle w:val="Heading3"/>
      </w:pPr>
      <w:bookmarkStart w:id="2589" w:name="_Toc507944911"/>
      <w:r w:rsidRPr="000615A5">
        <w:t>Operations definition verbs</w:t>
      </w:r>
      <w:bookmarkEnd w:id="2589"/>
    </w:p>
    <w:p w14:paraId="2E59C8CC" w14:textId="273CC845" w:rsidR="001F137E" w:rsidRPr="000615A5" w:rsidRDefault="00672F56" w:rsidP="002A2036">
      <w:pPr>
        <w:pStyle w:val="PARAGRAPH"/>
      </w:pPr>
      <w:r>
        <w:t>All verbs</w:t>
      </w:r>
      <w:r w:rsidR="009A3909">
        <w:t xml:space="preserve"> </w:t>
      </w:r>
      <w:r>
        <w:t>shall be valid</w:t>
      </w:r>
      <w:r w:rsidR="001F137E" w:rsidRPr="000615A5">
        <w:t xml:space="preserve"> for an </w:t>
      </w:r>
      <w:r w:rsidR="001F137E" w:rsidRPr="00041278">
        <w:rPr>
          <w:i/>
        </w:rPr>
        <w:t>operations definition</w:t>
      </w:r>
      <w:r w:rsidR="001F137E" w:rsidRPr="000615A5">
        <w:t xml:space="preserve"> noun.   </w:t>
      </w:r>
    </w:p>
    <w:p w14:paraId="4579082F" w14:textId="7BEC6D1E" w:rsidR="001F137E" w:rsidRPr="000615A5" w:rsidRDefault="003932B6" w:rsidP="001F137E">
      <w:pPr>
        <w:pStyle w:val="NOTE"/>
        <w:ind w:left="624" w:hanging="624"/>
      </w:pPr>
      <w:r>
        <w:t>NOTE</w:t>
      </w:r>
      <w:r w:rsidR="001F137E" w:rsidRPr="000615A5">
        <w:tab/>
        <w:t xml:space="preserve">An </w:t>
      </w:r>
      <w:r w:rsidR="001F137E" w:rsidRPr="00041278">
        <w:rPr>
          <w:i/>
        </w:rPr>
        <w:t>operations definition</w:t>
      </w:r>
      <w:r w:rsidR="001F137E" w:rsidRPr="000615A5">
        <w:t xml:space="preserve"> contains a listing of th</w:t>
      </w:r>
      <w:r w:rsidR="00041278">
        <w:t>e exchanged information about operations, such as production of a product, or performing a maintenance activity</w:t>
      </w:r>
      <w:r w:rsidR="001F137E" w:rsidRPr="000615A5">
        <w:t xml:space="preserve">. The information is used in a set of </w:t>
      </w:r>
      <w:r w:rsidR="001F137E" w:rsidRPr="00041278">
        <w:rPr>
          <w:i/>
        </w:rPr>
        <w:t>operations segments</w:t>
      </w:r>
      <w:r w:rsidR="001F137E" w:rsidRPr="000615A5">
        <w:t>. A</w:t>
      </w:r>
      <w:r w:rsidR="00967BAE">
        <w:t>n</w:t>
      </w:r>
      <w:r w:rsidR="001F137E" w:rsidRPr="000615A5">
        <w:t xml:space="preserve"> </w:t>
      </w:r>
      <w:r w:rsidR="00041278" w:rsidRPr="00041278">
        <w:rPr>
          <w:i/>
        </w:rPr>
        <w:t>operations definition</w:t>
      </w:r>
      <w:r w:rsidR="00041278" w:rsidRPr="000615A5">
        <w:t xml:space="preserve"> </w:t>
      </w:r>
      <w:r w:rsidR="001F137E" w:rsidRPr="000615A5">
        <w:t xml:space="preserve">has a reference to an operations bill of materials, a work definition, and a bill of resources.  It contains the operations manufacturing bill and the operations segment definitions.  </w:t>
      </w:r>
    </w:p>
    <w:p w14:paraId="4F3BD741" w14:textId="77777777" w:rsidR="001F137E" w:rsidRPr="000615A5" w:rsidRDefault="001F137E" w:rsidP="00833722">
      <w:pPr>
        <w:pStyle w:val="Heading3"/>
      </w:pPr>
      <w:bookmarkStart w:id="2590" w:name="_Toc507944912"/>
      <w:r w:rsidRPr="000615A5">
        <w:t>Operations definition verb actions</w:t>
      </w:r>
      <w:bookmarkEnd w:id="2590"/>
    </w:p>
    <w:p w14:paraId="45BDACD5" w14:textId="491499DA" w:rsidR="001F137E" w:rsidRPr="000615A5" w:rsidRDefault="001F137E" w:rsidP="002A2036">
      <w:pPr>
        <w:pStyle w:val="PARAGRAPH"/>
      </w:pPr>
      <w:r w:rsidRPr="000615A5">
        <w:t xml:space="preserve">The actions performed on an </w:t>
      </w:r>
      <w:r w:rsidRPr="00041278">
        <w:rPr>
          <w:i/>
        </w:rPr>
        <w:t>operations definition</w:t>
      </w:r>
      <w:r w:rsidRPr="000615A5">
        <w:t xml:space="preserve"> </w:t>
      </w:r>
      <w:r w:rsidR="00751BC9">
        <w:t>noun are defined in</w:t>
      </w:r>
      <w:r w:rsidRPr="000615A5">
        <w:t xml:space="preserve"> </w:t>
      </w:r>
      <w:r w:rsidRPr="000615A5">
        <w:fldChar w:fldCharType="begin"/>
      </w:r>
      <w:r w:rsidRPr="000615A5">
        <w:instrText xml:space="preserve"> REF _Ref106963326 </w:instrText>
      </w:r>
      <w:r w:rsidRPr="000615A5">
        <w:fldChar w:fldCharType="separate"/>
      </w:r>
      <w:r w:rsidR="00036893" w:rsidRPr="000615A5">
        <w:t xml:space="preserve">Table </w:t>
      </w:r>
      <w:r w:rsidR="00036893">
        <w:rPr>
          <w:noProof/>
        </w:rPr>
        <w:t>30</w:t>
      </w:r>
      <w:r w:rsidRPr="000615A5">
        <w:fldChar w:fldCharType="end"/>
      </w:r>
      <w:r w:rsidRPr="000615A5">
        <w:t>.</w:t>
      </w:r>
    </w:p>
    <w:p w14:paraId="189C4784" w14:textId="365F1517" w:rsidR="001F137E" w:rsidRPr="000615A5" w:rsidRDefault="001F137E" w:rsidP="00833722">
      <w:pPr>
        <w:pStyle w:val="TABLE-title"/>
      </w:pPr>
      <w:bookmarkStart w:id="2591" w:name="_Ref106963326"/>
      <w:bookmarkStart w:id="2592" w:name="_Toc66633556"/>
      <w:bookmarkStart w:id="2593" w:name="_Toc93913246"/>
      <w:bookmarkStart w:id="2594" w:name="_Toc94085668"/>
      <w:bookmarkStart w:id="2595" w:name="_Toc99938150"/>
      <w:bookmarkStart w:id="2596" w:name="_Toc104708490"/>
      <w:bookmarkStart w:id="2597" w:name="_Toc111971599"/>
      <w:bookmarkStart w:id="2598" w:name="_Toc111991852"/>
      <w:bookmarkStart w:id="2599" w:name="_Toc112730179"/>
      <w:bookmarkStart w:id="2600" w:name="_Toc120010375"/>
      <w:bookmarkStart w:id="2601" w:name="_Toc130399790"/>
      <w:bookmarkStart w:id="2602" w:name="_Toc131732221"/>
      <w:bookmarkStart w:id="2603" w:name="_Toc134537690"/>
      <w:bookmarkStart w:id="2604" w:name="_Toc483857383"/>
      <w:r w:rsidRPr="000615A5">
        <w:t xml:space="preserve">Table </w:t>
      </w:r>
      <w:r w:rsidRPr="000615A5">
        <w:fldChar w:fldCharType="begin"/>
      </w:r>
      <w:r w:rsidRPr="000615A5">
        <w:instrText xml:space="preserve"> SEQ Table \* ARABIC </w:instrText>
      </w:r>
      <w:r w:rsidRPr="000615A5">
        <w:fldChar w:fldCharType="separate"/>
      </w:r>
      <w:r w:rsidR="00036893">
        <w:rPr>
          <w:noProof/>
        </w:rPr>
        <w:t>30</w:t>
      </w:r>
      <w:r w:rsidRPr="000615A5">
        <w:fldChar w:fldCharType="end"/>
      </w:r>
      <w:bookmarkEnd w:id="2591"/>
      <w:r w:rsidRPr="000615A5">
        <w:t xml:space="preserve"> – Operations definition </w:t>
      </w:r>
      <w:bookmarkEnd w:id="2592"/>
      <w:bookmarkEnd w:id="2593"/>
      <w:bookmarkEnd w:id="2594"/>
      <w:bookmarkEnd w:id="2595"/>
      <w:bookmarkEnd w:id="2596"/>
      <w:bookmarkEnd w:id="2597"/>
      <w:r w:rsidRPr="000615A5">
        <w:t>verb actions</w:t>
      </w:r>
      <w:bookmarkEnd w:id="2598"/>
      <w:bookmarkEnd w:id="2599"/>
      <w:bookmarkEnd w:id="2600"/>
      <w:bookmarkEnd w:id="2601"/>
      <w:bookmarkEnd w:id="2602"/>
      <w:bookmarkEnd w:id="2603"/>
      <w:bookmarkEnd w:id="26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6"/>
        <w:gridCol w:w="7496"/>
      </w:tblGrid>
      <w:tr w:rsidR="00041278" w:rsidRPr="00041278" w14:paraId="5A6092BA" w14:textId="77777777" w:rsidTr="00041278">
        <w:trPr>
          <w:tblHeader/>
        </w:trPr>
        <w:tc>
          <w:tcPr>
            <w:tcW w:w="1467" w:type="dxa"/>
            <w:shd w:val="clear" w:color="auto" w:fill="auto"/>
          </w:tcPr>
          <w:p w14:paraId="3E704827" w14:textId="77777777" w:rsidR="001F137E" w:rsidRPr="00041278" w:rsidRDefault="001F137E" w:rsidP="00041278">
            <w:pPr>
              <w:pStyle w:val="TABLE-col-heading"/>
            </w:pPr>
            <w:r w:rsidRPr="00041278">
              <w:t>Operations Definition ID</w:t>
            </w:r>
          </w:p>
        </w:tc>
        <w:tc>
          <w:tcPr>
            <w:tcW w:w="7713" w:type="dxa"/>
            <w:shd w:val="clear" w:color="auto" w:fill="auto"/>
            <w:vAlign w:val="center"/>
          </w:tcPr>
          <w:p w14:paraId="748CD8A8" w14:textId="5BB146B5" w:rsidR="001F137E" w:rsidRPr="00041278" w:rsidRDefault="00751BC9" w:rsidP="00041278">
            <w:pPr>
              <w:pStyle w:val="TABLE-col-heading"/>
            </w:pPr>
            <w:r>
              <w:t>Verb action on noun</w:t>
            </w:r>
          </w:p>
        </w:tc>
      </w:tr>
      <w:tr w:rsidR="00041278" w:rsidRPr="00041278" w14:paraId="7AEF396A" w14:textId="77777777" w:rsidTr="00041278">
        <w:tc>
          <w:tcPr>
            <w:tcW w:w="1467" w:type="dxa"/>
            <w:shd w:val="clear" w:color="auto" w:fill="auto"/>
          </w:tcPr>
          <w:p w14:paraId="45E9C06A" w14:textId="77777777" w:rsidR="001F137E" w:rsidRPr="00041278" w:rsidRDefault="001F137E" w:rsidP="002A2036">
            <w:pPr>
              <w:pStyle w:val="TABLE-cell"/>
            </w:pPr>
            <w:r w:rsidRPr="00041278">
              <w:t>IDs specified</w:t>
            </w:r>
          </w:p>
        </w:tc>
        <w:tc>
          <w:tcPr>
            <w:tcW w:w="7713" w:type="dxa"/>
            <w:shd w:val="clear" w:color="auto" w:fill="auto"/>
          </w:tcPr>
          <w:p w14:paraId="338769FE" w14:textId="77777777" w:rsidR="001F137E" w:rsidRPr="00041278" w:rsidRDefault="001F137E" w:rsidP="002A2036">
            <w:pPr>
              <w:pStyle w:val="TABLE-cell"/>
            </w:pPr>
            <w:r w:rsidRPr="00041278">
              <w:t xml:space="preserve">GET: Shall define a request that the receiver is to return, in a SHOW message, all attributes and contained elements of the </w:t>
            </w:r>
            <w:r w:rsidRPr="00041278">
              <w:rPr>
                <w:i/>
              </w:rPr>
              <w:t>Operations Definitions</w:t>
            </w:r>
            <w:r w:rsidRPr="00041278">
              <w:t>.</w:t>
            </w:r>
          </w:p>
          <w:p w14:paraId="6CF9F3B0" w14:textId="77777777" w:rsidR="001F137E" w:rsidRPr="00041278" w:rsidRDefault="001F137E" w:rsidP="002A2036">
            <w:pPr>
              <w:pStyle w:val="TABLE-cell"/>
            </w:pPr>
            <w:r w:rsidRPr="00041278">
              <w:t xml:space="preserve">PROCESS: Shall define a request that the receiver is to add </w:t>
            </w:r>
            <w:r w:rsidRPr="00041278">
              <w:rPr>
                <w:i/>
              </w:rPr>
              <w:t>Operations Definitions</w:t>
            </w:r>
            <w:r w:rsidRPr="00041278">
              <w:t xml:space="preserve">. The message defines suggested IDs for the </w:t>
            </w:r>
            <w:r w:rsidRPr="00041278">
              <w:rPr>
                <w:i/>
              </w:rPr>
              <w:t>Operations Definitions</w:t>
            </w:r>
            <w:r w:rsidRPr="00041278">
              <w:t xml:space="preserve"> and values for the attributes and contained elements. The receiver adds the </w:t>
            </w:r>
            <w:r w:rsidRPr="00041278">
              <w:rPr>
                <w:i/>
              </w:rPr>
              <w:t>Operations Definitions</w:t>
            </w:r>
            <w:r w:rsidRPr="00041278">
              <w:t xml:space="preserve"> and assigns IDs.  The assigned IDs shall be returned in the ACKNOWLEDGE message.</w:t>
            </w:r>
          </w:p>
          <w:p w14:paraId="4C068C8A" w14:textId="77777777" w:rsidR="001F137E" w:rsidRPr="00041278" w:rsidRDefault="001F137E" w:rsidP="002A2036">
            <w:pPr>
              <w:pStyle w:val="TABLE-cell"/>
            </w:pPr>
            <w:r w:rsidRPr="00041278">
              <w:t xml:space="preserve">CHANGE: Shall define a request that the receiver is to change the specified attributes and/or contained elements of the </w:t>
            </w:r>
            <w:r w:rsidRPr="00041278">
              <w:rPr>
                <w:i/>
              </w:rPr>
              <w:t>Operations Definitions</w:t>
            </w:r>
            <w:r w:rsidRPr="00041278">
              <w:t>.  A RESPOND message may be used to communicate agreement, disagreement, or changes made to the CHANGE message data.</w:t>
            </w:r>
          </w:p>
          <w:p w14:paraId="324A6FA9" w14:textId="77777777" w:rsidR="001F137E" w:rsidRPr="00041278" w:rsidRDefault="001F137E" w:rsidP="002A2036">
            <w:pPr>
              <w:pStyle w:val="TABLE-cell"/>
            </w:pPr>
            <w:r w:rsidRPr="00041278">
              <w:t xml:space="preserve">CANCEL: Shall define a request that the receiver is to cancel the specified </w:t>
            </w:r>
            <w:r w:rsidRPr="00041278">
              <w:rPr>
                <w:i/>
              </w:rPr>
              <w:t>Operations Definitions</w:t>
            </w:r>
            <w:r w:rsidRPr="00041278">
              <w:t xml:space="preserve">. If contained elements IDs are specified, then only the specified contained </w:t>
            </w:r>
            <w:r w:rsidRPr="00041278">
              <w:lastRenderedPageBreak/>
              <w:t xml:space="preserve">elements for the specified </w:t>
            </w:r>
            <w:r w:rsidRPr="00041278">
              <w:rPr>
                <w:i/>
              </w:rPr>
              <w:t>Operations Definitions</w:t>
            </w:r>
            <w:r w:rsidRPr="00041278">
              <w:t xml:space="preserve"> are to be cancelled, not the </w:t>
            </w:r>
            <w:r w:rsidRPr="00041278">
              <w:rPr>
                <w:i/>
              </w:rPr>
              <w:t>Operations Definitions</w:t>
            </w:r>
            <w:r w:rsidRPr="00041278">
              <w:t>.</w:t>
            </w:r>
          </w:p>
          <w:p w14:paraId="6CAA84F4" w14:textId="77777777" w:rsidR="001F137E" w:rsidRPr="00041278" w:rsidRDefault="001F137E" w:rsidP="002A2036">
            <w:pPr>
              <w:pStyle w:val="TABLE-cell"/>
            </w:pPr>
            <w:r w:rsidRPr="00041278">
              <w:t xml:space="preserve">SYNC ADD: Shall define a request that the receiver is to add the specified </w:t>
            </w:r>
            <w:r w:rsidRPr="00041278">
              <w:rPr>
                <w:i/>
              </w:rPr>
              <w:t>Operations Definitions</w:t>
            </w:r>
            <w:r w:rsidRPr="00041278">
              <w:t xml:space="preserve"> with contained elements. </w:t>
            </w:r>
          </w:p>
          <w:p w14:paraId="64BB6752" w14:textId="77777777" w:rsidR="001F137E" w:rsidRPr="00041278" w:rsidRDefault="001F137E" w:rsidP="002A2036">
            <w:pPr>
              <w:pStyle w:val="TABLE-cell"/>
            </w:pPr>
            <w:r w:rsidRPr="00041278">
              <w:t xml:space="preserve">SYNC CHANGE: Shall define a request that the receiver is to change the specified attributes and/or contained elements of the </w:t>
            </w:r>
            <w:r w:rsidRPr="00041278">
              <w:rPr>
                <w:i/>
              </w:rPr>
              <w:t>Operations Definitions</w:t>
            </w:r>
            <w:r w:rsidRPr="00041278">
              <w:t>.</w:t>
            </w:r>
          </w:p>
          <w:p w14:paraId="0C61A387" w14:textId="47E928C5" w:rsidR="00833722" w:rsidRDefault="001F137E" w:rsidP="00833722">
            <w:pPr>
              <w:pStyle w:val="TABLE-cell"/>
              <w:rPr>
                <w:ins w:id="2605" w:author="Dennis Brandl" w:date="2018-03-03T07:00:00Z"/>
              </w:rPr>
            </w:pPr>
            <w:r w:rsidRPr="00041278">
              <w:t xml:space="preserve">SYNC DELETE: Shall define a request that the receiver is to delete the specified </w:t>
            </w:r>
            <w:r w:rsidRPr="00041278">
              <w:rPr>
                <w:i/>
              </w:rPr>
              <w:t>Operations Definitions</w:t>
            </w:r>
            <w:r w:rsidRPr="00041278">
              <w:t>.</w:t>
            </w:r>
            <w:ins w:id="2606" w:author="Dennis Brandl" w:date="2018-03-03T07:00:00Z">
              <w:r w:rsidR="00833722">
                <w:t xml:space="preserve"> </w:t>
              </w:r>
            </w:ins>
          </w:p>
          <w:p w14:paraId="0477972D" w14:textId="12CC170A" w:rsidR="001F137E" w:rsidRPr="00041278" w:rsidRDefault="00833722" w:rsidP="00833722">
            <w:pPr>
              <w:pStyle w:val="TABLE-cell"/>
            </w:pPr>
            <w:ins w:id="2607" w:author="Dennis Brandl" w:date="2018-03-03T07:00:00Z">
              <w:r>
                <w:t xml:space="preserve">NOTIFY: Shall define the creation of a new </w:t>
              </w:r>
              <w:r>
                <w:rPr>
                  <w:i/>
                </w:rPr>
                <w:t>Operations Definition</w:t>
              </w:r>
              <w:r>
                <w:t>.</w:t>
              </w:r>
            </w:ins>
          </w:p>
        </w:tc>
      </w:tr>
      <w:tr w:rsidR="00041278" w:rsidRPr="00041278" w14:paraId="22DB5763" w14:textId="77777777" w:rsidTr="00041278">
        <w:tc>
          <w:tcPr>
            <w:tcW w:w="1467" w:type="dxa"/>
            <w:shd w:val="clear" w:color="auto" w:fill="auto"/>
          </w:tcPr>
          <w:p w14:paraId="467A8DD2" w14:textId="77777777" w:rsidR="001F137E" w:rsidRPr="00041278" w:rsidRDefault="001F137E" w:rsidP="002A2036">
            <w:pPr>
              <w:pStyle w:val="TABLE-cell"/>
            </w:pPr>
            <w:r w:rsidRPr="00041278">
              <w:lastRenderedPageBreak/>
              <w:t>&lt;not specified&gt;</w:t>
            </w:r>
          </w:p>
        </w:tc>
        <w:tc>
          <w:tcPr>
            <w:tcW w:w="7713" w:type="dxa"/>
            <w:shd w:val="clear" w:color="auto" w:fill="auto"/>
          </w:tcPr>
          <w:p w14:paraId="669F83EF" w14:textId="77777777" w:rsidR="001F137E" w:rsidRPr="00041278" w:rsidRDefault="001F137E" w:rsidP="002A2036">
            <w:pPr>
              <w:pStyle w:val="TABLE-cell"/>
            </w:pPr>
            <w:r w:rsidRPr="00041278">
              <w:t>GET: Error.</w:t>
            </w:r>
          </w:p>
          <w:p w14:paraId="10954F14" w14:textId="77777777" w:rsidR="001F137E" w:rsidRPr="00041278" w:rsidRDefault="001F137E" w:rsidP="002A2036">
            <w:pPr>
              <w:pStyle w:val="TABLE-cell"/>
            </w:pPr>
            <w:r w:rsidRPr="00041278">
              <w:t>PROCESS: Error.</w:t>
            </w:r>
          </w:p>
          <w:p w14:paraId="4B077148" w14:textId="77777777" w:rsidR="001F137E" w:rsidRPr="00041278" w:rsidRDefault="001F137E" w:rsidP="002A2036">
            <w:pPr>
              <w:pStyle w:val="TABLE-cell"/>
            </w:pPr>
            <w:r w:rsidRPr="00041278">
              <w:t xml:space="preserve">CHANGE: Error. </w:t>
            </w:r>
          </w:p>
          <w:p w14:paraId="7791A7C7" w14:textId="77777777" w:rsidR="001F137E" w:rsidRPr="00041278" w:rsidRDefault="001F137E" w:rsidP="002A2036">
            <w:pPr>
              <w:pStyle w:val="TABLE-cell"/>
            </w:pPr>
            <w:r w:rsidRPr="00041278">
              <w:t xml:space="preserve">CANCEL: Error. </w:t>
            </w:r>
          </w:p>
          <w:p w14:paraId="29DE6838" w14:textId="77777777" w:rsidR="001F137E" w:rsidRPr="00041278" w:rsidRDefault="001F137E" w:rsidP="002A2036">
            <w:pPr>
              <w:pStyle w:val="TABLE-cell"/>
            </w:pPr>
            <w:r w:rsidRPr="00041278">
              <w:t xml:space="preserve">SYNC ADD: Error. </w:t>
            </w:r>
          </w:p>
          <w:p w14:paraId="5450E79C" w14:textId="77777777" w:rsidR="001F137E" w:rsidRPr="00041278" w:rsidRDefault="001F137E" w:rsidP="002A2036">
            <w:pPr>
              <w:pStyle w:val="TABLE-cell"/>
            </w:pPr>
            <w:r w:rsidRPr="00041278">
              <w:t>SYNC CHANGE: Error.</w:t>
            </w:r>
          </w:p>
          <w:p w14:paraId="52B95F66" w14:textId="77777777" w:rsidR="001F137E" w:rsidRDefault="001F137E" w:rsidP="002A2036">
            <w:pPr>
              <w:pStyle w:val="TABLE-cell"/>
              <w:rPr>
                <w:ins w:id="2608" w:author="Dennis Brandl" w:date="2018-03-03T07:00:00Z"/>
              </w:rPr>
            </w:pPr>
            <w:r w:rsidRPr="00041278">
              <w:t>SYNC DELETE: Error.</w:t>
            </w:r>
          </w:p>
          <w:p w14:paraId="3ED23F83" w14:textId="2C8DC032" w:rsidR="009C2673" w:rsidRPr="00041278" w:rsidRDefault="009C2673" w:rsidP="002A2036">
            <w:pPr>
              <w:pStyle w:val="TABLE-cell"/>
            </w:pPr>
            <w:ins w:id="2609" w:author="Dennis Brandl" w:date="2018-03-03T07:00:00Z">
              <w:r>
                <w:t>NOTIFY: Error.</w:t>
              </w:r>
            </w:ins>
          </w:p>
        </w:tc>
      </w:tr>
      <w:tr w:rsidR="00041278" w:rsidRPr="00041278" w14:paraId="31B4C161" w14:textId="77777777" w:rsidTr="00041278">
        <w:tc>
          <w:tcPr>
            <w:tcW w:w="1467" w:type="dxa"/>
            <w:shd w:val="clear" w:color="auto" w:fill="auto"/>
          </w:tcPr>
          <w:p w14:paraId="53B43FCA" w14:textId="77777777" w:rsidR="001F137E" w:rsidRPr="00041278" w:rsidRDefault="001F137E" w:rsidP="002A2036">
            <w:pPr>
              <w:pStyle w:val="TABLE-cell"/>
            </w:pPr>
            <w:r w:rsidRPr="00041278">
              <w:t>Wildcard specified</w:t>
            </w:r>
          </w:p>
        </w:tc>
        <w:tc>
          <w:tcPr>
            <w:tcW w:w="7713" w:type="dxa"/>
            <w:shd w:val="clear" w:color="auto" w:fill="auto"/>
          </w:tcPr>
          <w:p w14:paraId="45000585" w14:textId="77777777" w:rsidR="001F137E" w:rsidRPr="00041278" w:rsidRDefault="001F137E" w:rsidP="002A2036">
            <w:pPr>
              <w:pStyle w:val="TABLE-cell"/>
            </w:pPr>
            <w:r w:rsidRPr="00041278">
              <w:t xml:space="preserve">GET: Shall define a request that the receiver is to return, in a SHOW message, all attributes and contained elements of all </w:t>
            </w:r>
            <w:r w:rsidRPr="00041278">
              <w:rPr>
                <w:i/>
              </w:rPr>
              <w:t>Operations Definitions</w:t>
            </w:r>
            <w:r w:rsidRPr="00041278">
              <w:t xml:space="preserve"> matching the wildcard.</w:t>
            </w:r>
          </w:p>
          <w:p w14:paraId="2CE090B1" w14:textId="77777777" w:rsidR="001F137E" w:rsidRPr="00041278" w:rsidRDefault="001F137E" w:rsidP="002A2036">
            <w:pPr>
              <w:pStyle w:val="TABLE-cell"/>
            </w:pPr>
            <w:r w:rsidRPr="00041278">
              <w:t>Example</w:t>
            </w:r>
            <w:r w:rsidRPr="00041278">
              <w:tab/>
              <w:t xml:space="preserve">To return all </w:t>
            </w:r>
            <w:r w:rsidRPr="00041278">
              <w:rPr>
                <w:i/>
              </w:rPr>
              <w:t>Operations Definitions</w:t>
            </w:r>
            <w:r w:rsidRPr="00041278">
              <w:t>, specify a “*” as the wildcard.</w:t>
            </w:r>
          </w:p>
          <w:p w14:paraId="3E1B93D1" w14:textId="77777777" w:rsidR="001F137E" w:rsidRPr="00041278" w:rsidRDefault="001F137E" w:rsidP="002A2036">
            <w:pPr>
              <w:pStyle w:val="TABLE-cell"/>
            </w:pPr>
            <w:r w:rsidRPr="00041278">
              <w:t>PROCESS: Error.</w:t>
            </w:r>
          </w:p>
          <w:p w14:paraId="430297A3" w14:textId="77777777" w:rsidR="001F137E" w:rsidRPr="00041278" w:rsidRDefault="001F137E" w:rsidP="002A2036">
            <w:pPr>
              <w:pStyle w:val="TABLE-cell"/>
            </w:pPr>
            <w:r w:rsidRPr="00041278">
              <w:t xml:space="preserve">CHANGE: Shall define a request that the receiver is to change the specified attributes and contained elements of all </w:t>
            </w:r>
            <w:r w:rsidRPr="00041278">
              <w:rPr>
                <w:i/>
              </w:rPr>
              <w:t>Operations Definitions</w:t>
            </w:r>
            <w:r w:rsidRPr="00041278">
              <w:t xml:space="preserve"> matching the wildcard.  A RESPOND message may be used to communicate agreement, disagreement, or changes made to the CHANGE message data.</w:t>
            </w:r>
          </w:p>
          <w:p w14:paraId="55801278" w14:textId="77777777" w:rsidR="001F137E" w:rsidRPr="00041278" w:rsidRDefault="001F137E" w:rsidP="002A2036">
            <w:pPr>
              <w:pStyle w:val="TABLE-cell"/>
            </w:pPr>
            <w:r w:rsidRPr="00041278">
              <w:t xml:space="preserve">CANCEL: Shall define a request that the receiver is to cancel all </w:t>
            </w:r>
            <w:r w:rsidRPr="00041278">
              <w:rPr>
                <w:i/>
              </w:rPr>
              <w:t>Operations Definitions</w:t>
            </w:r>
            <w:r w:rsidRPr="00041278">
              <w:t xml:space="preserve"> matching the wildcard. </w:t>
            </w:r>
          </w:p>
          <w:p w14:paraId="2D515FA9" w14:textId="77777777" w:rsidR="001F137E" w:rsidRPr="00041278" w:rsidRDefault="001F137E" w:rsidP="002A2036">
            <w:pPr>
              <w:pStyle w:val="TABLE-cell"/>
            </w:pPr>
            <w:r w:rsidRPr="00041278">
              <w:t xml:space="preserve">SYNC ADD: Error. </w:t>
            </w:r>
          </w:p>
          <w:p w14:paraId="25CF969C" w14:textId="77777777" w:rsidR="001F137E" w:rsidRPr="00041278" w:rsidRDefault="001F137E" w:rsidP="002A2036">
            <w:pPr>
              <w:pStyle w:val="TABLE-cell"/>
            </w:pPr>
            <w:r w:rsidRPr="00041278">
              <w:t xml:space="preserve">SYNC CHANGE: Shall define a request that the receiver is to change the specified attributes and/or contained elements of all </w:t>
            </w:r>
            <w:r w:rsidRPr="00041278">
              <w:rPr>
                <w:i/>
              </w:rPr>
              <w:t>Operations Definitions</w:t>
            </w:r>
            <w:r w:rsidRPr="00041278">
              <w:t xml:space="preserve"> matching the wildcard.</w:t>
            </w:r>
          </w:p>
          <w:p w14:paraId="55130678" w14:textId="77777777" w:rsidR="001F137E" w:rsidRDefault="001F137E" w:rsidP="002A2036">
            <w:pPr>
              <w:pStyle w:val="TABLE-cell"/>
              <w:rPr>
                <w:ins w:id="2610" w:author="Dennis Brandl" w:date="2018-03-03T07:00:00Z"/>
              </w:rPr>
            </w:pPr>
            <w:r w:rsidRPr="00041278">
              <w:t xml:space="preserve">SYNC DELETE: Shall define a request that the receiver is to delete all </w:t>
            </w:r>
            <w:r w:rsidRPr="00041278">
              <w:rPr>
                <w:i/>
              </w:rPr>
              <w:t>Operations Definitions</w:t>
            </w:r>
            <w:r w:rsidRPr="00041278">
              <w:t xml:space="preserve"> matching the wildcard.</w:t>
            </w:r>
          </w:p>
          <w:p w14:paraId="27D1ABB3" w14:textId="55EC0E4C" w:rsidR="009C2673" w:rsidRPr="00041278" w:rsidRDefault="009C2673" w:rsidP="002A2036">
            <w:pPr>
              <w:pStyle w:val="TABLE-cell"/>
            </w:pPr>
            <w:ins w:id="2611" w:author="Dennis Brandl" w:date="2018-03-03T07:00:00Z">
              <w:r>
                <w:t>NOTIFY: Error.</w:t>
              </w:r>
            </w:ins>
          </w:p>
        </w:tc>
      </w:tr>
    </w:tbl>
    <w:p w14:paraId="7E6B676C" w14:textId="77777777" w:rsidR="001F137E" w:rsidRPr="000615A5" w:rsidRDefault="001F137E" w:rsidP="00833722">
      <w:pPr>
        <w:pStyle w:val="NOTE"/>
      </w:pPr>
    </w:p>
    <w:p w14:paraId="3038CAA0" w14:textId="77777777" w:rsidR="001F137E" w:rsidRPr="000615A5" w:rsidRDefault="001F137E" w:rsidP="00833722">
      <w:pPr>
        <w:pStyle w:val="Heading2"/>
      </w:pPr>
      <w:bookmarkStart w:id="2612" w:name="_Toc483855561"/>
      <w:bookmarkStart w:id="2613" w:name="_Toc483856086"/>
      <w:bookmarkStart w:id="2614" w:name="_Toc483857177"/>
      <w:bookmarkStart w:id="2615" w:name="_Toc507944913"/>
      <w:bookmarkEnd w:id="2612"/>
      <w:bookmarkEnd w:id="2613"/>
      <w:bookmarkEnd w:id="2614"/>
      <w:r w:rsidRPr="000615A5">
        <w:t>Operations schedule model</w:t>
      </w:r>
      <w:bookmarkEnd w:id="2615"/>
    </w:p>
    <w:p w14:paraId="0DC2293B" w14:textId="77777777" w:rsidR="001F137E" w:rsidRPr="000615A5" w:rsidRDefault="001F137E" w:rsidP="00833722">
      <w:pPr>
        <w:pStyle w:val="Heading3"/>
      </w:pPr>
      <w:bookmarkStart w:id="2616" w:name="_Toc507944914"/>
      <w:r w:rsidRPr="000615A5">
        <w:t>Operations schedule model elements</w:t>
      </w:r>
      <w:bookmarkEnd w:id="2616"/>
    </w:p>
    <w:p w14:paraId="6CB46C63" w14:textId="03863E0D" w:rsidR="001F137E" w:rsidRPr="000615A5" w:rsidRDefault="001F137E" w:rsidP="002A2036">
      <w:pPr>
        <w:pStyle w:val="PARAGRAPH"/>
      </w:pPr>
      <w:r w:rsidRPr="000615A5">
        <w:t xml:space="preserve">The message definitions assume that operations schedule information may be accessed from one starting point; an </w:t>
      </w:r>
      <w:r w:rsidRPr="00751BC9">
        <w:rPr>
          <w:i/>
        </w:rPr>
        <w:t>operations schedule</w:t>
      </w:r>
      <w:r w:rsidRPr="000615A5">
        <w:t xml:space="preserve">, as identified by the dotted collection in </w:t>
      </w:r>
      <w:r w:rsidRPr="000615A5">
        <w:fldChar w:fldCharType="begin"/>
      </w:r>
      <w:r w:rsidRPr="000615A5">
        <w:instrText xml:space="preserve"> REF _Ref120009904 </w:instrText>
      </w:r>
      <w:r w:rsidRPr="000615A5">
        <w:fldChar w:fldCharType="separate"/>
      </w:r>
      <w:r w:rsidR="00181DCD" w:rsidRPr="000615A5">
        <w:t xml:space="preserve">Figure </w:t>
      </w:r>
      <w:r w:rsidR="00181DCD">
        <w:rPr>
          <w:noProof/>
        </w:rPr>
        <w:t>26</w:t>
      </w:r>
      <w:r w:rsidRPr="000615A5">
        <w:fldChar w:fldCharType="end"/>
      </w:r>
      <w:r w:rsidRPr="000615A5">
        <w:t>.</w:t>
      </w:r>
    </w:p>
    <w:p w14:paraId="60AEF565" w14:textId="593BB4D8" w:rsidR="001F137E" w:rsidRPr="000615A5" w:rsidRDefault="00EA5221" w:rsidP="002A2036">
      <w:pPr>
        <w:pStyle w:val="FIGURE"/>
      </w:pPr>
      <w:ins w:id="2617" w:author="Dennis Brandl" w:date="2018-03-05T16:02:00Z">
        <w:r w:rsidRPr="00EA5221">
          <w:lastRenderedPageBreak/>
          <w:drawing>
            <wp:inline distT="0" distB="0" distL="0" distR="0" wp14:anchorId="73FF9A39" wp14:editId="14268101">
              <wp:extent cx="5759060" cy="5136078"/>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3890"/>
                      <a:stretch/>
                    </pic:blipFill>
                    <pic:spPr bwMode="auto">
                      <a:xfrm>
                        <a:off x="0" y="0"/>
                        <a:ext cx="5759450" cy="5136426"/>
                      </a:xfrm>
                      <a:prstGeom prst="rect">
                        <a:avLst/>
                      </a:prstGeom>
                      <a:noFill/>
                      <a:ln>
                        <a:noFill/>
                      </a:ln>
                      <a:extLst>
                        <a:ext uri="{53640926-AAD7-44D8-BBD7-CCE9431645EC}">
                          <a14:shadowObscured xmlns:a14="http://schemas.microsoft.com/office/drawing/2010/main"/>
                        </a:ext>
                      </a:extLst>
                    </pic:spPr>
                  </pic:pic>
                </a:graphicData>
              </a:graphic>
            </wp:inline>
          </w:drawing>
        </w:r>
      </w:ins>
    </w:p>
    <w:p w14:paraId="3308FF08" w14:textId="50073783" w:rsidR="001F137E" w:rsidRPr="000615A5" w:rsidRDefault="001F137E" w:rsidP="00833722">
      <w:pPr>
        <w:pStyle w:val="FIGURE-title"/>
      </w:pPr>
      <w:bookmarkStart w:id="2618" w:name="_Ref120009904"/>
      <w:bookmarkStart w:id="2619" w:name="_Toc507944733"/>
      <w:r w:rsidRPr="000615A5">
        <w:t xml:space="preserve">Figure </w:t>
      </w:r>
      <w:r w:rsidRPr="000615A5">
        <w:fldChar w:fldCharType="begin"/>
      </w:r>
      <w:r w:rsidRPr="000615A5">
        <w:instrText xml:space="preserve"> SEQ Figure \* ARABIC </w:instrText>
      </w:r>
      <w:r w:rsidRPr="000615A5">
        <w:fldChar w:fldCharType="separate"/>
      </w:r>
      <w:r w:rsidR="00181DCD">
        <w:rPr>
          <w:noProof/>
        </w:rPr>
        <w:t>26</w:t>
      </w:r>
      <w:r w:rsidRPr="000615A5">
        <w:fldChar w:fldCharType="end"/>
      </w:r>
      <w:bookmarkEnd w:id="2618"/>
      <w:r w:rsidRPr="000615A5">
        <w:t xml:space="preserve"> </w:t>
      </w:r>
      <w:r w:rsidR="00967BAE">
        <w:t>–</w:t>
      </w:r>
      <w:r w:rsidRPr="000615A5">
        <w:t xml:space="preserve"> Object</w:t>
      </w:r>
      <w:r w:rsidR="00967BAE">
        <w:t xml:space="preserve"> </w:t>
      </w:r>
      <w:r w:rsidRPr="000615A5">
        <w:t>grouping for the operations schedule model</w:t>
      </w:r>
      <w:bookmarkEnd w:id="2619"/>
    </w:p>
    <w:p w14:paraId="7B2C997D" w14:textId="77777777" w:rsidR="001F137E" w:rsidRPr="000615A5" w:rsidRDefault="001F137E" w:rsidP="00833722">
      <w:pPr>
        <w:pStyle w:val="Heading3"/>
      </w:pPr>
      <w:bookmarkStart w:id="2620" w:name="_Toc507944915"/>
      <w:r w:rsidRPr="000615A5">
        <w:t>Operations schedule verbs</w:t>
      </w:r>
      <w:bookmarkEnd w:id="2620"/>
    </w:p>
    <w:p w14:paraId="79094A77" w14:textId="6A73AAF6" w:rsidR="001F137E" w:rsidRPr="000615A5" w:rsidRDefault="00672F56" w:rsidP="002A2036">
      <w:pPr>
        <w:pStyle w:val="PARAGRAPH"/>
      </w:pPr>
      <w:r>
        <w:t>All verbs</w:t>
      </w:r>
      <w:r w:rsidR="009A3909">
        <w:t xml:space="preserve"> </w:t>
      </w:r>
      <w:r>
        <w:t>shall be valid</w:t>
      </w:r>
      <w:r w:rsidR="001F137E" w:rsidRPr="000615A5">
        <w:t xml:space="preserve"> for an </w:t>
      </w:r>
      <w:r w:rsidR="001F137E" w:rsidRPr="00751BC9">
        <w:rPr>
          <w:i/>
        </w:rPr>
        <w:t>operations schedule</w:t>
      </w:r>
      <w:r w:rsidR="001F137E" w:rsidRPr="000615A5">
        <w:t xml:space="preserve"> noun.   </w:t>
      </w:r>
    </w:p>
    <w:p w14:paraId="747AB362" w14:textId="335266C9" w:rsidR="001F137E" w:rsidRPr="000615A5" w:rsidRDefault="003932B6" w:rsidP="001F137E">
      <w:pPr>
        <w:pStyle w:val="NOTE"/>
        <w:ind w:left="624" w:hanging="624"/>
      </w:pPr>
      <w:r>
        <w:t>NOTE</w:t>
      </w:r>
      <w:r w:rsidR="001F137E" w:rsidRPr="000615A5">
        <w:tab/>
        <w:t xml:space="preserve">An </w:t>
      </w:r>
      <w:r w:rsidR="001F137E" w:rsidRPr="00751BC9">
        <w:rPr>
          <w:i/>
        </w:rPr>
        <w:t>operations schedule</w:t>
      </w:r>
      <w:r w:rsidR="001F137E" w:rsidRPr="000615A5">
        <w:t xml:space="preserve"> contains a set of </w:t>
      </w:r>
      <w:r w:rsidR="001F137E" w:rsidRPr="00751BC9">
        <w:rPr>
          <w:i/>
        </w:rPr>
        <w:t>operations requests</w:t>
      </w:r>
      <w:r w:rsidR="001F137E" w:rsidRPr="000615A5">
        <w:t>, each request may specify production of a main product, an inventory operation, a maintenance operation, or a testing operation. The presumption is that a Level 4 function is the provider of the operations schedule information.</w:t>
      </w:r>
    </w:p>
    <w:p w14:paraId="2240B60F" w14:textId="77777777" w:rsidR="001F137E" w:rsidRPr="000615A5" w:rsidRDefault="001F137E" w:rsidP="002A2036">
      <w:pPr>
        <w:pStyle w:val="PARAGRAPH"/>
      </w:pPr>
      <w:r w:rsidRPr="000615A5">
        <w:t>Specifying the information to be returned from a GET may involve values in multiple fields.  Each field definition restricts the returned information.</w:t>
      </w:r>
    </w:p>
    <w:p w14:paraId="27950FE1" w14:textId="77777777" w:rsidR="001F137E" w:rsidRPr="000615A5" w:rsidRDefault="001F137E" w:rsidP="00833722">
      <w:pPr>
        <w:pStyle w:val="Heading3"/>
      </w:pPr>
      <w:bookmarkStart w:id="2621" w:name="_Toc507944916"/>
      <w:r w:rsidRPr="000615A5">
        <w:t>Operations schedule verb actions</w:t>
      </w:r>
      <w:bookmarkEnd w:id="2621"/>
    </w:p>
    <w:p w14:paraId="1C8EE795" w14:textId="2F35DA2F" w:rsidR="001F137E" w:rsidRPr="000615A5" w:rsidRDefault="001F137E" w:rsidP="002A2036">
      <w:pPr>
        <w:pStyle w:val="PARAGRAPH"/>
      </w:pPr>
      <w:r w:rsidRPr="000615A5">
        <w:t xml:space="preserve">The actions performed on an </w:t>
      </w:r>
      <w:r w:rsidRPr="00751BC9">
        <w:rPr>
          <w:i/>
        </w:rPr>
        <w:t>operations schedule</w:t>
      </w:r>
      <w:r w:rsidRPr="000615A5">
        <w:t xml:space="preserve"> </w:t>
      </w:r>
      <w:r w:rsidR="00751BC9">
        <w:t>noun</w:t>
      </w:r>
      <w:r w:rsidRPr="000615A5">
        <w:t xml:space="preserve"> are defined in </w:t>
      </w:r>
      <w:r w:rsidRPr="000615A5">
        <w:fldChar w:fldCharType="begin"/>
      </w:r>
      <w:r w:rsidRPr="000615A5">
        <w:instrText xml:space="preserve"> REF _Ref120008643 </w:instrText>
      </w:r>
      <w:r w:rsidRPr="000615A5">
        <w:fldChar w:fldCharType="separate"/>
      </w:r>
      <w:r w:rsidR="00036893" w:rsidRPr="000615A5">
        <w:t xml:space="preserve">Table </w:t>
      </w:r>
      <w:r w:rsidR="00036893">
        <w:rPr>
          <w:noProof/>
        </w:rPr>
        <w:t>31</w:t>
      </w:r>
      <w:r w:rsidRPr="000615A5">
        <w:fldChar w:fldCharType="end"/>
      </w:r>
      <w:r w:rsidRPr="000615A5">
        <w:t>.</w:t>
      </w:r>
    </w:p>
    <w:p w14:paraId="3157057D" w14:textId="3FFFFB57" w:rsidR="001F137E" w:rsidRPr="000615A5" w:rsidRDefault="001F137E" w:rsidP="00833722">
      <w:pPr>
        <w:pStyle w:val="TABLE-title"/>
      </w:pPr>
      <w:bookmarkStart w:id="2622" w:name="_Ref120008643"/>
      <w:bookmarkStart w:id="2623" w:name="_Toc111991854"/>
      <w:bookmarkStart w:id="2624" w:name="_Toc112730181"/>
      <w:bookmarkStart w:id="2625" w:name="_Toc120010377"/>
      <w:bookmarkStart w:id="2626" w:name="_Toc130399792"/>
      <w:bookmarkStart w:id="2627" w:name="_Toc131732223"/>
      <w:bookmarkStart w:id="2628" w:name="_Toc134537692"/>
      <w:bookmarkStart w:id="2629" w:name="_Toc483857384"/>
      <w:bookmarkStart w:id="2630" w:name="_Toc111971601"/>
      <w:r w:rsidRPr="000615A5">
        <w:t xml:space="preserve">Table </w:t>
      </w:r>
      <w:r w:rsidRPr="000615A5">
        <w:fldChar w:fldCharType="begin"/>
      </w:r>
      <w:r w:rsidRPr="000615A5">
        <w:instrText xml:space="preserve"> SEQ Table \* ARABIC </w:instrText>
      </w:r>
      <w:r w:rsidRPr="000615A5">
        <w:fldChar w:fldCharType="separate"/>
      </w:r>
      <w:r w:rsidR="00036893">
        <w:rPr>
          <w:noProof/>
        </w:rPr>
        <w:t>31</w:t>
      </w:r>
      <w:r w:rsidRPr="000615A5">
        <w:fldChar w:fldCharType="end"/>
      </w:r>
      <w:bookmarkEnd w:id="2622"/>
      <w:r w:rsidRPr="000615A5">
        <w:t xml:space="preserve"> - Operations schedule verb actions</w:t>
      </w:r>
      <w:bookmarkEnd w:id="2623"/>
      <w:bookmarkEnd w:id="2624"/>
      <w:bookmarkEnd w:id="2625"/>
      <w:bookmarkEnd w:id="2626"/>
      <w:bookmarkEnd w:id="2627"/>
      <w:bookmarkEnd w:id="2628"/>
      <w:bookmarkEnd w:id="2629"/>
      <w:r w:rsidRPr="000615A5">
        <w:t xml:space="preserve"> </w:t>
      </w:r>
      <w:bookmarkEnd w:id="26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4"/>
        <w:gridCol w:w="7238"/>
      </w:tblGrid>
      <w:tr w:rsidR="00751BC9" w:rsidRPr="00751BC9" w14:paraId="334903CD" w14:textId="77777777" w:rsidTr="00751BC9">
        <w:trPr>
          <w:tblHeader/>
        </w:trPr>
        <w:tc>
          <w:tcPr>
            <w:tcW w:w="1737" w:type="dxa"/>
            <w:shd w:val="clear" w:color="auto" w:fill="auto"/>
          </w:tcPr>
          <w:p w14:paraId="727A5563" w14:textId="77777777" w:rsidR="001F137E" w:rsidRPr="00751BC9" w:rsidRDefault="001F137E" w:rsidP="002A2036">
            <w:pPr>
              <w:pStyle w:val="TABLE-col-heading"/>
            </w:pPr>
            <w:r w:rsidRPr="00751BC9">
              <w:t>Operations Schedule ID</w:t>
            </w:r>
          </w:p>
        </w:tc>
        <w:tc>
          <w:tcPr>
            <w:tcW w:w="7441" w:type="dxa"/>
            <w:shd w:val="clear" w:color="auto" w:fill="auto"/>
            <w:vAlign w:val="center"/>
          </w:tcPr>
          <w:p w14:paraId="5A2AB405" w14:textId="00D61FE3" w:rsidR="001F137E" w:rsidRPr="00751BC9" w:rsidRDefault="00751BC9" w:rsidP="002A2036">
            <w:pPr>
              <w:pStyle w:val="TABLE-col-heading"/>
            </w:pPr>
            <w:r>
              <w:t>Verb action on noun</w:t>
            </w:r>
          </w:p>
        </w:tc>
      </w:tr>
      <w:tr w:rsidR="00751BC9" w:rsidRPr="00751BC9" w14:paraId="2ACE8BEC" w14:textId="77777777" w:rsidTr="00751BC9">
        <w:tc>
          <w:tcPr>
            <w:tcW w:w="1737" w:type="dxa"/>
            <w:shd w:val="clear" w:color="auto" w:fill="auto"/>
          </w:tcPr>
          <w:p w14:paraId="13239D1A" w14:textId="77777777" w:rsidR="001F137E" w:rsidRPr="00751BC9" w:rsidRDefault="001F137E" w:rsidP="002A2036">
            <w:pPr>
              <w:pStyle w:val="TABLE-cell"/>
            </w:pPr>
            <w:r w:rsidRPr="00751BC9">
              <w:t>IDs specified</w:t>
            </w:r>
          </w:p>
        </w:tc>
        <w:tc>
          <w:tcPr>
            <w:tcW w:w="7441" w:type="dxa"/>
            <w:shd w:val="clear" w:color="auto" w:fill="auto"/>
          </w:tcPr>
          <w:p w14:paraId="584EA8D0" w14:textId="77777777" w:rsidR="001F137E" w:rsidRPr="00751BC9" w:rsidRDefault="001F137E" w:rsidP="002A2036">
            <w:pPr>
              <w:pStyle w:val="TABLE-cell"/>
            </w:pPr>
            <w:r w:rsidRPr="00751BC9">
              <w:t xml:space="preserve">GET: Shall define a request that the receiver is to return, in a SHOW message, all attributes and contained elements of the </w:t>
            </w:r>
            <w:r w:rsidRPr="00751BC9">
              <w:rPr>
                <w:i/>
              </w:rPr>
              <w:t>Operations Schedules</w:t>
            </w:r>
            <w:r w:rsidRPr="00751BC9">
              <w:t xml:space="preserve"> that match the IDs.</w:t>
            </w:r>
          </w:p>
          <w:p w14:paraId="5CAF2082" w14:textId="77777777" w:rsidR="001F137E" w:rsidRPr="00751BC9" w:rsidRDefault="001F137E" w:rsidP="002A2036">
            <w:pPr>
              <w:pStyle w:val="TABLE-cell"/>
            </w:pPr>
            <w:r w:rsidRPr="00751BC9">
              <w:t xml:space="preserve">PROCESS: Shall define a request that the receiver is to add new </w:t>
            </w:r>
            <w:r w:rsidRPr="00751BC9">
              <w:rPr>
                <w:i/>
              </w:rPr>
              <w:t>Operations Schedules</w:t>
            </w:r>
            <w:r w:rsidRPr="00751BC9">
              <w:t>.  Any assigned IDs shall be returned in the ACKNOWLEDGE message.</w:t>
            </w:r>
          </w:p>
          <w:p w14:paraId="457EF91D" w14:textId="77777777" w:rsidR="001F137E" w:rsidRPr="00751BC9" w:rsidRDefault="001F137E" w:rsidP="002A2036">
            <w:pPr>
              <w:pStyle w:val="TABLE-cell"/>
            </w:pPr>
            <w:r w:rsidRPr="00751BC9">
              <w:t xml:space="preserve">CHANGE: Shall define a request that the receiver is to change the specified attributes and contained elements of the </w:t>
            </w:r>
            <w:r w:rsidRPr="00751BC9">
              <w:rPr>
                <w:i/>
              </w:rPr>
              <w:t>Operations Schedules</w:t>
            </w:r>
            <w:r w:rsidRPr="00751BC9">
              <w:t xml:space="preserve"> that match the IDs.  A RESPOND </w:t>
            </w:r>
            <w:r w:rsidRPr="00751BC9">
              <w:lastRenderedPageBreak/>
              <w:t>message may be used to communicate agreement, disagreement, or changes made to the CHANGE message data.</w:t>
            </w:r>
          </w:p>
          <w:p w14:paraId="332797DD" w14:textId="77777777" w:rsidR="001F137E" w:rsidRPr="00751BC9" w:rsidRDefault="001F137E" w:rsidP="00751BC9">
            <w:pPr>
              <w:pStyle w:val="Note-Example"/>
            </w:pPr>
            <w:r w:rsidRPr="00751BC9">
              <w:t>Example 1</w:t>
            </w:r>
            <w:r w:rsidRPr="00751BC9">
              <w:tab/>
              <w:t xml:space="preserve">A CHANGE may define a changed </w:t>
            </w:r>
            <w:r w:rsidRPr="00751BC9">
              <w:rPr>
                <w:i/>
              </w:rPr>
              <w:t>Operations Schedule</w:t>
            </w:r>
            <w:r w:rsidRPr="00751BC9">
              <w:t xml:space="preserve"> due to line slowdown or personnel unavailability.  </w:t>
            </w:r>
          </w:p>
          <w:p w14:paraId="10F9DA52" w14:textId="77777777" w:rsidR="001F137E" w:rsidRPr="00751BC9" w:rsidRDefault="001F137E" w:rsidP="002A2036">
            <w:pPr>
              <w:pStyle w:val="TABLE-cell"/>
            </w:pPr>
            <w:r w:rsidRPr="00751BC9">
              <w:t xml:space="preserve">CANCEL: Shall define a request that the receiver is to cancel the specified attributes and contained elements of the </w:t>
            </w:r>
            <w:r w:rsidRPr="00751BC9">
              <w:rPr>
                <w:i/>
              </w:rPr>
              <w:t>Operations Schedules</w:t>
            </w:r>
            <w:r w:rsidRPr="00751BC9">
              <w:t xml:space="preserve"> that match the IDs.  If contained elements IDs are specified, then only the specified contained elements for the specified </w:t>
            </w:r>
            <w:r w:rsidRPr="00751BC9">
              <w:rPr>
                <w:i/>
              </w:rPr>
              <w:t>Operations Schedule</w:t>
            </w:r>
            <w:r w:rsidRPr="00751BC9">
              <w:t xml:space="preserve"> are to be cancelled, not the </w:t>
            </w:r>
            <w:r w:rsidRPr="00751BC9">
              <w:rPr>
                <w:i/>
              </w:rPr>
              <w:t>Operations Schedule</w:t>
            </w:r>
            <w:r w:rsidRPr="00751BC9">
              <w:t>.</w:t>
            </w:r>
          </w:p>
          <w:p w14:paraId="5C3937E1" w14:textId="77777777" w:rsidR="001F137E" w:rsidRPr="00751BC9" w:rsidRDefault="001F137E" w:rsidP="00751BC9">
            <w:pPr>
              <w:pStyle w:val="Note-Example"/>
            </w:pPr>
            <w:r w:rsidRPr="00751BC9">
              <w:t>Example 2</w:t>
            </w:r>
            <w:r w:rsidRPr="00751BC9">
              <w:tab/>
              <w:t xml:space="preserve">A CANCEL may define a removed </w:t>
            </w:r>
            <w:r w:rsidRPr="00751BC9">
              <w:rPr>
                <w:i/>
              </w:rPr>
              <w:t>Operations Schedule</w:t>
            </w:r>
            <w:r w:rsidRPr="00751BC9">
              <w:t xml:space="preserve"> due to line shutdown or personnel reassignment</w:t>
            </w:r>
          </w:p>
          <w:p w14:paraId="1A21A681" w14:textId="77777777" w:rsidR="001F137E" w:rsidRPr="00751BC9" w:rsidRDefault="001F137E" w:rsidP="002A2036">
            <w:pPr>
              <w:pStyle w:val="TABLE-cell"/>
            </w:pPr>
            <w:r w:rsidRPr="00751BC9">
              <w:t xml:space="preserve">SYNC ADD: Shall define a request that the receiver is to add the specified attributes and contained elements of the </w:t>
            </w:r>
            <w:r w:rsidRPr="00751BC9">
              <w:rPr>
                <w:i/>
              </w:rPr>
              <w:t>Operations Schedules</w:t>
            </w:r>
            <w:r w:rsidRPr="00751BC9">
              <w:t xml:space="preserve">. </w:t>
            </w:r>
          </w:p>
          <w:p w14:paraId="17FD6EB2" w14:textId="77777777" w:rsidR="001F137E" w:rsidRPr="00751BC9" w:rsidRDefault="001F137E" w:rsidP="00751BC9">
            <w:pPr>
              <w:pStyle w:val="Note-Example"/>
            </w:pPr>
            <w:r w:rsidRPr="00751BC9">
              <w:t>Example 3</w:t>
            </w:r>
            <w:r w:rsidRPr="00751BC9">
              <w:tab/>
              <w:t xml:space="preserve">A SYNC ADD sent every day may define </w:t>
            </w:r>
            <w:r w:rsidRPr="00751BC9">
              <w:rPr>
                <w:i/>
              </w:rPr>
              <w:t>Operations Schedules</w:t>
            </w:r>
            <w:r w:rsidRPr="00751BC9">
              <w:t xml:space="preserve"> for the next day.</w:t>
            </w:r>
          </w:p>
          <w:p w14:paraId="708C4F3E" w14:textId="77777777" w:rsidR="001F137E" w:rsidRPr="00751BC9" w:rsidRDefault="001F137E" w:rsidP="002A2036">
            <w:pPr>
              <w:pStyle w:val="TABLE-cell"/>
            </w:pPr>
            <w:r w:rsidRPr="00751BC9">
              <w:t xml:space="preserve">SYNC CHANGE: Shall define a request that the receiver is to change the specified attributes and contained elements of the </w:t>
            </w:r>
            <w:r w:rsidRPr="00751BC9">
              <w:rPr>
                <w:i/>
              </w:rPr>
              <w:t>Operations Schedules</w:t>
            </w:r>
            <w:r w:rsidRPr="00751BC9">
              <w:t xml:space="preserve"> that match the IDs. </w:t>
            </w:r>
          </w:p>
          <w:p w14:paraId="51C900A6" w14:textId="77777777" w:rsidR="001F137E" w:rsidRPr="00751BC9" w:rsidRDefault="001F137E" w:rsidP="00751BC9">
            <w:pPr>
              <w:pStyle w:val="Note-Example"/>
            </w:pPr>
            <w:r w:rsidRPr="00751BC9">
              <w:t>Example 4</w:t>
            </w:r>
            <w:r w:rsidRPr="00751BC9">
              <w:tab/>
              <w:t xml:space="preserve">A SYNC CHANGE may change a </w:t>
            </w:r>
            <w:r w:rsidRPr="00751BC9">
              <w:rPr>
                <w:i/>
              </w:rPr>
              <w:t>Operations Schedule</w:t>
            </w:r>
            <w:r w:rsidRPr="00751BC9">
              <w:t xml:space="preserve"> due to line slowdown or personnel unavailability.  </w:t>
            </w:r>
          </w:p>
          <w:p w14:paraId="272AB55A" w14:textId="77777777" w:rsidR="001F137E" w:rsidRPr="00751BC9" w:rsidRDefault="001F137E" w:rsidP="002A2036">
            <w:pPr>
              <w:pStyle w:val="TABLE-cell"/>
            </w:pPr>
            <w:r w:rsidRPr="00751BC9">
              <w:t xml:space="preserve">SYNC DELETE: Shall define a request that the receiver is to delete the specified attributes and contained elements of the </w:t>
            </w:r>
            <w:r w:rsidRPr="00751BC9">
              <w:rPr>
                <w:i/>
              </w:rPr>
              <w:t>Operations Schedules</w:t>
            </w:r>
            <w:r w:rsidRPr="00751BC9">
              <w:t xml:space="preserve"> that match the IDs.</w:t>
            </w:r>
          </w:p>
          <w:p w14:paraId="5BED583E" w14:textId="4D2E722B" w:rsidR="009C2673" w:rsidRDefault="001F137E" w:rsidP="009C2673">
            <w:pPr>
              <w:pStyle w:val="TABLE-cell"/>
              <w:rPr>
                <w:ins w:id="2631" w:author="Dennis Brandl" w:date="2018-03-03T07:00:00Z"/>
              </w:rPr>
            </w:pPr>
            <w:r w:rsidRPr="00751BC9">
              <w:t>Example 5</w:t>
            </w:r>
            <w:r w:rsidRPr="00751BC9">
              <w:tab/>
              <w:t xml:space="preserve">A SYNC DELETE may define a removed </w:t>
            </w:r>
            <w:r w:rsidRPr="00751BC9">
              <w:rPr>
                <w:i/>
              </w:rPr>
              <w:t>Operations Schedule</w:t>
            </w:r>
            <w:r w:rsidRPr="00751BC9">
              <w:t xml:space="preserve"> due to line shutdown or personnel reassignment</w:t>
            </w:r>
            <w:ins w:id="2632" w:author="Dennis Brandl" w:date="2018-03-03T07:00:00Z">
              <w:r w:rsidR="009C2673">
                <w:t xml:space="preserve"> </w:t>
              </w:r>
            </w:ins>
          </w:p>
          <w:p w14:paraId="2C7BF764" w14:textId="3DBCA85D" w:rsidR="001F137E" w:rsidRPr="00751BC9" w:rsidRDefault="009C2673" w:rsidP="009C2673">
            <w:pPr>
              <w:pStyle w:val="Note-Example"/>
            </w:pPr>
            <w:ins w:id="2633" w:author="Dennis Brandl" w:date="2018-03-03T07:00:00Z">
              <w:r>
                <w:t xml:space="preserve">NOTIFY: Shall define the creation of a new </w:t>
              </w:r>
              <w:r>
                <w:rPr>
                  <w:i/>
                </w:rPr>
                <w:t>Operations Schedule</w:t>
              </w:r>
              <w:r>
                <w:t>.</w:t>
              </w:r>
            </w:ins>
          </w:p>
        </w:tc>
      </w:tr>
      <w:tr w:rsidR="00751BC9" w:rsidRPr="00751BC9" w14:paraId="1C3EC519" w14:textId="77777777" w:rsidTr="00751BC9">
        <w:tc>
          <w:tcPr>
            <w:tcW w:w="1737" w:type="dxa"/>
            <w:shd w:val="clear" w:color="auto" w:fill="auto"/>
          </w:tcPr>
          <w:p w14:paraId="50DAB958" w14:textId="77777777" w:rsidR="001F137E" w:rsidRPr="00751BC9" w:rsidRDefault="001F137E" w:rsidP="002A2036">
            <w:pPr>
              <w:pStyle w:val="TABLE-cell"/>
            </w:pPr>
            <w:r w:rsidRPr="00751BC9">
              <w:lastRenderedPageBreak/>
              <w:t>&lt;not specified&gt;</w:t>
            </w:r>
          </w:p>
        </w:tc>
        <w:tc>
          <w:tcPr>
            <w:tcW w:w="7441" w:type="dxa"/>
            <w:shd w:val="clear" w:color="auto" w:fill="auto"/>
          </w:tcPr>
          <w:p w14:paraId="72055249" w14:textId="4C2F14D6" w:rsidR="001F137E" w:rsidRPr="00751BC9" w:rsidRDefault="001F137E" w:rsidP="002A2036">
            <w:pPr>
              <w:pStyle w:val="TABLE-cell"/>
            </w:pPr>
            <w:r w:rsidRPr="00751BC9">
              <w:t xml:space="preserve">GET: Shall define a request that the receiver is to return, in a SHOW message, all attributes and contained elements of the </w:t>
            </w:r>
            <w:r w:rsidRPr="00751BC9">
              <w:rPr>
                <w:i/>
              </w:rPr>
              <w:t>Operations Schedules</w:t>
            </w:r>
            <w:r w:rsidRPr="00751BC9">
              <w:t xml:space="preserve"> based on the information specified in the GET message. See </w:t>
            </w:r>
            <w:fldSimple w:instr=" REF _Ref111968835  \* MERGEFORMAT ">
              <w:r w:rsidR="00036893" w:rsidRPr="000615A5">
                <w:t xml:space="preserve">Table </w:t>
              </w:r>
              <w:r w:rsidR="00036893">
                <w:t>32</w:t>
              </w:r>
            </w:fldSimple>
            <w:r w:rsidRPr="00751BC9">
              <w:t xml:space="preserve"> for details.</w:t>
            </w:r>
          </w:p>
          <w:p w14:paraId="5132BB3F" w14:textId="77777777" w:rsidR="001F137E" w:rsidRPr="00751BC9" w:rsidRDefault="001F137E" w:rsidP="002A2036">
            <w:pPr>
              <w:pStyle w:val="TABLE-cell"/>
            </w:pPr>
            <w:r w:rsidRPr="00751BC9">
              <w:t xml:space="preserve">PROCESS: Shall define a request that the receiver is to add new </w:t>
            </w:r>
            <w:r w:rsidRPr="00751BC9">
              <w:rPr>
                <w:i/>
              </w:rPr>
              <w:t>Operations Schedules</w:t>
            </w:r>
            <w:r w:rsidRPr="00751BC9">
              <w:t>.  Any assigned IDs shall be returned in the ACKNOWLEDGE message.</w:t>
            </w:r>
          </w:p>
          <w:p w14:paraId="22463C20" w14:textId="24A991F3" w:rsidR="001F137E" w:rsidRPr="00751BC9" w:rsidRDefault="001F137E" w:rsidP="002A2036">
            <w:pPr>
              <w:pStyle w:val="TABLE-cell"/>
            </w:pPr>
            <w:r w:rsidRPr="00751BC9">
              <w:t xml:space="preserve">CHANGE: Shall define a request that the receiver is to change the specified attributes and contained elements of the </w:t>
            </w:r>
            <w:r w:rsidRPr="00751BC9">
              <w:rPr>
                <w:i/>
              </w:rPr>
              <w:t>Operations Schedules</w:t>
            </w:r>
            <w:r w:rsidRPr="00751BC9">
              <w:t xml:space="preserve"> based on the information specified in the CHANGE message. See </w:t>
            </w:r>
            <w:fldSimple w:instr=" REF _Ref111968835  \* MERGEFORMAT ">
              <w:r w:rsidR="00036893" w:rsidRPr="000615A5">
                <w:t xml:space="preserve">Table </w:t>
              </w:r>
              <w:r w:rsidR="00036893">
                <w:t>32</w:t>
              </w:r>
            </w:fldSimple>
            <w:r w:rsidRPr="00751BC9">
              <w:t xml:space="preserve"> for details.  A RESPOND message may be used to communicate agreement, disagreement, or changes made to the CHANGE message data. </w:t>
            </w:r>
          </w:p>
          <w:p w14:paraId="7B7D621A" w14:textId="70312C41" w:rsidR="001F137E" w:rsidRPr="00751BC9" w:rsidRDefault="001F137E" w:rsidP="002A2036">
            <w:pPr>
              <w:pStyle w:val="TABLE-cell"/>
            </w:pPr>
            <w:r w:rsidRPr="00751BC9">
              <w:t xml:space="preserve">CANCEL: Shall define a request that the receiver is to cancel the specified attributes and contained elements of the </w:t>
            </w:r>
            <w:r w:rsidRPr="00751BC9">
              <w:rPr>
                <w:i/>
              </w:rPr>
              <w:t>Operations Schedules</w:t>
            </w:r>
            <w:r w:rsidRPr="00751BC9">
              <w:t xml:space="preserve"> based on the information specified in the CANCEL message. See </w:t>
            </w:r>
            <w:fldSimple w:instr=" REF _Ref111968835  \* MERGEFORMAT ">
              <w:r w:rsidR="00036893" w:rsidRPr="000615A5">
                <w:t xml:space="preserve">Table </w:t>
              </w:r>
              <w:r w:rsidR="00036893">
                <w:t>32</w:t>
              </w:r>
            </w:fldSimple>
            <w:r w:rsidRPr="00751BC9">
              <w:t xml:space="preserve"> for details.  If contained elements IDs are specified, then only the specified contained elements for the specified </w:t>
            </w:r>
            <w:r w:rsidRPr="00751BC9">
              <w:rPr>
                <w:i/>
              </w:rPr>
              <w:t>Operations Schedule</w:t>
            </w:r>
            <w:r w:rsidRPr="00751BC9">
              <w:t xml:space="preserve"> are to be cancelled, not the </w:t>
            </w:r>
            <w:r w:rsidRPr="00751BC9">
              <w:rPr>
                <w:i/>
              </w:rPr>
              <w:t>Operations Schedule</w:t>
            </w:r>
            <w:r w:rsidRPr="00751BC9">
              <w:t>.</w:t>
            </w:r>
          </w:p>
          <w:p w14:paraId="14296E6B" w14:textId="093E47FE" w:rsidR="001F137E" w:rsidRPr="00751BC9" w:rsidRDefault="001F137E" w:rsidP="002A2036">
            <w:pPr>
              <w:pStyle w:val="TABLE-cell"/>
            </w:pPr>
            <w:r w:rsidRPr="00751BC9">
              <w:t xml:space="preserve">SYNC ADD: Shall define a request that the receiver is to add the specified attributes and contained elements of the </w:t>
            </w:r>
            <w:r w:rsidRPr="00751BC9">
              <w:rPr>
                <w:i/>
              </w:rPr>
              <w:t>Operations Schedules</w:t>
            </w:r>
            <w:r w:rsidRPr="00751BC9">
              <w:t xml:space="preserve"> based on the information specified in the SYNC message. See </w:t>
            </w:r>
            <w:fldSimple w:instr=" REF _Ref111968835  \* MERGEFORMAT ">
              <w:r w:rsidR="00036893" w:rsidRPr="000615A5">
                <w:t xml:space="preserve">Table </w:t>
              </w:r>
              <w:r w:rsidR="00036893">
                <w:t>32</w:t>
              </w:r>
            </w:fldSimple>
            <w:r w:rsidRPr="00751BC9">
              <w:t xml:space="preserve"> for details. </w:t>
            </w:r>
          </w:p>
          <w:p w14:paraId="147DB2CD" w14:textId="398CDC8E" w:rsidR="001F137E" w:rsidRPr="00751BC9" w:rsidRDefault="001F137E" w:rsidP="002A2036">
            <w:pPr>
              <w:pStyle w:val="TABLE-cell"/>
            </w:pPr>
            <w:r w:rsidRPr="00751BC9">
              <w:t xml:space="preserve">SYNC CHANGE: Shall define a request that the receiver is to change the specified attributes and contained elements of the </w:t>
            </w:r>
            <w:r w:rsidRPr="00751BC9">
              <w:rPr>
                <w:i/>
              </w:rPr>
              <w:t>Operations Schedules</w:t>
            </w:r>
            <w:r w:rsidRPr="00751BC9">
              <w:t xml:space="preserve"> based on the information specified in the SYNC message. See </w:t>
            </w:r>
            <w:fldSimple w:instr=" REF _Ref111968835  \* MERGEFORMAT ">
              <w:r w:rsidR="00036893" w:rsidRPr="000615A5">
                <w:t xml:space="preserve">Table </w:t>
              </w:r>
              <w:r w:rsidR="00036893">
                <w:t>32</w:t>
              </w:r>
            </w:fldSimple>
            <w:r w:rsidRPr="00751BC9">
              <w:t xml:space="preserve"> for details. </w:t>
            </w:r>
          </w:p>
          <w:p w14:paraId="654EEE65" w14:textId="77777777" w:rsidR="001F137E" w:rsidRDefault="001F137E" w:rsidP="002A2036">
            <w:pPr>
              <w:pStyle w:val="TABLE-cell"/>
              <w:rPr>
                <w:ins w:id="2634" w:author="Dennis Brandl" w:date="2018-03-03T07:01:00Z"/>
              </w:rPr>
            </w:pPr>
            <w:r w:rsidRPr="00751BC9">
              <w:t xml:space="preserve">SYNC DELETE: Shall define a request that the receiver is to delete the specified attributes and contained elements of the </w:t>
            </w:r>
            <w:r w:rsidRPr="00751BC9">
              <w:rPr>
                <w:i/>
              </w:rPr>
              <w:t>Operations Schedules</w:t>
            </w:r>
            <w:r w:rsidRPr="00751BC9">
              <w:t xml:space="preserve"> based on the information specified in the SYNC message. See </w:t>
            </w:r>
            <w:fldSimple w:instr=" REF _Ref111968835  \* MERGEFORMAT ">
              <w:r w:rsidR="00036893" w:rsidRPr="000615A5">
                <w:t xml:space="preserve">Table </w:t>
              </w:r>
              <w:r w:rsidR="00036893">
                <w:t>32</w:t>
              </w:r>
            </w:fldSimple>
            <w:r w:rsidRPr="00751BC9">
              <w:t xml:space="preserve"> for details.</w:t>
            </w:r>
          </w:p>
          <w:p w14:paraId="3541113B" w14:textId="201C9047" w:rsidR="009C2673" w:rsidRPr="00751BC9" w:rsidRDefault="009C2673" w:rsidP="002A2036">
            <w:pPr>
              <w:pStyle w:val="TABLE-cell"/>
            </w:pPr>
            <w:ins w:id="2635" w:author="Dennis Brandl" w:date="2018-03-03T07:01:00Z">
              <w:r>
                <w:t>NOTIFY: Error.</w:t>
              </w:r>
            </w:ins>
          </w:p>
        </w:tc>
      </w:tr>
      <w:tr w:rsidR="00751BC9" w:rsidRPr="00751BC9" w14:paraId="1742856B" w14:textId="77777777" w:rsidTr="00751BC9">
        <w:tc>
          <w:tcPr>
            <w:tcW w:w="1737" w:type="dxa"/>
            <w:shd w:val="clear" w:color="auto" w:fill="auto"/>
          </w:tcPr>
          <w:p w14:paraId="2F1C208E" w14:textId="77777777" w:rsidR="001F137E" w:rsidRPr="00751BC9" w:rsidRDefault="001F137E" w:rsidP="002A2036">
            <w:pPr>
              <w:pStyle w:val="TABLE-cell"/>
            </w:pPr>
            <w:r w:rsidRPr="00751BC9">
              <w:t>Wildcard specified</w:t>
            </w:r>
          </w:p>
        </w:tc>
        <w:tc>
          <w:tcPr>
            <w:tcW w:w="7441" w:type="dxa"/>
            <w:shd w:val="clear" w:color="auto" w:fill="auto"/>
          </w:tcPr>
          <w:p w14:paraId="6519C492" w14:textId="77777777" w:rsidR="001F137E" w:rsidRPr="00751BC9" w:rsidRDefault="001F137E" w:rsidP="002A2036">
            <w:pPr>
              <w:pStyle w:val="TABLE-cell"/>
            </w:pPr>
            <w:r w:rsidRPr="00751BC9">
              <w:t xml:space="preserve">GET: Shall define a request that the receiver is to return, in a SHOW message, all attributes and contained elements of all </w:t>
            </w:r>
            <w:r w:rsidRPr="00751BC9">
              <w:rPr>
                <w:i/>
              </w:rPr>
              <w:t>Operations Schedules</w:t>
            </w:r>
            <w:r w:rsidRPr="00751BC9">
              <w:t xml:space="preserve"> that match the wildcard.</w:t>
            </w:r>
          </w:p>
          <w:p w14:paraId="2896FED7" w14:textId="77777777" w:rsidR="001F137E" w:rsidRPr="00751BC9" w:rsidRDefault="001F137E" w:rsidP="002A2036">
            <w:pPr>
              <w:pStyle w:val="TABLE-cell"/>
            </w:pPr>
            <w:r w:rsidRPr="00751BC9">
              <w:t>PROCESS: Error</w:t>
            </w:r>
          </w:p>
          <w:p w14:paraId="43BB43DD" w14:textId="77777777" w:rsidR="001F137E" w:rsidRPr="00751BC9" w:rsidRDefault="001F137E" w:rsidP="002A2036">
            <w:pPr>
              <w:pStyle w:val="TABLE-cell"/>
            </w:pPr>
            <w:r w:rsidRPr="00751BC9">
              <w:t xml:space="preserve">CHANGE: Shall define a request that the receiver is to change the specified attributes and contained elements of the </w:t>
            </w:r>
            <w:r w:rsidRPr="00751BC9">
              <w:rPr>
                <w:i/>
              </w:rPr>
              <w:t>Operations Schedules</w:t>
            </w:r>
            <w:r w:rsidRPr="00751BC9">
              <w:t xml:space="preserve"> that match the wildcard.  A RESPOND message may be used to communicate agreement, disagreement, or changes made to the CHANGE message data.</w:t>
            </w:r>
          </w:p>
          <w:p w14:paraId="02275340" w14:textId="77777777" w:rsidR="001F137E" w:rsidRPr="00751BC9" w:rsidRDefault="001F137E" w:rsidP="002A2036">
            <w:pPr>
              <w:pStyle w:val="TABLE-cell"/>
            </w:pPr>
            <w:r w:rsidRPr="00751BC9">
              <w:t xml:space="preserve">CANCEL: Shall define a request that the receiver is to cancel the specified attributes and contained elements of the </w:t>
            </w:r>
            <w:r w:rsidRPr="00751BC9">
              <w:rPr>
                <w:i/>
              </w:rPr>
              <w:t>Operations Schedules</w:t>
            </w:r>
            <w:r w:rsidRPr="00751BC9">
              <w:t xml:space="preserve"> that match the wildcard.  If contained elements IDs are specified, then only the specified contained elements for the specified </w:t>
            </w:r>
            <w:r w:rsidRPr="00751BC9">
              <w:rPr>
                <w:i/>
              </w:rPr>
              <w:t>Operations Schedule</w:t>
            </w:r>
            <w:r w:rsidRPr="00751BC9">
              <w:t xml:space="preserve"> are to be cancelled, not the </w:t>
            </w:r>
            <w:r w:rsidRPr="00751BC9">
              <w:rPr>
                <w:i/>
              </w:rPr>
              <w:t>Operations Schedule.</w:t>
            </w:r>
            <w:r w:rsidRPr="00751BC9">
              <w:t xml:space="preserve"> </w:t>
            </w:r>
          </w:p>
          <w:p w14:paraId="39B1692F" w14:textId="77777777" w:rsidR="001F137E" w:rsidRPr="00751BC9" w:rsidRDefault="001F137E" w:rsidP="002A2036">
            <w:pPr>
              <w:pStyle w:val="TABLE-cell"/>
            </w:pPr>
            <w:r w:rsidRPr="00751BC9">
              <w:lastRenderedPageBreak/>
              <w:t xml:space="preserve">SYNC ADD: Shall define a request that the receiver is to add the specified attributes and contained elements of the </w:t>
            </w:r>
            <w:r w:rsidRPr="00751BC9">
              <w:rPr>
                <w:i/>
              </w:rPr>
              <w:t>Operations Schedules</w:t>
            </w:r>
            <w:r w:rsidRPr="00751BC9">
              <w:t xml:space="preserve"> that match the wildcard. </w:t>
            </w:r>
          </w:p>
          <w:p w14:paraId="661D0CFC" w14:textId="77777777" w:rsidR="001F137E" w:rsidRPr="00751BC9" w:rsidRDefault="001F137E" w:rsidP="002A2036">
            <w:pPr>
              <w:pStyle w:val="TABLE-cell"/>
            </w:pPr>
            <w:r w:rsidRPr="00751BC9">
              <w:t xml:space="preserve">SYNC CHANGE: Shall define a request that the receiver is to change the specified attributes and contained elements of the </w:t>
            </w:r>
            <w:r w:rsidRPr="00751BC9">
              <w:rPr>
                <w:i/>
              </w:rPr>
              <w:t>Operations Schedules</w:t>
            </w:r>
            <w:r w:rsidRPr="00751BC9">
              <w:t xml:space="preserve"> that match the wildcard. </w:t>
            </w:r>
          </w:p>
          <w:p w14:paraId="02D7C9BD" w14:textId="77777777" w:rsidR="001F137E" w:rsidRDefault="001F137E" w:rsidP="002A2036">
            <w:pPr>
              <w:pStyle w:val="TABLE-cell"/>
              <w:rPr>
                <w:ins w:id="2636" w:author="Dennis Brandl" w:date="2018-03-03T07:01:00Z"/>
              </w:rPr>
            </w:pPr>
            <w:r w:rsidRPr="00751BC9">
              <w:t xml:space="preserve">SYNC DELETE: Shall define a request that the receiver is to delete the specified attributes and contained elements of the </w:t>
            </w:r>
            <w:r w:rsidRPr="00751BC9">
              <w:rPr>
                <w:i/>
              </w:rPr>
              <w:t>Operations Schedules</w:t>
            </w:r>
            <w:r w:rsidRPr="00751BC9">
              <w:t xml:space="preserve"> that match the wildcard.</w:t>
            </w:r>
          </w:p>
          <w:p w14:paraId="03881962" w14:textId="2B631840" w:rsidR="009C2673" w:rsidRPr="00751BC9" w:rsidRDefault="009C2673" w:rsidP="002A2036">
            <w:pPr>
              <w:pStyle w:val="TABLE-cell"/>
            </w:pPr>
            <w:ins w:id="2637" w:author="Dennis Brandl" w:date="2018-03-03T07:01:00Z">
              <w:r>
                <w:t>NOTIFY: Error.</w:t>
              </w:r>
            </w:ins>
          </w:p>
        </w:tc>
      </w:tr>
    </w:tbl>
    <w:p w14:paraId="6E0511EA" w14:textId="77777777" w:rsidR="001F137E" w:rsidRPr="000615A5" w:rsidRDefault="001F137E" w:rsidP="00833722">
      <w:pPr>
        <w:pStyle w:val="NOTE"/>
      </w:pPr>
    </w:p>
    <w:p w14:paraId="538D391D" w14:textId="6CA76892" w:rsidR="001F137E" w:rsidRPr="000615A5" w:rsidRDefault="001F137E" w:rsidP="002A2036">
      <w:pPr>
        <w:pStyle w:val="PARAGRAPH"/>
      </w:pPr>
      <w:r w:rsidRPr="000615A5">
        <w:t xml:space="preserve">The meanings of </w:t>
      </w:r>
      <w:r w:rsidRPr="00751BC9">
        <w:rPr>
          <w:i/>
        </w:rPr>
        <w:t>operations schedule</w:t>
      </w:r>
      <w:r w:rsidRPr="000615A5">
        <w:t xml:space="preserve"> elements for a GET verb are defined in </w:t>
      </w:r>
      <w:r w:rsidRPr="000615A5">
        <w:fldChar w:fldCharType="begin"/>
      </w:r>
      <w:r w:rsidRPr="000615A5">
        <w:instrText xml:space="preserve"> REF _Ref111968835 </w:instrText>
      </w:r>
      <w:r w:rsidRPr="000615A5">
        <w:fldChar w:fldCharType="separate"/>
      </w:r>
      <w:r w:rsidR="00036893" w:rsidRPr="000615A5">
        <w:t xml:space="preserve">Table </w:t>
      </w:r>
      <w:r w:rsidR="00036893">
        <w:rPr>
          <w:noProof/>
        </w:rPr>
        <w:t>32</w:t>
      </w:r>
      <w:r w:rsidRPr="000615A5">
        <w:fldChar w:fldCharType="end"/>
      </w:r>
      <w:r w:rsidRPr="000615A5">
        <w:t>.</w:t>
      </w:r>
    </w:p>
    <w:p w14:paraId="6BD4F828" w14:textId="6D6390D0" w:rsidR="001F137E" w:rsidRPr="000615A5" w:rsidRDefault="001F137E" w:rsidP="00833722">
      <w:pPr>
        <w:pStyle w:val="TABLE-title"/>
      </w:pPr>
      <w:bookmarkStart w:id="2638" w:name="_Ref111968835"/>
      <w:bookmarkStart w:id="2639" w:name="_Toc66633557"/>
      <w:bookmarkStart w:id="2640" w:name="_Toc93913247"/>
      <w:bookmarkStart w:id="2641" w:name="_Toc94085669"/>
      <w:bookmarkStart w:id="2642" w:name="_Toc99938151"/>
      <w:bookmarkStart w:id="2643" w:name="_Toc104708491"/>
      <w:bookmarkStart w:id="2644" w:name="_Toc111971602"/>
      <w:bookmarkStart w:id="2645" w:name="_Toc111991855"/>
      <w:bookmarkStart w:id="2646" w:name="_Toc112730182"/>
      <w:bookmarkStart w:id="2647" w:name="_Toc120010378"/>
      <w:bookmarkStart w:id="2648" w:name="_Toc130399793"/>
      <w:bookmarkStart w:id="2649" w:name="_Toc131732224"/>
      <w:bookmarkStart w:id="2650" w:name="_Toc134537693"/>
      <w:bookmarkStart w:id="2651" w:name="_Toc483857385"/>
      <w:r w:rsidRPr="000615A5">
        <w:t xml:space="preserve">Table </w:t>
      </w:r>
      <w:r w:rsidRPr="000615A5">
        <w:fldChar w:fldCharType="begin"/>
      </w:r>
      <w:r w:rsidRPr="000615A5">
        <w:instrText xml:space="preserve"> SEQ Table \* ARABIC </w:instrText>
      </w:r>
      <w:r w:rsidRPr="000615A5">
        <w:fldChar w:fldCharType="separate"/>
      </w:r>
      <w:r w:rsidR="00036893">
        <w:rPr>
          <w:noProof/>
        </w:rPr>
        <w:t>32</w:t>
      </w:r>
      <w:r w:rsidRPr="000615A5">
        <w:fldChar w:fldCharType="end"/>
      </w:r>
      <w:bookmarkEnd w:id="2638"/>
      <w:r w:rsidRPr="000615A5">
        <w:t xml:space="preserve"> – Operations schedule element definitions for GET verb</w:t>
      </w:r>
      <w:bookmarkEnd w:id="2639"/>
      <w:bookmarkEnd w:id="2640"/>
      <w:bookmarkEnd w:id="2641"/>
      <w:bookmarkEnd w:id="2642"/>
      <w:bookmarkEnd w:id="2643"/>
      <w:bookmarkEnd w:id="2644"/>
      <w:bookmarkEnd w:id="2645"/>
      <w:bookmarkEnd w:id="2646"/>
      <w:bookmarkEnd w:id="2647"/>
      <w:bookmarkEnd w:id="2648"/>
      <w:bookmarkEnd w:id="2649"/>
      <w:bookmarkEnd w:id="2650"/>
      <w:bookmarkEnd w:id="26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6"/>
        <w:gridCol w:w="6426"/>
      </w:tblGrid>
      <w:tr w:rsidR="00751BC9" w:rsidRPr="00751BC9" w14:paraId="5D04ADA2" w14:textId="77777777" w:rsidTr="00751BC9">
        <w:trPr>
          <w:tblHeader/>
        </w:trPr>
        <w:tc>
          <w:tcPr>
            <w:tcW w:w="2610" w:type="dxa"/>
            <w:shd w:val="clear" w:color="auto" w:fill="auto"/>
          </w:tcPr>
          <w:p w14:paraId="64410293" w14:textId="77777777" w:rsidR="001F137E" w:rsidRPr="00751BC9" w:rsidRDefault="001F137E" w:rsidP="002A2036">
            <w:pPr>
              <w:pStyle w:val="TABLE-col-heading"/>
            </w:pPr>
            <w:r w:rsidRPr="00751BC9">
              <w:t>Operations Schedule Element</w:t>
            </w:r>
          </w:p>
        </w:tc>
        <w:tc>
          <w:tcPr>
            <w:tcW w:w="6750" w:type="dxa"/>
            <w:shd w:val="clear" w:color="auto" w:fill="auto"/>
          </w:tcPr>
          <w:p w14:paraId="2D0CBEE9" w14:textId="77777777" w:rsidR="001F137E" w:rsidRPr="00751BC9" w:rsidRDefault="001F137E" w:rsidP="002A2036">
            <w:pPr>
              <w:pStyle w:val="TABLE-col-heading"/>
            </w:pPr>
            <w:r w:rsidRPr="00751BC9">
              <w:t>Returns</w:t>
            </w:r>
          </w:p>
        </w:tc>
      </w:tr>
      <w:tr w:rsidR="00751BC9" w:rsidRPr="00751BC9" w14:paraId="23E571F5" w14:textId="77777777" w:rsidTr="00751BC9">
        <w:tc>
          <w:tcPr>
            <w:tcW w:w="2610" w:type="dxa"/>
            <w:shd w:val="clear" w:color="auto" w:fill="auto"/>
          </w:tcPr>
          <w:p w14:paraId="17861A83" w14:textId="77777777" w:rsidR="001F137E" w:rsidRPr="00751BC9" w:rsidRDefault="001F137E" w:rsidP="002A2036">
            <w:pPr>
              <w:pStyle w:val="TABLE-cell"/>
            </w:pPr>
            <w:r w:rsidRPr="00751BC9">
              <w:t>Start Time</w:t>
            </w:r>
          </w:p>
        </w:tc>
        <w:tc>
          <w:tcPr>
            <w:tcW w:w="6750" w:type="dxa"/>
            <w:shd w:val="clear" w:color="auto" w:fill="auto"/>
          </w:tcPr>
          <w:p w14:paraId="0EB3D455" w14:textId="77777777" w:rsidR="001F137E" w:rsidRPr="00751BC9" w:rsidRDefault="001F137E" w:rsidP="002A2036">
            <w:pPr>
              <w:pStyle w:val="TABLE-cell"/>
            </w:pPr>
            <w:r w:rsidRPr="00751BC9">
              <w:t xml:space="preserve">Specifies the operations schedule information for times after, and including the start time.  Should be specified in the GET, otherwise the responder selects the </w:t>
            </w:r>
            <w:r w:rsidRPr="00751BC9">
              <w:rPr>
                <w:i/>
              </w:rPr>
              <w:t>Start Time</w:t>
            </w:r>
            <w:r w:rsidRPr="00751BC9">
              <w:t>.</w:t>
            </w:r>
          </w:p>
        </w:tc>
      </w:tr>
      <w:tr w:rsidR="00751BC9" w:rsidRPr="00751BC9" w14:paraId="0E0692E4" w14:textId="77777777" w:rsidTr="00751BC9">
        <w:tc>
          <w:tcPr>
            <w:tcW w:w="2610" w:type="dxa"/>
            <w:shd w:val="clear" w:color="auto" w:fill="auto"/>
          </w:tcPr>
          <w:p w14:paraId="34519CDF" w14:textId="77777777" w:rsidR="001F137E" w:rsidRPr="00751BC9" w:rsidRDefault="001F137E" w:rsidP="002A2036">
            <w:pPr>
              <w:pStyle w:val="TABLE-cell"/>
            </w:pPr>
            <w:r w:rsidRPr="00751BC9">
              <w:t>End Time</w:t>
            </w:r>
          </w:p>
        </w:tc>
        <w:tc>
          <w:tcPr>
            <w:tcW w:w="6750" w:type="dxa"/>
            <w:shd w:val="clear" w:color="auto" w:fill="auto"/>
          </w:tcPr>
          <w:p w14:paraId="39FBDAD3" w14:textId="77777777" w:rsidR="001F137E" w:rsidRPr="00751BC9" w:rsidRDefault="001F137E" w:rsidP="002A2036">
            <w:pPr>
              <w:pStyle w:val="TABLE-cell"/>
            </w:pPr>
            <w:r w:rsidRPr="00751BC9">
              <w:t xml:space="preserve">Specifies the operations schedule information for times before, and including, the end time.  If not specified then the responder selects the </w:t>
            </w:r>
            <w:r w:rsidRPr="00751BC9">
              <w:rPr>
                <w:i/>
              </w:rPr>
              <w:t>End Time</w:t>
            </w:r>
            <w:r w:rsidRPr="00751BC9">
              <w:t>.</w:t>
            </w:r>
          </w:p>
        </w:tc>
      </w:tr>
      <w:tr w:rsidR="00751BC9" w:rsidRPr="00751BC9" w14:paraId="30745031" w14:textId="77777777" w:rsidTr="00751BC9">
        <w:tc>
          <w:tcPr>
            <w:tcW w:w="2610" w:type="dxa"/>
            <w:shd w:val="clear" w:color="auto" w:fill="auto"/>
          </w:tcPr>
          <w:p w14:paraId="2D3DFE2F" w14:textId="77777777" w:rsidR="001F137E" w:rsidRPr="00751BC9" w:rsidRDefault="001F137E" w:rsidP="002A2036">
            <w:pPr>
              <w:pStyle w:val="TABLE-cell"/>
            </w:pPr>
            <w:r w:rsidRPr="00751BC9">
              <w:t>Hierarchy Scope</w:t>
            </w:r>
          </w:p>
        </w:tc>
        <w:tc>
          <w:tcPr>
            <w:tcW w:w="6750" w:type="dxa"/>
            <w:shd w:val="clear" w:color="auto" w:fill="auto"/>
          </w:tcPr>
          <w:p w14:paraId="3E4D243F" w14:textId="77777777" w:rsidR="001F137E" w:rsidRPr="00751BC9" w:rsidRDefault="001F137E" w:rsidP="002A2036">
            <w:pPr>
              <w:pStyle w:val="TABLE-cell"/>
            </w:pPr>
            <w:r w:rsidRPr="00751BC9">
              <w:t xml:space="preserve">Specifies the operations schedule information for the specified scope in the role based equipment hierarchy. (e.g. A process cell, work center, production line, area, site, …).  If not specified then the responder selects the </w:t>
            </w:r>
            <w:r w:rsidRPr="00751BC9">
              <w:rPr>
                <w:i/>
              </w:rPr>
              <w:t>Hierarchy Scope</w:t>
            </w:r>
            <w:r w:rsidRPr="00751BC9">
              <w:t xml:space="preserve">. </w:t>
            </w:r>
          </w:p>
        </w:tc>
      </w:tr>
      <w:tr w:rsidR="00751BC9" w:rsidRPr="00751BC9" w14:paraId="7DED9DF8" w14:textId="77777777" w:rsidTr="00751BC9">
        <w:tc>
          <w:tcPr>
            <w:tcW w:w="2610" w:type="dxa"/>
            <w:shd w:val="clear" w:color="auto" w:fill="auto"/>
          </w:tcPr>
          <w:p w14:paraId="79353054" w14:textId="77777777" w:rsidR="001F137E" w:rsidRPr="00751BC9" w:rsidRDefault="001F137E" w:rsidP="002A2036">
            <w:pPr>
              <w:pStyle w:val="TABLE-cell"/>
            </w:pPr>
            <w:r w:rsidRPr="00751BC9">
              <w:t>Process Segment /</w:t>
            </w:r>
            <w:r w:rsidRPr="00751BC9">
              <w:br/>
              <w:t>Work Definition</w:t>
            </w:r>
          </w:p>
        </w:tc>
        <w:tc>
          <w:tcPr>
            <w:tcW w:w="6750" w:type="dxa"/>
            <w:shd w:val="clear" w:color="auto" w:fill="auto"/>
          </w:tcPr>
          <w:p w14:paraId="088C0021" w14:textId="77777777" w:rsidR="001F137E" w:rsidRPr="00751BC9" w:rsidRDefault="001F137E" w:rsidP="002A2036">
            <w:pPr>
              <w:pStyle w:val="TABLE-cell"/>
            </w:pPr>
            <w:r w:rsidRPr="00751BC9">
              <w:t xml:space="preserve">Specifies one or more process segments and the </w:t>
            </w:r>
            <w:r w:rsidRPr="00751BC9">
              <w:rPr>
                <w:i/>
              </w:rPr>
              <w:t xml:space="preserve">Work Definition </w:t>
            </w:r>
            <w:r w:rsidRPr="00751BC9">
              <w:t xml:space="preserve">identifying the product, and returns the schedules for the specified products. </w:t>
            </w:r>
          </w:p>
        </w:tc>
      </w:tr>
      <w:tr w:rsidR="00751BC9" w:rsidRPr="00751BC9" w14:paraId="2061DA64" w14:textId="77777777" w:rsidTr="00751BC9">
        <w:tc>
          <w:tcPr>
            <w:tcW w:w="2610" w:type="dxa"/>
            <w:shd w:val="clear" w:color="auto" w:fill="auto"/>
          </w:tcPr>
          <w:p w14:paraId="1FD224D6" w14:textId="77777777" w:rsidR="001F137E" w:rsidRPr="00751BC9" w:rsidRDefault="001F137E" w:rsidP="002A2036">
            <w:pPr>
              <w:pStyle w:val="TABLE-cell"/>
            </w:pPr>
            <w:r w:rsidRPr="00751BC9">
              <w:t>Operations Type</w:t>
            </w:r>
          </w:p>
        </w:tc>
        <w:tc>
          <w:tcPr>
            <w:tcW w:w="6750" w:type="dxa"/>
            <w:shd w:val="clear" w:color="auto" w:fill="auto"/>
          </w:tcPr>
          <w:p w14:paraId="5BDBF564" w14:textId="77777777" w:rsidR="001F137E" w:rsidRPr="00751BC9" w:rsidRDefault="001F137E" w:rsidP="002A2036">
            <w:pPr>
              <w:pStyle w:val="TABLE-cell"/>
            </w:pPr>
            <w:r w:rsidRPr="00751BC9">
              <w:t xml:space="preserve">Specifies the operations type to be returned. Should be specified in the GET, otherwise the responder selects the </w:t>
            </w:r>
            <w:r w:rsidRPr="00751BC9">
              <w:rPr>
                <w:i/>
              </w:rPr>
              <w:t>Operations Type</w:t>
            </w:r>
            <w:r w:rsidRPr="00751BC9">
              <w:t>.</w:t>
            </w:r>
          </w:p>
        </w:tc>
      </w:tr>
    </w:tbl>
    <w:p w14:paraId="6503F8BB" w14:textId="77777777" w:rsidR="001F137E" w:rsidRPr="000615A5" w:rsidRDefault="001F137E" w:rsidP="00833722">
      <w:pPr>
        <w:pStyle w:val="NOTE"/>
      </w:pPr>
    </w:p>
    <w:p w14:paraId="646A05EF" w14:textId="77777777" w:rsidR="001F137E" w:rsidRPr="000615A5" w:rsidRDefault="001F137E" w:rsidP="00833722">
      <w:pPr>
        <w:pStyle w:val="Heading2"/>
      </w:pPr>
      <w:bookmarkStart w:id="2652" w:name="_Toc507944917"/>
      <w:r w:rsidRPr="000615A5">
        <w:t>Operations performance model</w:t>
      </w:r>
      <w:bookmarkEnd w:id="2652"/>
    </w:p>
    <w:p w14:paraId="52728028" w14:textId="77777777" w:rsidR="001F137E" w:rsidRPr="000615A5" w:rsidRDefault="001F137E" w:rsidP="00833722">
      <w:pPr>
        <w:pStyle w:val="Heading3"/>
      </w:pPr>
      <w:bookmarkStart w:id="2653" w:name="_Toc507944918"/>
      <w:r w:rsidRPr="000615A5">
        <w:t>Operations performance model elements</w:t>
      </w:r>
      <w:bookmarkEnd w:id="2653"/>
    </w:p>
    <w:p w14:paraId="0DAB72AC" w14:textId="42CDCCED" w:rsidR="001F137E" w:rsidRPr="000615A5" w:rsidRDefault="001F137E" w:rsidP="002A2036">
      <w:pPr>
        <w:pStyle w:val="PARAGRAPH"/>
      </w:pPr>
      <w:r w:rsidRPr="000615A5">
        <w:t xml:space="preserve">The message definitions assume that operations performance information may be accessed from one starting point; an </w:t>
      </w:r>
      <w:r w:rsidRPr="00751BC9">
        <w:rPr>
          <w:i/>
        </w:rPr>
        <w:t>operations performance</w:t>
      </w:r>
      <w:r w:rsidRPr="000615A5">
        <w:t xml:space="preserve">, as identified by the dotted collection in </w:t>
      </w:r>
      <w:r w:rsidRPr="000615A5">
        <w:fldChar w:fldCharType="begin"/>
      </w:r>
      <w:r w:rsidRPr="000615A5">
        <w:instrText xml:space="preserve"> REF _Ref120010118 </w:instrText>
      </w:r>
      <w:r w:rsidRPr="000615A5">
        <w:fldChar w:fldCharType="separate"/>
      </w:r>
      <w:r w:rsidR="00181DCD" w:rsidRPr="000615A5">
        <w:t xml:space="preserve">Figure </w:t>
      </w:r>
      <w:r w:rsidR="00181DCD">
        <w:rPr>
          <w:noProof/>
        </w:rPr>
        <w:t>27</w:t>
      </w:r>
      <w:r w:rsidRPr="000615A5">
        <w:fldChar w:fldCharType="end"/>
      </w:r>
      <w:r w:rsidRPr="000615A5">
        <w:t>.</w:t>
      </w:r>
    </w:p>
    <w:bookmarkEnd w:id="34"/>
    <w:bookmarkEnd w:id="35"/>
    <w:bookmarkEnd w:id="36"/>
    <w:bookmarkEnd w:id="37"/>
    <w:bookmarkEnd w:id="38"/>
    <w:bookmarkEnd w:id="39"/>
    <w:p w14:paraId="055AF8CB" w14:textId="786314FA" w:rsidR="001F137E" w:rsidRPr="000615A5" w:rsidRDefault="00972D62" w:rsidP="002A2036">
      <w:pPr>
        <w:pStyle w:val="FIGURE"/>
      </w:pPr>
      <w:ins w:id="2654" w:author="Dennis Brandl" w:date="2018-03-05T16:05:00Z">
        <w:r w:rsidRPr="00972D62">
          <w:lastRenderedPageBreak/>
          <w:drawing>
            <wp:inline distT="0" distB="0" distL="0" distR="0" wp14:anchorId="1007CAF0" wp14:editId="10DB9952">
              <wp:extent cx="5759035" cy="50113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0348"/>
                      <a:stretch/>
                    </pic:blipFill>
                    <pic:spPr bwMode="auto">
                      <a:xfrm>
                        <a:off x="0" y="0"/>
                        <a:ext cx="5759450" cy="5011748"/>
                      </a:xfrm>
                      <a:prstGeom prst="rect">
                        <a:avLst/>
                      </a:prstGeom>
                      <a:noFill/>
                      <a:ln>
                        <a:noFill/>
                      </a:ln>
                      <a:extLst>
                        <a:ext uri="{53640926-AAD7-44D8-BBD7-CCE9431645EC}">
                          <a14:shadowObscured xmlns:a14="http://schemas.microsoft.com/office/drawing/2010/main"/>
                        </a:ext>
                      </a:extLst>
                    </pic:spPr>
                  </pic:pic>
                </a:graphicData>
              </a:graphic>
            </wp:inline>
          </w:drawing>
        </w:r>
      </w:ins>
    </w:p>
    <w:p w14:paraId="0E074217" w14:textId="18A752D2" w:rsidR="001F137E" w:rsidRPr="000615A5" w:rsidRDefault="001F137E" w:rsidP="00833722">
      <w:pPr>
        <w:pStyle w:val="FIGURE-title"/>
      </w:pPr>
      <w:bookmarkStart w:id="2655" w:name="_Ref120010118"/>
      <w:bookmarkStart w:id="2656" w:name="_Toc507944734"/>
      <w:r w:rsidRPr="000615A5">
        <w:t xml:space="preserve">Figure </w:t>
      </w:r>
      <w:r w:rsidRPr="000615A5">
        <w:fldChar w:fldCharType="begin"/>
      </w:r>
      <w:r w:rsidRPr="000615A5">
        <w:instrText xml:space="preserve"> SEQ Figure \* ARABIC </w:instrText>
      </w:r>
      <w:r w:rsidRPr="000615A5">
        <w:fldChar w:fldCharType="separate"/>
      </w:r>
      <w:r w:rsidR="00181DCD">
        <w:rPr>
          <w:noProof/>
        </w:rPr>
        <w:t>27</w:t>
      </w:r>
      <w:r w:rsidRPr="000615A5">
        <w:fldChar w:fldCharType="end"/>
      </w:r>
      <w:bookmarkEnd w:id="2655"/>
      <w:r w:rsidRPr="000615A5">
        <w:t xml:space="preserve"> </w:t>
      </w:r>
      <w:r w:rsidR="00967BAE">
        <w:t>–</w:t>
      </w:r>
      <w:r w:rsidRPr="000615A5">
        <w:t xml:space="preserve"> Object</w:t>
      </w:r>
      <w:r w:rsidR="00967BAE">
        <w:t xml:space="preserve"> </w:t>
      </w:r>
      <w:r w:rsidRPr="000615A5">
        <w:t>grouping for the operations performance model</w:t>
      </w:r>
      <w:bookmarkEnd w:id="2656"/>
    </w:p>
    <w:p w14:paraId="477F24A0" w14:textId="77777777" w:rsidR="001F137E" w:rsidRPr="000615A5" w:rsidRDefault="001F137E" w:rsidP="00833722">
      <w:pPr>
        <w:pStyle w:val="Heading3"/>
      </w:pPr>
      <w:bookmarkStart w:id="2657" w:name="_Toc507944919"/>
      <w:r w:rsidRPr="000615A5">
        <w:t>Operations performance verbs</w:t>
      </w:r>
      <w:bookmarkEnd w:id="2657"/>
    </w:p>
    <w:p w14:paraId="73ACF7C5" w14:textId="4D32E0A8" w:rsidR="001F137E" w:rsidRPr="000615A5" w:rsidRDefault="00672F56" w:rsidP="002A2036">
      <w:pPr>
        <w:pStyle w:val="PARAGRAPH"/>
      </w:pPr>
      <w:r>
        <w:t>All verbs</w:t>
      </w:r>
      <w:r w:rsidR="009A3909">
        <w:t xml:space="preserve"> </w:t>
      </w:r>
      <w:r>
        <w:t>shall be valid</w:t>
      </w:r>
      <w:r w:rsidR="001F137E" w:rsidRPr="000615A5">
        <w:t xml:space="preserve"> for an </w:t>
      </w:r>
      <w:r w:rsidR="001F137E" w:rsidRPr="00751BC9">
        <w:rPr>
          <w:i/>
        </w:rPr>
        <w:t>operations performance</w:t>
      </w:r>
      <w:r w:rsidR="001F137E" w:rsidRPr="000615A5">
        <w:t xml:space="preserve"> noun.   </w:t>
      </w:r>
    </w:p>
    <w:p w14:paraId="4DAA451D" w14:textId="1391AF01" w:rsidR="001F137E" w:rsidRPr="000615A5" w:rsidRDefault="003932B6" w:rsidP="001F137E">
      <w:pPr>
        <w:pStyle w:val="NOTE"/>
        <w:ind w:left="624" w:hanging="624"/>
      </w:pPr>
      <w:r>
        <w:t>NOTE</w:t>
      </w:r>
      <w:r w:rsidR="001F137E" w:rsidRPr="000615A5">
        <w:t xml:space="preserve"> 1</w:t>
      </w:r>
      <w:r w:rsidR="001F137E" w:rsidRPr="000615A5">
        <w:tab/>
        <w:t xml:space="preserve">An </w:t>
      </w:r>
      <w:r w:rsidR="001F137E" w:rsidRPr="00751BC9">
        <w:rPr>
          <w:i/>
        </w:rPr>
        <w:t>operations performance</w:t>
      </w:r>
      <w:r w:rsidR="001F137E" w:rsidRPr="000615A5">
        <w:t xml:space="preserve"> contains a set of </w:t>
      </w:r>
      <w:r w:rsidR="001F137E" w:rsidRPr="00751BC9">
        <w:rPr>
          <w:i/>
        </w:rPr>
        <w:t>operations responses</w:t>
      </w:r>
      <w:r w:rsidR="001F137E" w:rsidRPr="000615A5">
        <w:t xml:space="preserve">. </w:t>
      </w:r>
      <w:r w:rsidR="001F137E" w:rsidRPr="00751BC9">
        <w:rPr>
          <w:i/>
        </w:rPr>
        <w:t>Operations responses</w:t>
      </w:r>
      <w:r w:rsidR="001F137E" w:rsidRPr="000615A5">
        <w:t xml:space="preserve"> contain the items reported back to the business system, at the end of an operation or during an operation.  The presumption is that a Level 3 function is the owner of the operations performance information. </w:t>
      </w:r>
    </w:p>
    <w:p w14:paraId="182A4FD1" w14:textId="56216911" w:rsidR="001F137E" w:rsidRPr="000615A5" w:rsidRDefault="003932B6" w:rsidP="001F137E">
      <w:pPr>
        <w:pStyle w:val="NOTE"/>
        <w:ind w:left="624" w:hanging="624"/>
      </w:pPr>
      <w:r>
        <w:t>NOTE</w:t>
      </w:r>
      <w:r w:rsidR="001F137E" w:rsidRPr="000615A5">
        <w:t xml:space="preserve"> 2</w:t>
      </w:r>
      <w:r w:rsidR="001F137E" w:rsidRPr="000615A5">
        <w:tab/>
      </w:r>
      <w:r w:rsidR="001F137E" w:rsidRPr="00751BC9">
        <w:rPr>
          <w:i/>
        </w:rPr>
        <w:t>Operations performance</w:t>
      </w:r>
      <w:r w:rsidR="001F137E" w:rsidRPr="000615A5">
        <w:t xml:space="preserve"> is a snapshot, in time, of operation execution.   </w:t>
      </w:r>
    </w:p>
    <w:p w14:paraId="2A44B615" w14:textId="77777777" w:rsidR="001F137E" w:rsidRPr="000615A5" w:rsidRDefault="001F137E" w:rsidP="002A2036">
      <w:pPr>
        <w:pStyle w:val="PARAGRAPH"/>
      </w:pPr>
      <w:r w:rsidRPr="000615A5">
        <w:t>Specifying the information to be returned from a GET may involve values in multiple fields.  Each field definition restricts the returned information.</w:t>
      </w:r>
    </w:p>
    <w:p w14:paraId="2909FD1A" w14:textId="77777777" w:rsidR="001F137E" w:rsidRPr="000615A5" w:rsidRDefault="001F137E" w:rsidP="00833722">
      <w:pPr>
        <w:pStyle w:val="Heading3"/>
      </w:pPr>
      <w:bookmarkStart w:id="2658" w:name="_Toc507944920"/>
      <w:bookmarkStart w:id="2659" w:name="_Ref98508379"/>
      <w:bookmarkStart w:id="2660" w:name="_Toc61597329"/>
      <w:bookmarkStart w:id="2661" w:name="_Toc66633558"/>
      <w:bookmarkStart w:id="2662" w:name="_Toc93913248"/>
      <w:bookmarkStart w:id="2663" w:name="_Toc94085670"/>
      <w:bookmarkStart w:id="2664" w:name="_Toc99938152"/>
      <w:bookmarkStart w:id="2665" w:name="_Toc104708492"/>
      <w:r w:rsidRPr="000615A5">
        <w:t>Operations performance verb actions</w:t>
      </w:r>
      <w:bookmarkEnd w:id="2658"/>
    </w:p>
    <w:p w14:paraId="7F3F8E21" w14:textId="69D26392" w:rsidR="001F137E" w:rsidRPr="000615A5" w:rsidRDefault="001F137E" w:rsidP="002A2036">
      <w:pPr>
        <w:pStyle w:val="PARAGRAPH"/>
      </w:pPr>
      <w:r w:rsidRPr="000615A5">
        <w:t xml:space="preserve">The actions performed on an </w:t>
      </w:r>
      <w:r w:rsidRPr="00751BC9">
        <w:rPr>
          <w:i/>
        </w:rPr>
        <w:t>operation performance</w:t>
      </w:r>
      <w:r w:rsidRPr="000615A5">
        <w:t xml:space="preserve"> </w:t>
      </w:r>
      <w:r w:rsidR="00751BC9">
        <w:t>noun</w:t>
      </w:r>
      <w:r w:rsidRPr="000615A5">
        <w:t xml:space="preserve"> are defined in </w:t>
      </w:r>
      <w:r w:rsidRPr="000615A5">
        <w:fldChar w:fldCharType="begin"/>
      </w:r>
      <w:r w:rsidRPr="000615A5">
        <w:instrText xml:space="preserve"> REF _Ref120008724 </w:instrText>
      </w:r>
      <w:r w:rsidRPr="000615A5">
        <w:fldChar w:fldCharType="separate"/>
      </w:r>
      <w:r w:rsidR="00036893" w:rsidRPr="000615A5">
        <w:t xml:space="preserve">Table </w:t>
      </w:r>
      <w:r w:rsidR="00036893">
        <w:rPr>
          <w:noProof/>
        </w:rPr>
        <w:t>33</w:t>
      </w:r>
      <w:r w:rsidRPr="000615A5">
        <w:fldChar w:fldCharType="end"/>
      </w:r>
      <w:r w:rsidRPr="000615A5">
        <w:t>.</w:t>
      </w:r>
    </w:p>
    <w:p w14:paraId="443C9754" w14:textId="4742B4F3" w:rsidR="001F137E" w:rsidRPr="000615A5" w:rsidRDefault="001F137E" w:rsidP="00833722">
      <w:pPr>
        <w:pStyle w:val="TABLE-title"/>
      </w:pPr>
      <w:bookmarkStart w:id="2666" w:name="_Ref120008724"/>
      <w:bookmarkStart w:id="2667" w:name="_Toc111971604"/>
      <w:bookmarkStart w:id="2668" w:name="_Toc111991857"/>
      <w:bookmarkStart w:id="2669" w:name="_Toc112730184"/>
      <w:bookmarkStart w:id="2670" w:name="_Toc120010380"/>
      <w:bookmarkStart w:id="2671" w:name="_Toc130399795"/>
      <w:bookmarkStart w:id="2672" w:name="_Toc131732226"/>
      <w:bookmarkStart w:id="2673" w:name="_Toc134537695"/>
      <w:bookmarkStart w:id="2674" w:name="_Toc483857386"/>
      <w:r w:rsidRPr="000615A5">
        <w:t xml:space="preserve">Table </w:t>
      </w:r>
      <w:r w:rsidRPr="000615A5">
        <w:fldChar w:fldCharType="begin"/>
      </w:r>
      <w:r w:rsidRPr="000615A5">
        <w:instrText xml:space="preserve"> SEQ Table \* ARABIC </w:instrText>
      </w:r>
      <w:r w:rsidRPr="000615A5">
        <w:fldChar w:fldCharType="separate"/>
      </w:r>
      <w:r w:rsidR="00036893">
        <w:rPr>
          <w:noProof/>
        </w:rPr>
        <w:t>33</w:t>
      </w:r>
      <w:r w:rsidRPr="000615A5">
        <w:fldChar w:fldCharType="end"/>
      </w:r>
      <w:bookmarkEnd w:id="2666"/>
      <w:r w:rsidRPr="000615A5">
        <w:t xml:space="preserve"> </w:t>
      </w:r>
      <w:r w:rsidR="00967BAE">
        <w:t>–</w:t>
      </w:r>
      <w:r w:rsidRPr="000615A5">
        <w:t xml:space="preserve"> Operations</w:t>
      </w:r>
      <w:r w:rsidR="00967BAE">
        <w:t xml:space="preserve"> </w:t>
      </w:r>
      <w:r w:rsidRPr="000615A5">
        <w:t>Performance</w:t>
      </w:r>
      <w:bookmarkEnd w:id="2667"/>
      <w:bookmarkEnd w:id="2668"/>
      <w:bookmarkEnd w:id="2669"/>
      <w:bookmarkEnd w:id="2670"/>
      <w:r w:rsidRPr="000615A5">
        <w:t xml:space="preserve"> verb actions</w:t>
      </w:r>
      <w:bookmarkEnd w:id="2671"/>
      <w:bookmarkEnd w:id="2672"/>
      <w:bookmarkEnd w:id="2673"/>
      <w:bookmarkEnd w:id="26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6"/>
        <w:gridCol w:w="6846"/>
      </w:tblGrid>
      <w:tr w:rsidR="00751BC9" w:rsidRPr="00751BC9" w14:paraId="0AA2DF69" w14:textId="77777777" w:rsidTr="00751BC9">
        <w:trPr>
          <w:tblHeader/>
        </w:trPr>
        <w:tc>
          <w:tcPr>
            <w:tcW w:w="2141" w:type="dxa"/>
            <w:shd w:val="clear" w:color="auto" w:fill="auto"/>
          </w:tcPr>
          <w:p w14:paraId="6386376C" w14:textId="77777777" w:rsidR="001F137E" w:rsidRPr="00751BC9" w:rsidRDefault="001F137E" w:rsidP="002A2036">
            <w:pPr>
              <w:pStyle w:val="TABLE-col-heading"/>
            </w:pPr>
            <w:r w:rsidRPr="00751BC9">
              <w:t>Operations Performance ID</w:t>
            </w:r>
          </w:p>
        </w:tc>
        <w:tc>
          <w:tcPr>
            <w:tcW w:w="7037" w:type="dxa"/>
            <w:shd w:val="clear" w:color="auto" w:fill="auto"/>
            <w:vAlign w:val="center"/>
          </w:tcPr>
          <w:p w14:paraId="2F091622" w14:textId="465DB7DB" w:rsidR="001F137E" w:rsidRPr="00751BC9" w:rsidRDefault="00751BC9" w:rsidP="002A2036">
            <w:pPr>
              <w:pStyle w:val="TABLE-col-heading"/>
            </w:pPr>
            <w:r>
              <w:t>Verb action on noun</w:t>
            </w:r>
          </w:p>
        </w:tc>
      </w:tr>
      <w:tr w:rsidR="00751BC9" w:rsidRPr="00751BC9" w14:paraId="11DD608E" w14:textId="77777777" w:rsidTr="00751BC9">
        <w:tc>
          <w:tcPr>
            <w:tcW w:w="2141" w:type="dxa"/>
            <w:shd w:val="clear" w:color="auto" w:fill="auto"/>
          </w:tcPr>
          <w:p w14:paraId="25617672" w14:textId="77777777" w:rsidR="001F137E" w:rsidRPr="00751BC9" w:rsidRDefault="001F137E" w:rsidP="002A2036">
            <w:pPr>
              <w:pStyle w:val="TABLE-cell"/>
            </w:pPr>
            <w:r w:rsidRPr="00751BC9">
              <w:t>IDs specified</w:t>
            </w:r>
          </w:p>
        </w:tc>
        <w:tc>
          <w:tcPr>
            <w:tcW w:w="7037" w:type="dxa"/>
            <w:shd w:val="clear" w:color="auto" w:fill="auto"/>
          </w:tcPr>
          <w:p w14:paraId="2709A8D7" w14:textId="77777777" w:rsidR="001F137E" w:rsidRPr="00751BC9" w:rsidRDefault="001F137E" w:rsidP="002A2036">
            <w:pPr>
              <w:pStyle w:val="TABLE-cell"/>
            </w:pPr>
            <w:r w:rsidRPr="00751BC9">
              <w:t xml:space="preserve">GET: Shall define a request that the receiver is to return, in a SHOW message, all attributes and contained elements of the </w:t>
            </w:r>
            <w:r w:rsidRPr="00751BC9">
              <w:rPr>
                <w:i/>
              </w:rPr>
              <w:t>Operations Performances</w:t>
            </w:r>
            <w:r w:rsidRPr="00751BC9">
              <w:t xml:space="preserve"> that match the IDs. </w:t>
            </w:r>
          </w:p>
          <w:p w14:paraId="389F0723" w14:textId="77777777" w:rsidR="001F137E" w:rsidRPr="00751BC9" w:rsidRDefault="001F137E" w:rsidP="002A2036">
            <w:pPr>
              <w:pStyle w:val="TABLE-cell"/>
            </w:pPr>
            <w:r w:rsidRPr="00751BC9">
              <w:t xml:space="preserve">PROCESS: Shall define a request that the receiver is to add New </w:t>
            </w:r>
            <w:r w:rsidRPr="00751BC9">
              <w:rPr>
                <w:i/>
              </w:rPr>
              <w:t>Operations Performances</w:t>
            </w:r>
            <w:r w:rsidRPr="00751BC9">
              <w:t>.  Any assigned IDs shall be returned in the ACKNOWLEDGE message.</w:t>
            </w:r>
          </w:p>
          <w:p w14:paraId="47E1AB0C" w14:textId="77777777" w:rsidR="001F137E" w:rsidRPr="00751BC9" w:rsidRDefault="001F137E" w:rsidP="002A2036">
            <w:pPr>
              <w:pStyle w:val="TABLE-cell"/>
            </w:pPr>
            <w:r w:rsidRPr="00751BC9">
              <w:lastRenderedPageBreak/>
              <w:t xml:space="preserve">CHANGE: Shall define a request that the receiver is to change the specified attributes and contained elements of </w:t>
            </w:r>
            <w:r w:rsidRPr="00751BC9">
              <w:rPr>
                <w:i/>
              </w:rPr>
              <w:t>Operations Performances</w:t>
            </w:r>
            <w:r w:rsidRPr="00751BC9">
              <w:t xml:space="preserve"> that match the IDs.  A RESPOND message may be used to communicate agreement, disagreement, or changes made to the CHANGE message data.</w:t>
            </w:r>
          </w:p>
          <w:p w14:paraId="376BC353" w14:textId="77777777" w:rsidR="001F137E" w:rsidRPr="00751BC9" w:rsidRDefault="001F137E" w:rsidP="00751BC9">
            <w:pPr>
              <w:pStyle w:val="Note-Example"/>
            </w:pPr>
            <w:r w:rsidRPr="00751BC9">
              <w:t>Example 1</w:t>
            </w:r>
            <w:r w:rsidRPr="00751BC9">
              <w:tab/>
              <w:t xml:space="preserve">A CHANGE may define a changed </w:t>
            </w:r>
            <w:r w:rsidRPr="00751BC9">
              <w:rPr>
                <w:i/>
              </w:rPr>
              <w:t>Operations Performance</w:t>
            </w:r>
            <w:r w:rsidRPr="00751BC9">
              <w:t xml:space="preserve"> due to late results or recalculation of material use.  </w:t>
            </w:r>
          </w:p>
          <w:p w14:paraId="3C312A6F" w14:textId="77777777" w:rsidR="001F137E" w:rsidRPr="00751BC9" w:rsidRDefault="001F137E" w:rsidP="002A2036">
            <w:pPr>
              <w:pStyle w:val="TABLE-cell"/>
            </w:pPr>
            <w:r w:rsidRPr="00751BC9">
              <w:t xml:space="preserve">CANCEL: Shall define a request that the receiver is to cancel the specified attributes and contained elements of </w:t>
            </w:r>
            <w:r w:rsidRPr="00751BC9">
              <w:rPr>
                <w:i/>
              </w:rPr>
              <w:t>Operations Performances</w:t>
            </w:r>
            <w:r w:rsidRPr="00751BC9">
              <w:t xml:space="preserve"> that match the IDs. If contained elements IDs are specified, then only the specified contained elements for the specified </w:t>
            </w:r>
            <w:r w:rsidRPr="00751BC9">
              <w:rPr>
                <w:i/>
              </w:rPr>
              <w:t>Operations Performance</w:t>
            </w:r>
            <w:r w:rsidRPr="00751BC9">
              <w:t xml:space="preserve"> are to be cancelled, not the </w:t>
            </w:r>
            <w:r w:rsidRPr="00751BC9">
              <w:rPr>
                <w:i/>
              </w:rPr>
              <w:t>Operations Performance</w:t>
            </w:r>
            <w:r w:rsidRPr="00751BC9">
              <w:t>.</w:t>
            </w:r>
          </w:p>
          <w:p w14:paraId="4535B1A6" w14:textId="77777777" w:rsidR="001F137E" w:rsidRPr="00751BC9" w:rsidRDefault="001F137E" w:rsidP="00751BC9">
            <w:pPr>
              <w:pStyle w:val="Note-Example"/>
            </w:pPr>
            <w:r w:rsidRPr="00751BC9">
              <w:t>Example 2</w:t>
            </w:r>
            <w:r w:rsidRPr="00751BC9">
              <w:tab/>
              <w:t xml:space="preserve">A CANCEL may define a removed </w:t>
            </w:r>
            <w:r w:rsidRPr="00751BC9">
              <w:rPr>
                <w:i/>
              </w:rPr>
              <w:t>Operations Performances</w:t>
            </w:r>
            <w:r w:rsidRPr="00751BC9">
              <w:t xml:space="preserve"> due to incorrectly collected use and production information, or information sent before it was verified.</w:t>
            </w:r>
          </w:p>
          <w:p w14:paraId="37ED1887" w14:textId="77777777" w:rsidR="001F137E" w:rsidRPr="00751BC9" w:rsidRDefault="001F137E" w:rsidP="002A2036">
            <w:pPr>
              <w:pStyle w:val="TABLE-cell"/>
            </w:pPr>
            <w:r w:rsidRPr="00751BC9">
              <w:t xml:space="preserve">SYNC ADD: Shall define a request that the receiver is to add the specified attributes and contained elements of </w:t>
            </w:r>
            <w:r w:rsidRPr="00751BC9">
              <w:rPr>
                <w:i/>
              </w:rPr>
              <w:t>Operations Performances</w:t>
            </w:r>
            <w:r w:rsidRPr="00751BC9">
              <w:t xml:space="preserve">. </w:t>
            </w:r>
          </w:p>
          <w:p w14:paraId="1DD2CA1D" w14:textId="77777777" w:rsidR="001F137E" w:rsidRPr="00751BC9" w:rsidRDefault="001F137E" w:rsidP="00751BC9">
            <w:pPr>
              <w:pStyle w:val="Note-Example"/>
            </w:pPr>
            <w:r w:rsidRPr="00751BC9">
              <w:t>Example 3</w:t>
            </w:r>
            <w:r w:rsidRPr="00751BC9">
              <w:tab/>
              <w:t xml:space="preserve">A SYNC ADD sent every day may define </w:t>
            </w:r>
            <w:r w:rsidRPr="00751BC9">
              <w:rPr>
                <w:i/>
              </w:rPr>
              <w:t>Operations Performance</w:t>
            </w:r>
            <w:r w:rsidRPr="00751BC9">
              <w:t xml:space="preserve"> for the previous day.  </w:t>
            </w:r>
          </w:p>
          <w:p w14:paraId="3AA0708F" w14:textId="77777777" w:rsidR="001F137E" w:rsidRPr="00751BC9" w:rsidRDefault="001F137E" w:rsidP="002A2036">
            <w:pPr>
              <w:pStyle w:val="TABLE-cell"/>
            </w:pPr>
            <w:r w:rsidRPr="00751BC9">
              <w:t xml:space="preserve">SYNC CHANGE: Shall define a request that the receiver is to change the specified attributes and contained elements of </w:t>
            </w:r>
            <w:r w:rsidRPr="00751BC9">
              <w:rPr>
                <w:i/>
              </w:rPr>
              <w:t>Operations Performances</w:t>
            </w:r>
            <w:r w:rsidRPr="00751BC9">
              <w:t xml:space="preserve"> that match the IDs. </w:t>
            </w:r>
          </w:p>
          <w:p w14:paraId="380AF65E" w14:textId="2234396F" w:rsidR="001F137E" w:rsidRPr="00751BC9" w:rsidRDefault="001F137E" w:rsidP="00751BC9">
            <w:pPr>
              <w:pStyle w:val="Note-Example"/>
            </w:pPr>
            <w:r w:rsidRPr="00751BC9">
              <w:t>Example 4</w:t>
            </w:r>
            <w:r w:rsidRPr="00751BC9">
              <w:tab/>
              <w:t>A SYNC CHANGE may change a</w:t>
            </w:r>
            <w:r w:rsidR="006D237F" w:rsidRPr="00751BC9">
              <w:t>n</w:t>
            </w:r>
            <w:r w:rsidRPr="00751BC9">
              <w:t xml:space="preserve"> </w:t>
            </w:r>
            <w:r w:rsidRPr="00751BC9">
              <w:rPr>
                <w:i/>
              </w:rPr>
              <w:t>Operations Performance</w:t>
            </w:r>
            <w:r w:rsidRPr="00751BC9">
              <w:t xml:space="preserve"> due to incorrectly collected use and production information, or information sent before it was verified.  </w:t>
            </w:r>
          </w:p>
          <w:p w14:paraId="13A618C3" w14:textId="26461711" w:rsidR="009C2673" w:rsidRDefault="001F137E" w:rsidP="009C2673">
            <w:pPr>
              <w:pStyle w:val="TABLE-cell"/>
              <w:rPr>
                <w:ins w:id="2675" w:author="Dennis Brandl" w:date="2018-03-03T07:01:00Z"/>
              </w:rPr>
            </w:pPr>
            <w:r w:rsidRPr="00751BC9">
              <w:t xml:space="preserve">SYNC DELETE: Shall define a request that the receiver is to delete the specified attributes and contained elements of </w:t>
            </w:r>
            <w:r w:rsidRPr="00751BC9">
              <w:rPr>
                <w:i/>
              </w:rPr>
              <w:t>Operations Performances</w:t>
            </w:r>
            <w:r w:rsidRPr="00751BC9">
              <w:t xml:space="preserve"> that match the IDs.</w:t>
            </w:r>
            <w:ins w:id="2676" w:author="Dennis Brandl" w:date="2018-03-03T07:01:00Z">
              <w:r w:rsidR="009C2673">
                <w:t xml:space="preserve"> </w:t>
              </w:r>
            </w:ins>
          </w:p>
          <w:p w14:paraId="179A3484" w14:textId="2648D37A" w:rsidR="001F137E" w:rsidRPr="00751BC9" w:rsidRDefault="009C2673" w:rsidP="009C2673">
            <w:pPr>
              <w:pStyle w:val="TABLE-cell"/>
            </w:pPr>
            <w:ins w:id="2677" w:author="Dennis Brandl" w:date="2018-03-03T07:01:00Z">
              <w:r>
                <w:t xml:space="preserve">NOTIFY: Shall define the creation of a new </w:t>
              </w:r>
              <w:r>
                <w:rPr>
                  <w:i/>
                </w:rPr>
                <w:t>Operations Performance</w:t>
              </w:r>
              <w:r>
                <w:t>.</w:t>
              </w:r>
            </w:ins>
          </w:p>
        </w:tc>
      </w:tr>
      <w:tr w:rsidR="00751BC9" w:rsidRPr="00751BC9" w14:paraId="1F6CB0D1" w14:textId="77777777" w:rsidTr="00751BC9">
        <w:tc>
          <w:tcPr>
            <w:tcW w:w="2141" w:type="dxa"/>
            <w:shd w:val="clear" w:color="auto" w:fill="auto"/>
          </w:tcPr>
          <w:p w14:paraId="74CDEEB1" w14:textId="77777777" w:rsidR="001F137E" w:rsidRPr="00751BC9" w:rsidRDefault="001F137E" w:rsidP="002A2036">
            <w:pPr>
              <w:pStyle w:val="TABLE-cell"/>
            </w:pPr>
            <w:r w:rsidRPr="00751BC9">
              <w:lastRenderedPageBreak/>
              <w:t>&lt;not specified&gt;</w:t>
            </w:r>
          </w:p>
        </w:tc>
        <w:tc>
          <w:tcPr>
            <w:tcW w:w="7037" w:type="dxa"/>
            <w:shd w:val="clear" w:color="auto" w:fill="auto"/>
          </w:tcPr>
          <w:p w14:paraId="1B4AE49B" w14:textId="4BAB490D" w:rsidR="001F137E" w:rsidRPr="00751BC9" w:rsidRDefault="001F137E" w:rsidP="002A2036">
            <w:pPr>
              <w:pStyle w:val="TABLE-cell"/>
            </w:pPr>
            <w:r w:rsidRPr="00751BC9">
              <w:t xml:space="preserve">GET: Shall define a request that the receiver is to return, in a SHOW message, all attributes and contained elements of </w:t>
            </w:r>
            <w:r w:rsidRPr="00751BC9">
              <w:rPr>
                <w:i/>
              </w:rPr>
              <w:t xml:space="preserve">Operations Performances </w:t>
            </w:r>
            <w:r w:rsidRPr="00751BC9">
              <w:t xml:space="preserve">based on the information specified in the GET message. See </w:t>
            </w:r>
            <w:fldSimple w:instr=" REF _Ref111451837  \* MERGEFORMAT ">
              <w:r w:rsidR="00036893" w:rsidRPr="000615A5">
                <w:t xml:space="preserve">Table </w:t>
              </w:r>
              <w:r w:rsidR="00036893">
                <w:t>34</w:t>
              </w:r>
            </w:fldSimple>
            <w:r w:rsidRPr="00751BC9">
              <w:t xml:space="preserve"> for details.</w:t>
            </w:r>
          </w:p>
          <w:p w14:paraId="2330BBCB" w14:textId="77BB8C84" w:rsidR="001F137E" w:rsidRPr="00751BC9" w:rsidRDefault="001F137E" w:rsidP="002A2036">
            <w:pPr>
              <w:pStyle w:val="TABLE-cell"/>
            </w:pPr>
            <w:r w:rsidRPr="00751BC9">
              <w:t xml:space="preserve">PROCESS: Shall define a request that the receiver is to add New </w:t>
            </w:r>
            <w:r w:rsidRPr="00751BC9">
              <w:rPr>
                <w:i/>
              </w:rPr>
              <w:t>Operations Performances</w:t>
            </w:r>
            <w:r w:rsidRPr="00751BC9">
              <w:t xml:space="preserve"> based on the information specified in the GET message. See </w:t>
            </w:r>
            <w:fldSimple w:instr=" REF _Ref111451837  \* MERGEFORMAT ">
              <w:r w:rsidR="00036893" w:rsidRPr="000615A5">
                <w:t xml:space="preserve">Table </w:t>
              </w:r>
              <w:r w:rsidR="00036893">
                <w:t>34</w:t>
              </w:r>
            </w:fldSimple>
            <w:r w:rsidRPr="00751BC9">
              <w:t xml:space="preserve"> for details.  Any assigned IDs shall be returned in the ACKNOWLEDGE message.</w:t>
            </w:r>
          </w:p>
          <w:p w14:paraId="1FA1180A" w14:textId="3E14FDA0" w:rsidR="001F137E" w:rsidRPr="00751BC9" w:rsidRDefault="001F137E" w:rsidP="002A2036">
            <w:pPr>
              <w:pStyle w:val="TABLE-cell"/>
            </w:pPr>
            <w:r w:rsidRPr="00751BC9">
              <w:t xml:space="preserve">CHANGE: Shall define a request that the receiver is to change the specified attributes and contained elements of </w:t>
            </w:r>
            <w:r w:rsidRPr="00751BC9">
              <w:rPr>
                <w:i/>
              </w:rPr>
              <w:t>Operations Performances</w:t>
            </w:r>
            <w:r w:rsidRPr="00751BC9">
              <w:t xml:space="preserve"> based on the information specified in the GET message. See </w:t>
            </w:r>
            <w:fldSimple w:instr=" REF _Ref111451837  \* MERGEFORMAT ">
              <w:r w:rsidR="00036893" w:rsidRPr="000615A5">
                <w:t xml:space="preserve">Table </w:t>
              </w:r>
              <w:r w:rsidR="00036893">
                <w:t>34</w:t>
              </w:r>
            </w:fldSimple>
            <w:r w:rsidRPr="00751BC9">
              <w:t xml:space="preserve"> for details.  A RESPOND message may be used to communicate agreement, disagreement, or changes made to the CHANGE message data. </w:t>
            </w:r>
          </w:p>
          <w:p w14:paraId="02240171" w14:textId="70759266" w:rsidR="001F137E" w:rsidRPr="00751BC9" w:rsidRDefault="001F137E" w:rsidP="002A2036">
            <w:pPr>
              <w:pStyle w:val="TABLE-cell"/>
            </w:pPr>
            <w:r w:rsidRPr="00751BC9">
              <w:t xml:space="preserve">CANCEL: Shall define a request that the receiver is to cancel the specified attributes and contained elements of </w:t>
            </w:r>
            <w:r w:rsidRPr="00751BC9">
              <w:rPr>
                <w:i/>
              </w:rPr>
              <w:t>Operations Performances</w:t>
            </w:r>
            <w:r w:rsidRPr="00751BC9">
              <w:t xml:space="preserve"> based on the information specified in the CANCEL message. See </w:t>
            </w:r>
            <w:fldSimple w:instr=" REF _Ref111451837  \* MERGEFORMAT ">
              <w:r w:rsidR="00036893" w:rsidRPr="000615A5">
                <w:t xml:space="preserve">Table </w:t>
              </w:r>
              <w:r w:rsidR="00036893">
                <w:t>34</w:t>
              </w:r>
            </w:fldSimple>
            <w:r w:rsidRPr="00751BC9">
              <w:t xml:space="preserve"> for details. If contained elements IDs are specified, then only the specified contained elements for the specified </w:t>
            </w:r>
            <w:r w:rsidRPr="00751BC9">
              <w:rPr>
                <w:i/>
              </w:rPr>
              <w:t>Operations Performance</w:t>
            </w:r>
            <w:r w:rsidRPr="00751BC9">
              <w:t xml:space="preserve"> are to be cancelled, not the </w:t>
            </w:r>
            <w:r w:rsidRPr="00751BC9">
              <w:rPr>
                <w:i/>
              </w:rPr>
              <w:t>Operations Performance</w:t>
            </w:r>
            <w:r w:rsidRPr="00751BC9">
              <w:t xml:space="preserve">. </w:t>
            </w:r>
          </w:p>
          <w:p w14:paraId="3A57FC4E" w14:textId="2B953C06" w:rsidR="001F137E" w:rsidRPr="00751BC9" w:rsidRDefault="001F137E" w:rsidP="002A2036">
            <w:pPr>
              <w:pStyle w:val="TABLE-cell"/>
            </w:pPr>
            <w:r w:rsidRPr="00751BC9">
              <w:t xml:space="preserve">SYNC ADD: Shall define a request that the receiver is to add the specified attributes and contained elements of </w:t>
            </w:r>
            <w:r w:rsidRPr="00751BC9">
              <w:rPr>
                <w:i/>
              </w:rPr>
              <w:t>Operations Performances</w:t>
            </w:r>
            <w:r w:rsidRPr="00751BC9">
              <w:t xml:space="preserve"> based on the information specified in the SYNC message. See </w:t>
            </w:r>
            <w:fldSimple w:instr=" REF _Ref111451837  \* MERGEFORMAT ">
              <w:r w:rsidR="00036893" w:rsidRPr="000615A5">
                <w:t xml:space="preserve">Table </w:t>
              </w:r>
              <w:r w:rsidR="00036893">
                <w:t>34</w:t>
              </w:r>
            </w:fldSimple>
            <w:r w:rsidRPr="00751BC9">
              <w:t xml:space="preserve"> for details.</w:t>
            </w:r>
          </w:p>
          <w:p w14:paraId="5C771547" w14:textId="1E3904B6" w:rsidR="001F137E" w:rsidRPr="00751BC9" w:rsidRDefault="001F137E" w:rsidP="002A2036">
            <w:pPr>
              <w:pStyle w:val="TABLE-cell"/>
            </w:pPr>
            <w:r w:rsidRPr="00751BC9">
              <w:t xml:space="preserve">SYNC CHANGE: Shall define a request that the receiver is to change the specified attributes and contained elements of </w:t>
            </w:r>
            <w:r w:rsidRPr="00751BC9">
              <w:rPr>
                <w:i/>
              </w:rPr>
              <w:t>Operations Performances</w:t>
            </w:r>
            <w:r w:rsidRPr="00751BC9">
              <w:t xml:space="preserve"> based on the information specified in the SYNC message. See </w:t>
            </w:r>
            <w:fldSimple w:instr=" REF _Ref111451837  \* MERGEFORMAT ">
              <w:r w:rsidR="00036893" w:rsidRPr="000615A5">
                <w:t xml:space="preserve">Table </w:t>
              </w:r>
              <w:r w:rsidR="00036893">
                <w:t>34</w:t>
              </w:r>
            </w:fldSimple>
            <w:r w:rsidRPr="00751BC9">
              <w:t xml:space="preserve"> for details. </w:t>
            </w:r>
          </w:p>
          <w:p w14:paraId="72DE0665" w14:textId="32713E30" w:rsidR="009C2673" w:rsidRDefault="001F137E" w:rsidP="009C2673">
            <w:pPr>
              <w:pStyle w:val="TABLE-cell"/>
              <w:rPr>
                <w:ins w:id="2678" w:author="Dennis Brandl" w:date="2018-03-03T07:01:00Z"/>
              </w:rPr>
            </w:pPr>
            <w:r w:rsidRPr="00751BC9">
              <w:t xml:space="preserve">SYNC DELETE: Shall define a request that the receiver is to delete the specified attributes and contained elements of </w:t>
            </w:r>
            <w:r w:rsidRPr="00751BC9">
              <w:rPr>
                <w:i/>
              </w:rPr>
              <w:t>Operations Performances</w:t>
            </w:r>
            <w:r w:rsidRPr="00751BC9">
              <w:t xml:space="preserve"> based on the information specified in the SYNC message. See </w:t>
            </w:r>
            <w:fldSimple w:instr=" REF _Ref111451837  \* MERGEFORMAT ">
              <w:r w:rsidR="00036893" w:rsidRPr="000615A5">
                <w:t xml:space="preserve">Table </w:t>
              </w:r>
              <w:r w:rsidR="00036893">
                <w:t>34</w:t>
              </w:r>
            </w:fldSimple>
            <w:r w:rsidRPr="00751BC9">
              <w:t xml:space="preserve"> for details.</w:t>
            </w:r>
            <w:ins w:id="2679" w:author="Dennis Brandl" w:date="2018-03-03T07:01:00Z">
              <w:r w:rsidR="009C2673">
                <w:t xml:space="preserve"> </w:t>
              </w:r>
            </w:ins>
          </w:p>
          <w:p w14:paraId="5F782693" w14:textId="474BB8E7" w:rsidR="001F137E" w:rsidRPr="00751BC9" w:rsidRDefault="009C2673" w:rsidP="009C2673">
            <w:pPr>
              <w:pStyle w:val="TABLE-cell"/>
            </w:pPr>
            <w:ins w:id="2680" w:author="Dennis Brandl" w:date="2018-03-03T07:01:00Z">
              <w:r>
                <w:t xml:space="preserve">NOTIFY: </w:t>
              </w:r>
            </w:ins>
            <w:ins w:id="2681" w:author="Dennis Brandl" w:date="2018-03-03T07:02:00Z">
              <w:r>
                <w:t>Error</w:t>
              </w:r>
            </w:ins>
            <w:ins w:id="2682" w:author="Dennis Brandl" w:date="2018-03-03T07:01:00Z">
              <w:r>
                <w:t>.</w:t>
              </w:r>
            </w:ins>
          </w:p>
        </w:tc>
      </w:tr>
      <w:tr w:rsidR="00751BC9" w:rsidRPr="00751BC9" w14:paraId="436E7BEF" w14:textId="77777777" w:rsidTr="00751BC9">
        <w:tc>
          <w:tcPr>
            <w:tcW w:w="2141" w:type="dxa"/>
            <w:shd w:val="clear" w:color="auto" w:fill="auto"/>
          </w:tcPr>
          <w:p w14:paraId="27C80C7B" w14:textId="77777777" w:rsidR="001F137E" w:rsidRPr="00751BC9" w:rsidRDefault="001F137E" w:rsidP="002A2036">
            <w:pPr>
              <w:pStyle w:val="TABLE-cell"/>
            </w:pPr>
            <w:r w:rsidRPr="00751BC9">
              <w:t>Wildcard specified</w:t>
            </w:r>
          </w:p>
        </w:tc>
        <w:tc>
          <w:tcPr>
            <w:tcW w:w="7037" w:type="dxa"/>
            <w:shd w:val="clear" w:color="auto" w:fill="auto"/>
          </w:tcPr>
          <w:p w14:paraId="40939A42" w14:textId="77777777" w:rsidR="001F137E" w:rsidRPr="00751BC9" w:rsidRDefault="001F137E" w:rsidP="002A2036">
            <w:pPr>
              <w:pStyle w:val="TABLE-cell"/>
            </w:pPr>
            <w:r w:rsidRPr="00751BC9">
              <w:t xml:space="preserve">GET: Shall define a request that the receiver is to return, in a SHOW message, all attributes and contained elements of all </w:t>
            </w:r>
            <w:r w:rsidRPr="00751BC9">
              <w:rPr>
                <w:i/>
              </w:rPr>
              <w:t xml:space="preserve">Operations Performances </w:t>
            </w:r>
            <w:r w:rsidRPr="00751BC9">
              <w:t>that match the wildcard.</w:t>
            </w:r>
          </w:p>
          <w:p w14:paraId="7991AC11" w14:textId="77777777" w:rsidR="001F137E" w:rsidRPr="00751BC9" w:rsidRDefault="001F137E" w:rsidP="002A2036">
            <w:pPr>
              <w:pStyle w:val="TABLE-cell"/>
            </w:pPr>
            <w:r w:rsidRPr="00751BC9">
              <w:t>PROCESS: Error.</w:t>
            </w:r>
          </w:p>
          <w:p w14:paraId="6482FD10" w14:textId="77777777" w:rsidR="001F137E" w:rsidRPr="00751BC9" w:rsidRDefault="001F137E" w:rsidP="002A2036">
            <w:pPr>
              <w:pStyle w:val="TABLE-cell"/>
            </w:pPr>
            <w:r w:rsidRPr="00751BC9">
              <w:t xml:space="preserve">CHANGE: Shall define a request that the receiver is to change the specified attributes and contained elements of </w:t>
            </w:r>
            <w:r w:rsidRPr="00751BC9">
              <w:rPr>
                <w:i/>
              </w:rPr>
              <w:t>Operations Performances</w:t>
            </w:r>
            <w:r w:rsidRPr="00751BC9">
              <w:t xml:space="preserve"> that match the </w:t>
            </w:r>
            <w:r w:rsidRPr="00751BC9">
              <w:lastRenderedPageBreak/>
              <w:t>wildcard.  A RESPOND message may be used to communicate agreement, disagreement, or changes made to the CHANGE message data.</w:t>
            </w:r>
          </w:p>
          <w:p w14:paraId="10333671" w14:textId="77777777" w:rsidR="001F137E" w:rsidRPr="00751BC9" w:rsidRDefault="001F137E" w:rsidP="002A2036">
            <w:pPr>
              <w:pStyle w:val="TABLE-cell"/>
            </w:pPr>
            <w:r w:rsidRPr="00751BC9">
              <w:t xml:space="preserve">CANCEL: Shall define a request that the receiver is to cancel the specified attributes and contained elements of </w:t>
            </w:r>
            <w:r w:rsidRPr="00751BC9">
              <w:rPr>
                <w:i/>
              </w:rPr>
              <w:t>Operations Performances</w:t>
            </w:r>
            <w:r w:rsidRPr="00751BC9">
              <w:t xml:space="preserve"> that match the wildcard. If contained elements IDs are specified, then only the specified contained elements for the specified </w:t>
            </w:r>
            <w:r w:rsidRPr="00751BC9">
              <w:rPr>
                <w:i/>
              </w:rPr>
              <w:t>Operations Performance</w:t>
            </w:r>
            <w:r w:rsidRPr="00751BC9">
              <w:t xml:space="preserve"> are to be cancelled, not the </w:t>
            </w:r>
            <w:r w:rsidRPr="00751BC9">
              <w:rPr>
                <w:i/>
              </w:rPr>
              <w:t>Operations Performance</w:t>
            </w:r>
            <w:r w:rsidRPr="00751BC9">
              <w:t xml:space="preserve">.  </w:t>
            </w:r>
          </w:p>
          <w:p w14:paraId="17BC488C" w14:textId="77777777" w:rsidR="001F137E" w:rsidRPr="00751BC9" w:rsidRDefault="001F137E" w:rsidP="002A2036">
            <w:pPr>
              <w:pStyle w:val="TABLE-cell"/>
            </w:pPr>
            <w:r w:rsidRPr="00751BC9">
              <w:t xml:space="preserve">SYNC ADD: Error. </w:t>
            </w:r>
          </w:p>
          <w:p w14:paraId="2D37DEE1" w14:textId="77777777" w:rsidR="001F137E" w:rsidRPr="00751BC9" w:rsidRDefault="001F137E" w:rsidP="002A2036">
            <w:pPr>
              <w:pStyle w:val="TABLE-cell"/>
            </w:pPr>
            <w:r w:rsidRPr="00751BC9">
              <w:t xml:space="preserve">SYNC CHANGE: Shall define a request that the receiver is to change the specified attributes and contained elements of </w:t>
            </w:r>
            <w:r w:rsidRPr="00751BC9">
              <w:rPr>
                <w:i/>
              </w:rPr>
              <w:t>Operations Performances</w:t>
            </w:r>
            <w:r w:rsidRPr="00751BC9">
              <w:t xml:space="preserve"> that match the wildcard. </w:t>
            </w:r>
          </w:p>
          <w:p w14:paraId="3F0146B1" w14:textId="77777777" w:rsidR="001F137E" w:rsidRDefault="001F137E" w:rsidP="002A2036">
            <w:pPr>
              <w:pStyle w:val="TABLE-cell"/>
              <w:rPr>
                <w:ins w:id="2683" w:author="Dennis Brandl" w:date="2018-03-03T07:02:00Z"/>
              </w:rPr>
            </w:pPr>
            <w:r w:rsidRPr="00751BC9">
              <w:t xml:space="preserve">SYNC DELETE: Shall define a request that the receiver is to delete the specified attributes and contained elements of </w:t>
            </w:r>
            <w:r w:rsidRPr="00751BC9">
              <w:rPr>
                <w:i/>
              </w:rPr>
              <w:t>Operations Performances</w:t>
            </w:r>
            <w:r w:rsidRPr="00751BC9">
              <w:t xml:space="preserve"> that match the wildcard.</w:t>
            </w:r>
          </w:p>
          <w:p w14:paraId="536E242C" w14:textId="2F01C6CC" w:rsidR="009C2673" w:rsidRPr="00751BC9" w:rsidRDefault="009C2673" w:rsidP="002A2036">
            <w:pPr>
              <w:pStyle w:val="TABLE-cell"/>
            </w:pPr>
            <w:ins w:id="2684" w:author="Dennis Brandl" w:date="2018-03-03T07:02:00Z">
              <w:r>
                <w:t>NOTIFY: Error.</w:t>
              </w:r>
            </w:ins>
          </w:p>
        </w:tc>
      </w:tr>
    </w:tbl>
    <w:p w14:paraId="00955266" w14:textId="77777777" w:rsidR="001F137E" w:rsidRPr="000615A5" w:rsidRDefault="001F137E" w:rsidP="00833722">
      <w:pPr>
        <w:pStyle w:val="NOTE"/>
      </w:pPr>
    </w:p>
    <w:p w14:paraId="7D7255F4" w14:textId="3CFCBFE6" w:rsidR="001F137E" w:rsidRPr="000615A5" w:rsidRDefault="001F137E" w:rsidP="00833722">
      <w:pPr>
        <w:pStyle w:val="TABLE-title"/>
      </w:pPr>
      <w:bookmarkStart w:id="2685" w:name="_Ref111451837"/>
      <w:bookmarkStart w:id="2686" w:name="_Toc111971605"/>
      <w:bookmarkStart w:id="2687" w:name="_Toc111991858"/>
      <w:bookmarkStart w:id="2688" w:name="_Toc112730185"/>
      <w:bookmarkStart w:id="2689" w:name="_Toc120010381"/>
      <w:bookmarkStart w:id="2690" w:name="_Toc130399796"/>
      <w:bookmarkStart w:id="2691" w:name="_Toc131732227"/>
      <w:bookmarkStart w:id="2692" w:name="_Toc134537696"/>
      <w:bookmarkStart w:id="2693" w:name="_Toc483857387"/>
      <w:r w:rsidRPr="000615A5">
        <w:t xml:space="preserve">Table </w:t>
      </w:r>
      <w:r w:rsidRPr="000615A5">
        <w:fldChar w:fldCharType="begin"/>
      </w:r>
      <w:r w:rsidRPr="000615A5">
        <w:instrText xml:space="preserve"> SEQ Table \* ARABIC </w:instrText>
      </w:r>
      <w:r w:rsidRPr="000615A5">
        <w:fldChar w:fldCharType="separate"/>
      </w:r>
      <w:r w:rsidR="00036893">
        <w:rPr>
          <w:noProof/>
        </w:rPr>
        <w:t>34</w:t>
      </w:r>
      <w:r w:rsidRPr="000615A5">
        <w:fldChar w:fldCharType="end"/>
      </w:r>
      <w:bookmarkEnd w:id="2659"/>
      <w:bookmarkEnd w:id="2685"/>
      <w:r w:rsidRPr="000615A5">
        <w:t xml:space="preserve"> – Operations Performance definitions for GET verb</w:t>
      </w:r>
      <w:bookmarkEnd w:id="2660"/>
      <w:bookmarkEnd w:id="2661"/>
      <w:bookmarkEnd w:id="2662"/>
      <w:bookmarkEnd w:id="2663"/>
      <w:bookmarkEnd w:id="2664"/>
      <w:bookmarkEnd w:id="2665"/>
      <w:bookmarkEnd w:id="2686"/>
      <w:bookmarkEnd w:id="2687"/>
      <w:bookmarkEnd w:id="2688"/>
      <w:bookmarkEnd w:id="2689"/>
      <w:bookmarkEnd w:id="2690"/>
      <w:bookmarkEnd w:id="2691"/>
      <w:bookmarkEnd w:id="2692"/>
      <w:bookmarkEnd w:id="26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1"/>
        <w:gridCol w:w="6421"/>
      </w:tblGrid>
      <w:tr w:rsidR="00751BC9" w:rsidRPr="00751BC9" w14:paraId="18A40880" w14:textId="77777777" w:rsidTr="00751BC9">
        <w:trPr>
          <w:tblHeader/>
        </w:trPr>
        <w:tc>
          <w:tcPr>
            <w:tcW w:w="2610" w:type="dxa"/>
            <w:shd w:val="clear" w:color="auto" w:fill="auto"/>
          </w:tcPr>
          <w:p w14:paraId="265873CB" w14:textId="77777777" w:rsidR="001F137E" w:rsidRPr="00751BC9" w:rsidRDefault="001F137E" w:rsidP="002A2036">
            <w:pPr>
              <w:pStyle w:val="TABLE-col-heading"/>
            </w:pPr>
            <w:r w:rsidRPr="00751BC9">
              <w:t>Operations Performance Element</w:t>
            </w:r>
          </w:p>
        </w:tc>
        <w:tc>
          <w:tcPr>
            <w:tcW w:w="6750" w:type="dxa"/>
            <w:shd w:val="clear" w:color="auto" w:fill="auto"/>
          </w:tcPr>
          <w:p w14:paraId="2A5EF9DB" w14:textId="77777777" w:rsidR="001F137E" w:rsidRPr="00751BC9" w:rsidRDefault="001F137E" w:rsidP="002A2036">
            <w:pPr>
              <w:pStyle w:val="TABLE-col-heading"/>
            </w:pPr>
            <w:r w:rsidRPr="00751BC9">
              <w:t>Returns</w:t>
            </w:r>
          </w:p>
        </w:tc>
      </w:tr>
      <w:tr w:rsidR="00751BC9" w:rsidRPr="00751BC9" w14:paraId="6AAB9CE8" w14:textId="77777777" w:rsidTr="00751BC9">
        <w:tc>
          <w:tcPr>
            <w:tcW w:w="2610" w:type="dxa"/>
            <w:shd w:val="clear" w:color="auto" w:fill="auto"/>
          </w:tcPr>
          <w:p w14:paraId="67E6C3FB" w14:textId="77777777" w:rsidR="001F137E" w:rsidRPr="00751BC9" w:rsidRDefault="001F137E" w:rsidP="002A2036">
            <w:pPr>
              <w:pStyle w:val="TABLE-cell"/>
            </w:pPr>
            <w:r w:rsidRPr="00751BC9">
              <w:t>Start Time</w:t>
            </w:r>
          </w:p>
        </w:tc>
        <w:tc>
          <w:tcPr>
            <w:tcW w:w="6750" w:type="dxa"/>
            <w:shd w:val="clear" w:color="auto" w:fill="auto"/>
          </w:tcPr>
          <w:p w14:paraId="1AF957D7" w14:textId="77777777" w:rsidR="001F137E" w:rsidRPr="00751BC9" w:rsidRDefault="001F137E" w:rsidP="002A2036">
            <w:pPr>
              <w:pStyle w:val="TABLE-cell"/>
            </w:pPr>
            <w:r w:rsidRPr="00751BC9">
              <w:t xml:space="preserve">Specifies </w:t>
            </w:r>
            <w:r w:rsidRPr="00751BC9">
              <w:rPr>
                <w:i/>
              </w:rPr>
              <w:t>operations performance</w:t>
            </w:r>
            <w:r w:rsidRPr="00751BC9">
              <w:t xml:space="preserve"> information for times after, and including the start time.  Should be specified in the GET, otherwise the responder selects the </w:t>
            </w:r>
            <w:r w:rsidRPr="00751BC9">
              <w:rPr>
                <w:i/>
              </w:rPr>
              <w:t>Start Time</w:t>
            </w:r>
            <w:r w:rsidRPr="00751BC9">
              <w:t>.</w:t>
            </w:r>
          </w:p>
        </w:tc>
      </w:tr>
      <w:tr w:rsidR="00751BC9" w:rsidRPr="00751BC9" w14:paraId="2C4FA0F0" w14:textId="77777777" w:rsidTr="00751BC9">
        <w:tc>
          <w:tcPr>
            <w:tcW w:w="2610" w:type="dxa"/>
            <w:shd w:val="clear" w:color="auto" w:fill="auto"/>
          </w:tcPr>
          <w:p w14:paraId="54AF6D43" w14:textId="77777777" w:rsidR="001F137E" w:rsidRPr="00751BC9" w:rsidRDefault="001F137E" w:rsidP="002A2036">
            <w:pPr>
              <w:pStyle w:val="TABLE-cell"/>
            </w:pPr>
            <w:r w:rsidRPr="00751BC9">
              <w:t>End Time</w:t>
            </w:r>
          </w:p>
        </w:tc>
        <w:tc>
          <w:tcPr>
            <w:tcW w:w="6750" w:type="dxa"/>
            <w:shd w:val="clear" w:color="auto" w:fill="auto"/>
          </w:tcPr>
          <w:p w14:paraId="68FF7C47" w14:textId="77777777" w:rsidR="001F137E" w:rsidRPr="00751BC9" w:rsidRDefault="001F137E" w:rsidP="002A2036">
            <w:pPr>
              <w:pStyle w:val="TABLE-cell"/>
            </w:pPr>
            <w:r w:rsidRPr="00751BC9">
              <w:t xml:space="preserve">Specifies </w:t>
            </w:r>
            <w:r w:rsidRPr="00751BC9">
              <w:rPr>
                <w:i/>
              </w:rPr>
              <w:t>operations performance</w:t>
            </w:r>
            <w:r w:rsidRPr="00751BC9">
              <w:t xml:space="preserve"> information for times before, and including, the end time.  If not specified then the responder selects the </w:t>
            </w:r>
            <w:r w:rsidRPr="00751BC9">
              <w:rPr>
                <w:i/>
              </w:rPr>
              <w:t>End Time</w:t>
            </w:r>
            <w:r w:rsidRPr="00751BC9">
              <w:t>.</w:t>
            </w:r>
          </w:p>
        </w:tc>
      </w:tr>
      <w:tr w:rsidR="00751BC9" w:rsidRPr="00751BC9" w14:paraId="617CEAD3" w14:textId="77777777" w:rsidTr="00751BC9">
        <w:tc>
          <w:tcPr>
            <w:tcW w:w="2610" w:type="dxa"/>
            <w:shd w:val="clear" w:color="auto" w:fill="auto"/>
          </w:tcPr>
          <w:p w14:paraId="05DDD54F" w14:textId="77777777" w:rsidR="001F137E" w:rsidRPr="00751BC9" w:rsidRDefault="001F137E" w:rsidP="002A2036">
            <w:pPr>
              <w:pStyle w:val="TABLE-cell"/>
            </w:pPr>
            <w:r w:rsidRPr="00751BC9">
              <w:t>Hierarchy Scope</w:t>
            </w:r>
          </w:p>
        </w:tc>
        <w:tc>
          <w:tcPr>
            <w:tcW w:w="6750" w:type="dxa"/>
            <w:shd w:val="clear" w:color="auto" w:fill="auto"/>
          </w:tcPr>
          <w:p w14:paraId="2A4CDB11" w14:textId="77777777" w:rsidR="001F137E" w:rsidRPr="00751BC9" w:rsidRDefault="001F137E" w:rsidP="002A2036">
            <w:pPr>
              <w:pStyle w:val="TABLE-cell"/>
            </w:pPr>
            <w:r w:rsidRPr="00751BC9">
              <w:t xml:space="preserve">Specifies </w:t>
            </w:r>
            <w:r w:rsidRPr="00751BC9">
              <w:rPr>
                <w:i/>
              </w:rPr>
              <w:t>operations performance</w:t>
            </w:r>
            <w:r w:rsidRPr="00751BC9">
              <w:t xml:space="preserve"> information for the specified scope in the role based equipment hierarchy. (e.g. A process cell, work center, production line, area, site, …).  If not specified then the responder selects the </w:t>
            </w:r>
            <w:r w:rsidRPr="00751BC9">
              <w:rPr>
                <w:i/>
              </w:rPr>
              <w:t>Hierarchy Scope</w:t>
            </w:r>
            <w:r w:rsidRPr="00751BC9">
              <w:t xml:space="preserve">. </w:t>
            </w:r>
          </w:p>
        </w:tc>
      </w:tr>
      <w:tr w:rsidR="00751BC9" w:rsidRPr="00751BC9" w14:paraId="3ECA891A" w14:textId="77777777" w:rsidTr="00751BC9">
        <w:tc>
          <w:tcPr>
            <w:tcW w:w="2610" w:type="dxa"/>
            <w:shd w:val="clear" w:color="auto" w:fill="auto"/>
          </w:tcPr>
          <w:p w14:paraId="10497DB7" w14:textId="77777777" w:rsidR="001F137E" w:rsidRPr="00751BC9" w:rsidRDefault="001F137E" w:rsidP="002A2036">
            <w:pPr>
              <w:pStyle w:val="TABLE-cell"/>
            </w:pPr>
            <w:r w:rsidRPr="00751BC9">
              <w:t xml:space="preserve">Operations Performance / </w:t>
            </w:r>
            <w:r w:rsidRPr="00751BC9">
              <w:br/>
              <w:t>Operations Schedule ID</w:t>
            </w:r>
          </w:p>
        </w:tc>
        <w:tc>
          <w:tcPr>
            <w:tcW w:w="6750" w:type="dxa"/>
            <w:shd w:val="clear" w:color="auto" w:fill="auto"/>
          </w:tcPr>
          <w:p w14:paraId="6E689FE2"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operations schedule.</w:t>
            </w:r>
          </w:p>
        </w:tc>
      </w:tr>
      <w:tr w:rsidR="00751BC9" w:rsidRPr="00751BC9" w14:paraId="502820C7" w14:textId="77777777" w:rsidTr="00751BC9">
        <w:tc>
          <w:tcPr>
            <w:tcW w:w="2610" w:type="dxa"/>
            <w:shd w:val="clear" w:color="auto" w:fill="auto"/>
          </w:tcPr>
          <w:p w14:paraId="7AFA88C7" w14:textId="77777777" w:rsidR="001F137E" w:rsidRPr="00751BC9" w:rsidRDefault="001F137E" w:rsidP="002A2036">
            <w:pPr>
              <w:pStyle w:val="TABLE-cell"/>
            </w:pPr>
            <w:r w:rsidRPr="00751BC9">
              <w:t xml:space="preserve">Operations Performance / </w:t>
            </w:r>
            <w:r w:rsidRPr="00751BC9">
              <w:br/>
              <w:t xml:space="preserve">Operations Response / </w:t>
            </w:r>
            <w:r w:rsidRPr="00751BC9">
              <w:br/>
              <w:t>Operations Request ID</w:t>
            </w:r>
          </w:p>
        </w:tc>
        <w:tc>
          <w:tcPr>
            <w:tcW w:w="6750" w:type="dxa"/>
            <w:shd w:val="clear" w:color="auto" w:fill="auto"/>
          </w:tcPr>
          <w:p w14:paraId="785E2E6E"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operations request.</w:t>
            </w:r>
          </w:p>
        </w:tc>
      </w:tr>
      <w:tr w:rsidR="00751BC9" w:rsidRPr="00751BC9" w14:paraId="0FE2C146" w14:textId="77777777" w:rsidTr="00751BC9">
        <w:tc>
          <w:tcPr>
            <w:tcW w:w="2610" w:type="dxa"/>
            <w:shd w:val="clear" w:color="auto" w:fill="auto"/>
          </w:tcPr>
          <w:p w14:paraId="2E7E6502" w14:textId="77777777" w:rsidR="001F137E" w:rsidRPr="00751BC9" w:rsidRDefault="001F137E" w:rsidP="002A2036">
            <w:pPr>
              <w:pStyle w:val="TABLE-cell"/>
            </w:pPr>
            <w:r w:rsidRPr="00751BC9">
              <w:t xml:space="preserve">Operations Performance / </w:t>
            </w:r>
            <w:r w:rsidRPr="00751BC9">
              <w:br/>
              <w:t xml:space="preserve">Operations Response / </w:t>
            </w:r>
            <w:r w:rsidRPr="00751BC9">
              <w:br/>
              <w:t>Operations Definition ID</w:t>
            </w:r>
          </w:p>
        </w:tc>
        <w:tc>
          <w:tcPr>
            <w:tcW w:w="6750" w:type="dxa"/>
            <w:shd w:val="clear" w:color="auto" w:fill="auto"/>
          </w:tcPr>
          <w:p w14:paraId="41F5DB16"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operations definition.</w:t>
            </w:r>
          </w:p>
        </w:tc>
      </w:tr>
      <w:tr w:rsidR="00751BC9" w:rsidRPr="00751BC9" w14:paraId="6DEC2D6B" w14:textId="77777777" w:rsidTr="00751BC9">
        <w:tc>
          <w:tcPr>
            <w:tcW w:w="2610" w:type="dxa"/>
            <w:shd w:val="clear" w:color="auto" w:fill="auto"/>
          </w:tcPr>
          <w:p w14:paraId="091D4B96" w14:textId="77777777" w:rsidR="001F137E" w:rsidRPr="00751BC9" w:rsidRDefault="001F137E" w:rsidP="002A2036">
            <w:pPr>
              <w:pStyle w:val="TABLE-cell"/>
            </w:pPr>
            <w:r w:rsidRPr="00751BC9">
              <w:t xml:space="preserve">Operations Performance / </w:t>
            </w:r>
            <w:r w:rsidRPr="00751BC9">
              <w:br/>
              <w:t xml:space="preserve">Operations Response / </w:t>
            </w:r>
            <w:r w:rsidRPr="00751BC9">
              <w:br/>
              <w:t xml:space="preserve">Segment Response / </w:t>
            </w:r>
            <w:r w:rsidRPr="00751BC9">
              <w:br/>
              <w:t>Process Segment ID</w:t>
            </w:r>
          </w:p>
        </w:tc>
        <w:tc>
          <w:tcPr>
            <w:tcW w:w="6750" w:type="dxa"/>
            <w:shd w:val="clear" w:color="auto" w:fill="auto"/>
          </w:tcPr>
          <w:p w14:paraId="43E972F6"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process segment.</w:t>
            </w:r>
          </w:p>
        </w:tc>
      </w:tr>
      <w:tr w:rsidR="00751BC9" w:rsidRPr="00751BC9" w14:paraId="6A043A8E" w14:textId="77777777" w:rsidTr="00751BC9">
        <w:tc>
          <w:tcPr>
            <w:tcW w:w="2610" w:type="dxa"/>
            <w:shd w:val="clear" w:color="auto" w:fill="auto"/>
          </w:tcPr>
          <w:p w14:paraId="18974AD9" w14:textId="77777777" w:rsidR="001F137E" w:rsidRPr="00751BC9" w:rsidRDefault="001F137E" w:rsidP="002A2036">
            <w:pPr>
              <w:pStyle w:val="TABLE-cell"/>
            </w:pPr>
            <w:r w:rsidRPr="00751BC9">
              <w:t xml:space="preserve">Operations Performance / </w:t>
            </w:r>
            <w:r w:rsidRPr="00751BC9">
              <w:br/>
              <w:t xml:space="preserve">Operations Response / </w:t>
            </w:r>
            <w:r w:rsidRPr="00751BC9">
              <w:br/>
              <w:t xml:space="preserve">Segment Response / </w:t>
            </w:r>
            <w:r w:rsidRPr="00751BC9">
              <w:br/>
              <w:t>Operations Segment ID</w:t>
            </w:r>
          </w:p>
        </w:tc>
        <w:tc>
          <w:tcPr>
            <w:tcW w:w="6750" w:type="dxa"/>
            <w:shd w:val="clear" w:color="auto" w:fill="auto"/>
          </w:tcPr>
          <w:p w14:paraId="7F1F2CBD" w14:textId="77777777" w:rsidR="001F137E" w:rsidRPr="00751BC9" w:rsidRDefault="001F137E" w:rsidP="002A2036">
            <w:pPr>
              <w:pStyle w:val="TABLE-cell"/>
            </w:pPr>
            <w:r w:rsidRPr="00751BC9">
              <w:t xml:space="preserve">Specifies the </w:t>
            </w:r>
            <w:r w:rsidRPr="00751BC9">
              <w:rPr>
                <w:i/>
              </w:rPr>
              <w:t>operations performance</w:t>
            </w:r>
            <w:r w:rsidRPr="00751BC9">
              <w:t xml:space="preserve"> information associated with the specified operations segment.</w:t>
            </w:r>
          </w:p>
        </w:tc>
      </w:tr>
    </w:tbl>
    <w:p w14:paraId="3F474901" w14:textId="77777777" w:rsidR="001F137E" w:rsidRPr="000615A5" w:rsidRDefault="001F137E" w:rsidP="00833722">
      <w:pPr>
        <w:pStyle w:val="NOTE"/>
      </w:pPr>
    </w:p>
    <w:p w14:paraId="243D86F8" w14:textId="77777777" w:rsidR="001F137E" w:rsidRPr="000615A5" w:rsidRDefault="001F137E" w:rsidP="00833722">
      <w:pPr>
        <w:pStyle w:val="Heading2"/>
      </w:pPr>
      <w:bookmarkStart w:id="2694" w:name="_Toc483855570"/>
      <w:bookmarkStart w:id="2695" w:name="_Toc483856095"/>
      <w:bookmarkStart w:id="2696" w:name="_Toc483857186"/>
      <w:bookmarkStart w:id="2697" w:name="_Toc507944921"/>
      <w:bookmarkEnd w:id="2694"/>
      <w:bookmarkEnd w:id="2695"/>
      <w:bookmarkEnd w:id="2696"/>
      <w:r w:rsidRPr="000615A5">
        <w:t>Resource relationship network model</w:t>
      </w:r>
      <w:bookmarkEnd w:id="2697"/>
    </w:p>
    <w:p w14:paraId="676F9F20" w14:textId="77777777" w:rsidR="001F137E" w:rsidRPr="000615A5" w:rsidRDefault="001F137E" w:rsidP="00833722">
      <w:pPr>
        <w:pStyle w:val="Heading3"/>
      </w:pPr>
      <w:bookmarkStart w:id="2698" w:name="_Toc507944922"/>
      <w:r w:rsidRPr="000615A5">
        <w:t>Resource relationship network model elements</w:t>
      </w:r>
      <w:bookmarkEnd w:id="2698"/>
    </w:p>
    <w:p w14:paraId="40386FF5" w14:textId="0281581E" w:rsidR="001F137E" w:rsidRPr="000615A5" w:rsidRDefault="001F137E" w:rsidP="002A2036">
      <w:pPr>
        <w:pStyle w:val="PARAGRAPH"/>
      </w:pPr>
      <w:r w:rsidRPr="000615A5">
        <w:t xml:space="preserve">The message definitions assume that resource relationship network information may be accessed from two starting points; a </w:t>
      </w:r>
      <w:r w:rsidRPr="00751BC9">
        <w:rPr>
          <w:i/>
        </w:rPr>
        <w:t>resource relationship network</w:t>
      </w:r>
      <w:r w:rsidRPr="000615A5">
        <w:t xml:space="preserve"> and a </w:t>
      </w:r>
      <w:r w:rsidRPr="00751BC9">
        <w:rPr>
          <w:i/>
        </w:rPr>
        <w:t>resource relationship network type</w:t>
      </w:r>
      <w:r w:rsidRPr="000615A5">
        <w:t xml:space="preserve">, as identified by the dotted collection in </w:t>
      </w:r>
      <w:r w:rsidRPr="000615A5">
        <w:fldChar w:fldCharType="begin"/>
      </w:r>
      <w:r w:rsidRPr="000615A5">
        <w:instrText xml:space="preserve"> REF _Ref325454893 </w:instrText>
      </w:r>
      <w:r w:rsidRPr="000615A5">
        <w:fldChar w:fldCharType="separate"/>
      </w:r>
      <w:r w:rsidR="00181DCD" w:rsidRPr="000615A5">
        <w:t xml:space="preserve">Figure </w:t>
      </w:r>
      <w:r w:rsidR="00181DCD">
        <w:rPr>
          <w:noProof/>
        </w:rPr>
        <w:t>28</w:t>
      </w:r>
      <w:r w:rsidRPr="000615A5">
        <w:fldChar w:fldCharType="end"/>
      </w:r>
      <w:r w:rsidRPr="000615A5">
        <w:t>.</w:t>
      </w:r>
    </w:p>
    <w:p w14:paraId="502BE1F8" w14:textId="7E61580B" w:rsidR="001F137E" w:rsidRPr="000615A5" w:rsidRDefault="00972D62" w:rsidP="002A2036">
      <w:pPr>
        <w:pStyle w:val="FIGURE"/>
      </w:pPr>
      <w:ins w:id="2699" w:author="Dennis Brandl" w:date="2018-03-05T16:12:00Z">
        <w:r w:rsidRPr="00972D62">
          <w:lastRenderedPageBreak/>
          <w:drawing>
            <wp:inline distT="0" distB="0" distL="0" distR="0" wp14:anchorId="7419FD1F" wp14:editId="1951D297">
              <wp:extent cx="5759163" cy="40257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09" r="309" b="25026"/>
                      <a:stretch/>
                    </pic:blipFill>
                    <pic:spPr bwMode="auto">
                      <a:xfrm>
                        <a:off x="0" y="0"/>
                        <a:ext cx="5759450" cy="4025936"/>
                      </a:xfrm>
                      <a:prstGeom prst="rect">
                        <a:avLst/>
                      </a:prstGeom>
                      <a:noFill/>
                      <a:ln>
                        <a:noFill/>
                      </a:ln>
                      <a:extLst>
                        <a:ext uri="{53640926-AAD7-44D8-BBD7-CCE9431645EC}">
                          <a14:shadowObscured xmlns:a14="http://schemas.microsoft.com/office/drawing/2010/main"/>
                        </a:ext>
                      </a:extLst>
                    </pic:spPr>
                  </pic:pic>
                </a:graphicData>
              </a:graphic>
            </wp:inline>
          </w:drawing>
        </w:r>
      </w:ins>
    </w:p>
    <w:p w14:paraId="3E88CA60" w14:textId="371E2E32" w:rsidR="001F137E" w:rsidRPr="000615A5" w:rsidRDefault="001F137E" w:rsidP="00833722">
      <w:pPr>
        <w:pStyle w:val="FIGURE-title"/>
      </w:pPr>
      <w:bookmarkStart w:id="2700" w:name="_Ref325454893"/>
      <w:bookmarkStart w:id="2701" w:name="_Ref325454866"/>
      <w:bookmarkStart w:id="2702" w:name="_Toc507944735"/>
      <w:r w:rsidRPr="000615A5">
        <w:t xml:space="preserve">Figure </w:t>
      </w:r>
      <w:r w:rsidRPr="000615A5">
        <w:fldChar w:fldCharType="begin"/>
      </w:r>
      <w:r w:rsidRPr="000615A5">
        <w:instrText xml:space="preserve"> SEQ Figure \* ARABIC </w:instrText>
      </w:r>
      <w:r w:rsidRPr="000615A5">
        <w:fldChar w:fldCharType="separate"/>
      </w:r>
      <w:r w:rsidR="00181DCD">
        <w:rPr>
          <w:noProof/>
        </w:rPr>
        <w:t>28</w:t>
      </w:r>
      <w:r w:rsidRPr="000615A5">
        <w:fldChar w:fldCharType="end"/>
      </w:r>
      <w:bookmarkEnd w:id="2700"/>
      <w:r w:rsidRPr="000615A5">
        <w:t xml:space="preserve"> </w:t>
      </w:r>
      <w:r w:rsidR="00967BAE">
        <w:t>–</w:t>
      </w:r>
      <w:r w:rsidRPr="000615A5">
        <w:t xml:space="preserve"> Object</w:t>
      </w:r>
      <w:r w:rsidR="00967BAE">
        <w:t xml:space="preserve"> </w:t>
      </w:r>
      <w:r w:rsidRPr="000615A5">
        <w:t>grouping for the resource relationship network model</w:t>
      </w:r>
      <w:bookmarkEnd w:id="2701"/>
      <w:bookmarkEnd w:id="2702"/>
    </w:p>
    <w:p w14:paraId="20C89234" w14:textId="77777777" w:rsidR="001F137E" w:rsidRPr="000615A5" w:rsidRDefault="001F137E" w:rsidP="00833722">
      <w:pPr>
        <w:pStyle w:val="Heading3"/>
      </w:pPr>
      <w:bookmarkStart w:id="2703" w:name="_Toc507944923"/>
      <w:r w:rsidRPr="000615A5">
        <w:t>Resource relationship network verbs</w:t>
      </w:r>
      <w:bookmarkEnd w:id="2703"/>
    </w:p>
    <w:p w14:paraId="499D99C0" w14:textId="198B325C"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751BC9">
        <w:rPr>
          <w:i/>
        </w:rPr>
        <w:t>Resource Relationship Network</w:t>
      </w:r>
      <w:r w:rsidR="001F137E" w:rsidRPr="000615A5">
        <w:t xml:space="preserve"> noun.  </w:t>
      </w:r>
    </w:p>
    <w:p w14:paraId="3E2031D1" w14:textId="77777777" w:rsidR="001F137E" w:rsidRPr="000615A5" w:rsidRDefault="001F137E" w:rsidP="00833722">
      <w:pPr>
        <w:pStyle w:val="Heading3"/>
      </w:pPr>
      <w:bookmarkStart w:id="2704" w:name="_Toc507944924"/>
      <w:r w:rsidRPr="000615A5">
        <w:t>Resource relationship network verb actions</w:t>
      </w:r>
      <w:bookmarkEnd w:id="2704"/>
    </w:p>
    <w:p w14:paraId="7423FB4F" w14:textId="053EF6A4" w:rsidR="001F137E" w:rsidRPr="000615A5" w:rsidRDefault="001F137E" w:rsidP="002A2036">
      <w:pPr>
        <w:pStyle w:val="PARAGRAPH"/>
      </w:pPr>
      <w:r w:rsidRPr="000615A5">
        <w:t xml:space="preserve">The actions performed on a </w:t>
      </w:r>
      <w:r w:rsidRPr="00751BC9">
        <w:rPr>
          <w:i/>
        </w:rPr>
        <w:t>Resource Relationship Network</w:t>
      </w:r>
      <w:r w:rsidRPr="000615A5">
        <w:t xml:space="preserve"> </w:t>
      </w:r>
      <w:r w:rsidR="00751BC9">
        <w:t>noun</w:t>
      </w:r>
      <w:r w:rsidRPr="000615A5">
        <w:t xml:space="preserve"> are defined in </w:t>
      </w:r>
      <w:r w:rsidRPr="000615A5">
        <w:fldChar w:fldCharType="begin"/>
      </w:r>
      <w:r w:rsidRPr="000615A5">
        <w:instrText xml:space="preserve"> REF _Ref325466868 </w:instrText>
      </w:r>
      <w:r w:rsidRPr="000615A5">
        <w:fldChar w:fldCharType="separate"/>
      </w:r>
      <w:r w:rsidR="00036893" w:rsidRPr="000615A5">
        <w:t xml:space="preserve">Table </w:t>
      </w:r>
      <w:r w:rsidR="00036893">
        <w:rPr>
          <w:noProof/>
        </w:rPr>
        <w:t>35</w:t>
      </w:r>
      <w:r w:rsidRPr="000615A5">
        <w:fldChar w:fldCharType="end"/>
      </w:r>
      <w:r w:rsidRPr="000615A5">
        <w:t>.</w:t>
      </w:r>
    </w:p>
    <w:p w14:paraId="236D047B" w14:textId="5B88A1E8" w:rsidR="001F137E" w:rsidRPr="000615A5" w:rsidRDefault="001F137E" w:rsidP="00833722">
      <w:pPr>
        <w:pStyle w:val="TABLE-title"/>
      </w:pPr>
      <w:bookmarkStart w:id="2705" w:name="_Ref325466868"/>
      <w:bookmarkStart w:id="2706" w:name="_Toc483857388"/>
      <w:r w:rsidRPr="000615A5">
        <w:t xml:space="preserve">Table </w:t>
      </w:r>
      <w:r w:rsidRPr="000615A5">
        <w:fldChar w:fldCharType="begin"/>
      </w:r>
      <w:r w:rsidRPr="000615A5">
        <w:instrText xml:space="preserve"> SEQ Table \* ARABIC </w:instrText>
      </w:r>
      <w:r w:rsidRPr="000615A5">
        <w:fldChar w:fldCharType="separate"/>
      </w:r>
      <w:r w:rsidR="00036893">
        <w:rPr>
          <w:noProof/>
        </w:rPr>
        <w:t>35</w:t>
      </w:r>
      <w:r w:rsidRPr="000615A5">
        <w:fldChar w:fldCharType="end"/>
      </w:r>
      <w:bookmarkEnd w:id="2705"/>
      <w:r w:rsidRPr="000615A5">
        <w:t xml:space="preserve"> – Resource Relationship Network </w:t>
      </w:r>
      <w:r w:rsidRPr="000615A5">
        <w:rPr>
          <w:szCs w:val="24"/>
        </w:rPr>
        <w:t>verb actions</w:t>
      </w:r>
      <w:bookmarkEnd w:id="27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0"/>
        <w:gridCol w:w="6852"/>
      </w:tblGrid>
      <w:tr w:rsidR="00751BC9" w:rsidRPr="00751BC9" w14:paraId="26A5DD43" w14:textId="77777777" w:rsidTr="00751BC9">
        <w:trPr>
          <w:tblHeader/>
        </w:trPr>
        <w:tc>
          <w:tcPr>
            <w:tcW w:w="2160" w:type="dxa"/>
            <w:shd w:val="clear" w:color="auto" w:fill="auto"/>
          </w:tcPr>
          <w:p w14:paraId="2851A30C" w14:textId="77777777" w:rsidR="001F137E" w:rsidRPr="00751BC9" w:rsidRDefault="001F137E" w:rsidP="002A2036">
            <w:pPr>
              <w:pStyle w:val="TABLE-centered"/>
            </w:pPr>
            <w:r w:rsidRPr="00751BC9">
              <w:t>Resource Relationship Network ID</w:t>
            </w:r>
          </w:p>
        </w:tc>
        <w:tc>
          <w:tcPr>
            <w:tcW w:w="7200" w:type="dxa"/>
            <w:shd w:val="clear" w:color="auto" w:fill="auto"/>
            <w:vAlign w:val="center"/>
          </w:tcPr>
          <w:p w14:paraId="5EE8DE52" w14:textId="440B8905" w:rsidR="001F137E" w:rsidRPr="00751BC9" w:rsidRDefault="00751BC9" w:rsidP="002A2036">
            <w:pPr>
              <w:pStyle w:val="TABLE-centered"/>
            </w:pPr>
            <w:r>
              <w:t>Verb action on noun</w:t>
            </w:r>
          </w:p>
        </w:tc>
      </w:tr>
      <w:tr w:rsidR="00751BC9" w:rsidRPr="00751BC9" w14:paraId="6B67A4D8" w14:textId="77777777" w:rsidTr="00751BC9">
        <w:tc>
          <w:tcPr>
            <w:tcW w:w="2160" w:type="dxa"/>
            <w:shd w:val="clear" w:color="auto" w:fill="auto"/>
          </w:tcPr>
          <w:p w14:paraId="44261547" w14:textId="77777777" w:rsidR="001F137E" w:rsidRPr="00751BC9" w:rsidRDefault="001F137E" w:rsidP="002A2036">
            <w:pPr>
              <w:pStyle w:val="TABLE-cell"/>
            </w:pPr>
            <w:r w:rsidRPr="00751BC9">
              <w:t>IDs specified</w:t>
            </w:r>
          </w:p>
        </w:tc>
        <w:tc>
          <w:tcPr>
            <w:tcW w:w="7200" w:type="dxa"/>
            <w:shd w:val="clear" w:color="auto" w:fill="auto"/>
          </w:tcPr>
          <w:p w14:paraId="040B18A4" w14:textId="77777777" w:rsidR="001F137E" w:rsidRPr="00751BC9" w:rsidRDefault="001F137E" w:rsidP="002A2036">
            <w:pPr>
              <w:pStyle w:val="TABLE-cell"/>
            </w:pPr>
            <w:r w:rsidRPr="00751BC9">
              <w:t xml:space="preserve">GET: Shall define a request that the receiver is to return, in a SHOW message, all attributes and subobjects of </w:t>
            </w:r>
            <w:r w:rsidRPr="00751BC9">
              <w:rPr>
                <w:i/>
              </w:rPr>
              <w:t>Resource Relationship Networks</w:t>
            </w:r>
            <w:r w:rsidRPr="00751BC9">
              <w:t>.</w:t>
            </w:r>
          </w:p>
          <w:p w14:paraId="38BD08DF" w14:textId="77777777" w:rsidR="001F137E" w:rsidRPr="00751BC9" w:rsidRDefault="001F137E" w:rsidP="002A2036">
            <w:pPr>
              <w:pStyle w:val="TABLE-cell"/>
            </w:pPr>
            <w:r w:rsidRPr="00751BC9">
              <w:t xml:space="preserve">PROCESS: Shall define a request that the receiver is to add </w:t>
            </w:r>
            <w:r w:rsidRPr="00751BC9">
              <w:rPr>
                <w:i/>
              </w:rPr>
              <w:t>Resource Relationship Networks</w:t>
            </w:r>
            <w:r w:rsidRPr="00751BC9">
              <w:t xml:space="preserve">. The message defines suggested IDs for the </w:t>
            </w:r>
            <w:r w:rsidRPr="00751BC9">
              <w:rPr>
                <w:i/>
              </w:rPr>
              <w:t>Resource Relationship Networks</w:t>
            </w:r>
            <w:r w:rsidRPr="00751BC9">
              <w:t xml:space="preserve">, values for the attributes and subobjects. The receiver adds the </w:t>
            </w:r>
            <w:r w:rsidRPr="00751BC9">
              <w:rPr>
                <w:i/>
              </w:rPr>
              <w:t>Resource Relationship Networks</w:t>
            </w:r>
            <w:r w:rsidRPr="00751BC9">
              <w:t xml:space="preserve"> and assigns IDs.  The assigned IDs shall be returned in the ACKNOWLEDGE message.</w:t>
            </w:r>
          </w:p>
          <w:p w14:paraId="470A1CD1" w14:textId="77777777" w:rsidR="001F137E" w:rsidRPr="00751BC9" w:rsidRDefault="001F137E" w:rsidP="002A2036">
            <w:pPr>
              <w:pStyle w:val="TABLE-cell"/>
            </w:pPr>
            <w:r w:rsidRPr="00751BC9">
              <w:t xml:space="preserve">CHANGE: Shall define a request that the receiver is to change the specified attributes and subobjects of the </w:t>
            </w:r>
            <w:r w:rsidRPr="00751BC9">
              <w:rPr>
                <w:i/>
              </w:rPr>
              <w:t>Resource Relationship Networks.</w:t>
            </w:r>
            <w:r w:rsidRPr="00751BC9">
              <w:t xml:space="preserve">  The assumption is the new </w:t>
            </w:r>
            <w:r w:rsidRPr="00751BC9">
              <w:rPr>
                <w:i/>
              </w:rPr>
              <w:t>Resource Relationship Network</w:t>
            </w:r>
            <w:r w:rsidRPr="00751BC9">
              <w:t xml:space="preserve"> is the complete network definition and that the previous </w:t>
            </w:r>
            <w:r w:rsidRPr="00751BC9">
              <w:rPr>
                <w:i/>
              </w:rPr>
              <w:t>Resource Relationship Network</w:t>
            </w:r>
            <w:r w:rsidRPr="00751BC9">
              <w:t xml:space="preserve"> is canceled and the new </w:t>
            </w:r>
            <w:r w:rsidRPr="00751BC9">
              <w:rPr>
                <w:i/>
              </w:rPr>
              <w:t>Resource Relationship Network</w:t>
            </w:r>
            <w:r w:rsidRPr="00751BC9">
              <w:t xml:space="preserve"> is added.  A RESPOND message may be used to communicate agreement, disagreement, or changes made to the CHANGE message data.</w:t>
            </w:r>
          </w:p>
          <w:p w14:paraId="6A00548A" w14:textId="77777777" w:rsidR="001F137E" w:rsidRPr="00751BC9" w:rsidRDefault="001F137E" w:rsidP="002A2036">
            <w:pPr>
              <w:pStyle w:val="TABLE-cell"/>
            </w:pPr>
            <w:r w:rsidRPr="00751BC9">
              <w:t xml:space="preserve">CANCEL: Shall define a request that the receiver is to cancel the specified </w:t>
            </w:r>
            <w:r w:rsidRPr="00751BC9">
              <w:rPr>
                <w:i/>
              </w:rPr>
              <w:t>Resource Relationship Networks</w:t>
            </w:r>
            <w:r w:rsidRPr="00751BC9">
              <w:t>.</w:t>
            </w:r>
          </w:p>
          <w:p w14:paraId="29B83170" w14:textId="77777777" w:rsidR="001F137E" w:rsidRPr="00751BC9" w:rsidRDefault="001F137E" w:rsidP="002A2036">
            <w:pPr>
              <w:pStyle w:val="TABLE-cell"/>
            </w:pPr>
            <w:r w:rsidRPr="00751BC9">
              <w:t xml:space="preserve">SYNC ADD: Shall define a request that the receiver is to add the specified </w:t>
            </w:r>
            <w:r w:rsidRPr="00751BC9">
              <w:rPr>
                <w:i/>
              </w:rPr>
              <w:t>Resource Relationship Networks</w:t>
            </w:r>
            <w:r w:rsidRPr="00751BC9">
              <w:t xml:space="preserve">, attributes and subobjects. </w:t>
            </w:r>
          </w:p>
          <w:p w14:paraId="1A4D6078" w14:textId="77777777" w:rsidR="001F137E" w:rsidRPr="00751BC9" w:rsidRDefault="001F137E" w:rsidP="002A2036">
            <w:pPr>
              <w:pStyle w:val="TABLE-cell"/>
            </w:pPr>
            <w:r w:rsidRPr="00751BC9">
              <w:t xml:space="preserve">SYNC CHANGE: Shall define a request that the receiver is to change the specified attributes and subobjects of the </w:t>
            </w:r>
            <w:r w:rsidRPr="00751BC9">
              <w:rPr>
                <w:i/>
              </w:rPr>
              <w:t>Resource Relationship Networks</w:t>
            </w:r>
            <w:r w:rsidRPr="00751BC9">
              <w:t>.</w:t>
            </w:r>
            <w:r w:rsidRPr="00751BC9">
              <w:rPr>
                <w:i/>
              </w:rPr>
              <w:t xml:space="preserve"> </w:t>
            </w:r>
            <w:r w:rsidRPr="00751BC9">
              <w:t xml:space="preserve">The assumption is the new </w:t>
            </w:r>
            <w:r w:rsidRPr="00751BC9">
              <w:rPr>
                <w:i/>
              </w:rPr>
              <w:t>Resource Relationship Network</w:t>
            </w:r>
            <w:r w:rsidRPr="00751BC9">
              <w:t xml:space="preserve"> is the complete network definition and that the previous </w:t>
            </w:r>
            <w:r w:rsidRPr="00751BC9">
              <w:rPr>
                <w:i/>
              </w:rPr>
              <w:t>Resource Relationship Network</w:t>
            </w:r>
            <w:r w:rsidRPr="00751BC9">
              <w:t xml:space="preserve"> is deleted and the new </w:t>
            </w:r>
            <w:r w:rsidRPr="00751BC9">
              <w:rPr>
                <w:i/>
              </w:rPr>
              <w:t>Resource Relationship Network</w:t>
            </w:r>
            <w:r w:rsidRPr="00751BC9">
              <w:t xml:space="preserve"> is added.  </w:t>
            </w:r>
          </w:p>
          <w:p w14:paraId="7234596C" w14:textId="7EB7AE81" w:rsidR="009C2673" w:rsidRDefault="001F137E" w:rsidP="009C2673">
            <w:pPr>
              <w:pStyle w:val="TABLE-cell"/>
              <w:rPr>
                <w:ins w:id="2707" w:author="Dennis Brandl" w:date="2018-03-03T07:02:00Z"/>
              </w:rPr>
            </w:pPr>
            <w:r w:rsidRPr="00751BC9">
              <w:lastRenderedPageBreak/>
              <w:t xml:space="preserve">SYNC DELETE: Shall define a request that the receiver is to delete the specified </w:t>
            </w:r>
            <w:r w:rsidRPr="00751BC9">
              <w:rPr>
                <w:i/>
              </w:rPr>
              <w:t>Resource Relationship Networks</w:t>
            </w:r>
            <w:r w:rsidRPr="00751BC9">
              <w:t>.</w:t>
            </w:r>
            <w:ins w:id="2708" w:author="Dennis Brandl" w:date="2018-03-03T07:02:00Z">
              <w:r w:rsidR="009C2673">
                <w:t xml:space="preserve"> </w:t>
              </w:r>
            </w:ins>
          </w:p>
          <w:p w14:paraId="257A99B6" w14:textId="7D23848E" w:rsidR="001F137E" w:rsidRPr="00751BC9" w:rsidRDefault="009C2673" w:rsidP="009C2673">
            <w:pPr>
              <w:pStyle w:val="TABLE-cell"/>
            </w:pPr>
            <w:ins w:id="2709" w:author="Dennis Brandl" w:date="2018-03-03T07:02:00Z">
              <w:r>
                <w:t xml:space="preserve">NOTIFY: Shall define the creation of a new </w:t>
              </w:r>
              <w:r>
                <w:rPr>
                  <w:i/>
                </w:rPr>
                <w:t>Resource Relationship Network</w:t>
              </w:r>
              <w:r>
                <w:t>.</w:t>
              </w:r>
            </w:ins>
          </w:p>
        </w:tc>
      </w:tr>
      <w:tr w:rsidR="00751BC9" w:rsidRPr="00751BC9" w14:paraId="41DFA77F" w14:textId="77777777" w:rsidTr="00751BC9">
        <w:tc>
          <w:tcPr>
            <w:tcW w:w="2160" w:type="dxa"/>
            <w:shd w:val="clear" w:color="auto" w:fill="auto"/>
          </w:tcPr>
          <w:p w14:paraId="022BE87C" w14:textId="77777777" w:rsidR="001F137E" w:rsidRPr="00751BC9" w:rsidRDefault="001F137E" w:rsidP="002A2036">
            <w:pPr>
              <w:pStyle w:val="TABLE-cell"/>
            </w:pPr>
            <w:r w:rsidRPr="00751BC9">
              <w:lastRenderedPageBreak/>
              <w:t>&lt;not specified&gt;</w:t>
            </w:r>
          </w:p>
        </w:tc>
        <w:tc>
          <w:tcPr>
            <w:tcW w:w="7200" w:type="dxa"/>
            <w:shd w:val="clear" w:color="auto" w:fill="auto"/>
          </w:tcPr>
          <w:p w14:paraId="698293D1" w14:textId="77777777" w:rsidR="001F137E" w:rsidRPr="00751BC9" w:rsidRDefault="001F137E" w:rsidP="002A2036">
            <w:pPr>
              <w:pStyle w:val="TABLE-cell"/>
            </w:pPr>
            <w:r w:rsidRPr="00751BC9">
              <w:t>GET: Error.</w:t>
            </w:r>
          </w:p>
          <w:p w14:paraId="516DB0AA" w14:textId="77777777" w:rsidR="001F137E" w:rsidRPr="00751BC9" w:rsidRDefault="001F137E" w:rsidP="002A2036">
            <w:pPr>
              <w:pStyle w:val="TABLE-cell"/>
            </w:pPr>
            <w:r w:rsidRPr="00751BC9">
              <w:t>PROCESS: Error.</w:t>
            </w:r>
          </w:p>
          <w:p w14:paraId="781F3E46" w14:textId="77777777" w:rsidR="001F137E" w:rsidRPr="00751BC9" w:rsidRDefault="001F137E" w:rsidP="002A2036">
            <w:pPr>
              <w:pStyle w:val="TABLE-cell"/>
            </w:pPr>
            <w:r w:rsidRPr="00751BC9">
              <w:t xml:space="preserve">CHANGE: Error. </w:t>
            </w:r>
          </w:p>
          <w:p w14:paraId="61A4FF6F" w14:textId="77777777" w:rsidR="001F137E" w:rsidRPr="00751BC9" w:rsidRDefault="001F137E" w:rsidP="002A2036">
            <w:pPr>
              <w:pStyle w:val="TABLE-cell"/>
            </w:pPr>
            <w:r w:rsidRPr="00751BC9">
              <w:t xml:space="preserve">CANCEL: Error. </w:t>
            </w:r>
          </w:p>
          <w:p w14:paraId="11E836D8" w14:textId="77777777" w:rsidR="001F137E" w:rsidRPr="00751BC9" w:rsidRDefault="001F137E" w:rsidP="002A2036">
            <w:pPr>
              <w:pStyle w:val="TABLE-cell"/>
            </w:pPr>
            <w:r w:rsidRPr="00751BC9">
              <w:t xml:space="preserve">SYNC ADD: Error. </w:t>
            </w:r>
          </w:p>
          <w:p w14:paraId="148CB711" w14:textId="77777777" w:rsidR="001F137E" w:rsidRPr="00751BC9" w:rsidRDefault="001F137E" w:rsidP="002A2036">
            <w:pPr>
              <w:pStyle w:val="TABLE-cell"/>
            </w:pPr>
            <w:r w:rsidRPr="00751BC9">
              <w:t>SYNC CHANGE: Error.</w:t>
            </w:r>
          </w:p>
          <w:p w14:paraId="56A123BC" w14:textId="77777777" w:rsidR="001F137E" w:rsidRDefault="001F137E" w:rsidP="002A2036">
            <w:pPr>
              <w:pStyle w:val="TABLE-cell"/>
              <w:rPr>
                <w:ins w:id="2710" w:author="Dennis Brandl" w:date="2018-03-03T07:02:00Z"/>
              </w:rPr>
            </w:pPr>
            <w:r w:rsidRPr="00751BC9">
              <w:t>SYNC DELETE: Error.</w:t>
            </w:r>
          </w:p>
          <w:p w14:paraId="7557BC4C" w14:textId="7EE4CFB7" w:rsidR="009C2673" w:rsidRPr="00751BC9" w:rsidRDefault="009C2673" w:rsidP="002A2036">
            <w:pPr>
              <w:pStyle w:val="TABLE-cell"/>
            </w:pPr>
            <w:ins w:id="2711" w:author="Dennis Brandl" w:date="2018-03-03T07:02:00Z">
              <w:r>
                <w:t>NOTIFY: Error.</w:t>
              </w:r>
            </w:ins>
          </w:p>
        </w:tc>
      </w:tr>
      <w:tr w:rsidR="00751BC9" w:rsidRPr="00751BC9" w14:paraId="565D0477" w14:textId="77777777" w:rsidTr="00751BC9">
        <w:tc>
          <w:tcPr>
            <w:tcW w:w="2160" w:type="dxa"/>
            <w:shd w:val="clear" w:color="auto" w:fill="auto"/>
          </w:tcPr>
          <w:p w14:paraId="3C297E97" w14:textId="77777777" w:rsidR="001F137E" w:rsidRPr="00751BC9" w:rsidRDefault="001F137E" w:rsidP="002A2036">
            <w:pPr>
              <w:pStyle w:val="TABLE-cell"/>
            </w:pPr>
            <w:r w:rsidRPr="00751BC9">
              <w:t>Wildcard specified</w:t>
            </w:r>
          </w:p>
        </w:tc>
        <w:tc>
          <w:tcPr>
            <w:tcW w:w="7200" w:type="dxa"/>
            <w:shd w:val="clear" w:color="auto" w:fill="auto"/>
          </w:tcPr>
          <w:p w14:paraId="1EEA3D53" w14:textId="77777777" w:rsidR="001F137E" w:rsidRPr="00751BC9" w:rsidRDefault="001F137E" w:rsidP="002A2036">
            <w:pPr>
              <w:pStyle w:val="TABLE-cell"/>
            </w:pPr>
            <w:r w:rsidRPr="00751BC9">
              <w:t xml:space="preserve">GET: Shall define a request that the receiver is to return, in a SHOW message, all attributes and subobjects about all </w:t>
            </w:r>
            <w:r w:rsidRPr="00751BC9">
              <w:rPr>
                <w:i/>
              </w:rPr>
              <w:t>Resource Relationship Networks</w:t>
            </w:r>
            <w:r w:rsidRPr="00751BC9">
              <w:t xml:space="preserve"> identified by the wildcard.</w:t>
            </w:r>
          </w:p>
          <w:p w14:paraId="1B3F6428" w14:textId="77777777" w:rsidR="001F137E" w:rsidRPr="00751BC9" w:rsidRDefault="001F137E" w:rsidP="002A2036">
            <w:pPr>
              <w:pStyle w:val="TABLE-cell"/>
            </w:pPr>
            <w:r w:rsidRPr="00751BC9">
              <w:t>PROCESS: Error.</w:t>
            </w:r>
          </w:p>
          <w:p w14:paraId="69F2258D" w14:textId="77777777" w:rsidR="001F137E" w:rsidRPr="00751BC9" w:rsidRDefault="001F137E" w:rsidP="002A2036">
            <w:pPr>
              <w:pStyle w:val="TABLE-cell"/>
            </w:pPr>
            <w:r w:rsidRPr="00751BC9">
              <w:t>CHANGE: Error.</w:t>
            </w:r>
          </w:p>
          <w:p w14:paraId="099775F5" w14:textId="77777777" w:rsidR="001F137E" w:rsidRPr="00751BC9" w:rsidRDefault="001F137E" w:rsidP="002A2036">
            <w:pPr>
              <w:pStyle w:val="TABLE-cell"/>
            </w:pPr>
            <w:r w:rsidRPr="00751BC9">
              <w:t xml:space="preserve">CANCEL: Shall define a request that the receiver is to cancel all </w:t>
            </w:r>
            <w:r w:rsidRPr="00751BC9">
              <w:rPr>
                <w:i/>
              </w:rPr>
              <w:t>Resource Relationship Networks</w:t>
            </w:r>
            <w:r w:rsidRPr="00751BC9">
              <w:t xml:space="preserve"> matching the wildcard. </w:t>
            </w:r>
          </w:p>
          <w:p w14:paraId="1294E26B" w14:textId="77777777" w:rsidR="001F137E" w:rsidRPr="00751BC9" w:rsidRDefault="001F137E" w:rsidP="002A2036">
            <w:pPr>
              <w:pStyle w:val="TABLE-cell"/>
            </w:pPr>
            <w:r w:rsidRPr="00751BC9">
              <w:t xml:space="preserve">SYNC ADD: Error. </w:t>
            </w:r>
          </w:p>
          <w:p w14:paraId="74BECF00" w14:textId="77777777" w:rsidR="001F137E" w:rsidRPr="00751BC9" w:rsidRDefault="001F137E" w:rsidP="002A2036">
            <w:pPr>
              <w:pStyle w:val="TABLE-cell"/>
            </w:pPr>
            <w:r w:rsidRPr="00751BC9">
              <w:t>SYNC CHANGE: Error.</w:t>
            </w:r>
          </w:p>
          <w:p w14:paraId="2B019951" w14:textId="77777777" w:rsidR="001F137E" w:rsidRDefault="001F137E" w:rsidP="002A2036">
            <w:pPr>
              <w:pStyle w:val="TABLE-cell"/>
              <w:rPr>
                <w:ins w:id="2712" w:author="Dennis Brandl" w:date="2018-03-03T07:02:00Z"/>
              </w:rPr>
            </w:pPr>
            <w:r w:rsidRPr="00751BC9">
              <w:t xml:space="preserve">SYNC DELETE: Shall define a request that the receiver is to delete all </w:t>
            </w:r>
            <w:r w:rsidRPr="00751BC9">
              <w:rPr>
                <w:i/>
              </w:rPr>
              <w:t>Resource Relationship Networks</w:t>
            </w:r>
            <w:r w:rsidRPr="00751BC9">
              <w:t xml:space="preserve"> matching the wildcard.</w:t>
            </w:r>
          </w:p>
          <w:p w14:paraId="571832AD" w14:textId="77637963" w:rsidR="009C2673" w:rsidRPr="00751BC9" w:rsidRDefault="009C2673" w:rsidP="002A2036">
            <w:pPr>
              <w:pStyle w:val="TABLE-cell"/>
            </w:pPr>
            <w:ins w:id="2713" w:author="Dennis Brandl" w:date="2018-03-03T07:02:00Z">
              <w:r>
                <w:t>NOTIFY: Error.</w:t>
              </w:r>
            </w:ins>
          </w:p>
        </w:tc>
      </w:tr>
    </w:tbl>
    <w:p w14:paraId="49813F78" w14:textId="77777777" w:rsidR="001F137E" w:rsidRPr="000615A5" w:rsidRDefault="001F137E" w:rsidP="00833722">
      <w:pPr>
        <w:pStyle w:val="NOTE"/>
      </w:pPr>
    </w:p>
    <w:p w14:paraId="7E6CAA31" w14:textId="77777777" w:rsidR="001F137E" w:rsidRPr="000615A5" w:rsidRDefault="001F137E" w:rsidP="00833722">
      <w:pPr>
        <w:pStyle w:val="Heading3"/>
      </w:pPr>
      <w:bookmarkStart w:id="2714" w:name="_Toc507944925"/>
      <w:r w:rsidRPr="000615A5">
        <w:t>Resource relationship connection type verbs</w:t>
      </w:r>
      <w:bookmarkEnd w:id="2714"/>
    </w:p>
    <w:p w14:paraId="29CA2492" w14:textId="50D010E5"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967BAE">
        <w:rPr>
          <w:i/>
        </w:rPr>
        <w:t>Resource Relationship Connection Type</w:t>
      </w:r>
      <w:r w:rsidR="001F137E" w:rsidRPr="000615A5">
        <w:t xml:space="preserve"> noun.   </w:t>
      </w:r>
    </w:p>
    <w:p w14:paraId="4AE9B7CD" w14:textId="77777777" w:rsidR="001F137E" w:rsidRPr="000615A5" w:rsidRDefault="001F137E" w:rsidP="00833722">
      <w:pPr>
        <w:pStyle w:val="Heading3"/>
      </w:pPr>
      <w:bookmarkStart w:id="2715" w:name="_Toc507944926"/>
      <w:r w:rsidRPr="000615A5">
        <w:t>Resource relationship connection type verb actions</w:t>
      </w:r>
      <w:bookmarkEnd w:id="2715"/>
    </w:p>
    <w:p w14:paraId="033D073F" w14:textId="7B82AAC8" w:rsidR="001F137E" w:rsidRPr="000615A5" w:rsidRDefault="001F137E" w:rsidP="002A2036">
      <w:pPr>
        <w:pStyle w:val="PARAGRAPH"/>
      </w:pPr>
      <w:r w:rsidRPr="000615A5">
        <w:t xml:space="preserve">The actions performed on a </w:t>
      </w:r>
      <w:r w:rsidRPr="00967BAE">
        <w:rPr>
          <w:i/>
        </w:rPr>
        <w:t>Resource Relationship Connection Type</w:t>
      </w:r>
      <w:r w:rsidRPr="000615A5">
        <w:t xml:space="preserve"> </w:t>
      </w:r>
      <w:r w:rsidR="00751BC9">
        <w:t>noun are defined in</w:t>
      </w:r>
      <w:r w:rsidRPr="000615A5">
        <w:t xml:space="preserve"> </w:t>
      </w:r>
      <w:r w:rsidRPr="000615A5">
        <w:fldChar w:fldCharType="begin"/>
      </w:r>
      <w:r w:rsidRPr="000615A5">
        <w:instrText xml:space="preserve"> REF _Ref325466894 </w:instrText>
      </w:r>
      <w:r w:rsidRPr="000615A5">
        <w:fldChar w:fldCharType="separate"/>
      </w:r>
      <w:r w:rsidR="00036893" w:rsidRPr="000615A5">
        <w:t xml:space="preserve">Table </w:t>
      </w:r>
      <w:r w:rsidR="00036893">
        <w:rPr>
          <w:noProof/>
        </w:rPr>
        <w:t>36</w:t>
      </w:r>
      <w:r w:rsidRPr="000615A5">
        <w:fldChar w:fldCharType="end"/>
      </w:r>
      <w:r w:rsidRPr="000615A5">
        <w:t>.</w:t>
      </w:r>
    </w:p>
    <w:p w14:paraId="574BB235" w14:textId="5EDEAEB8" w:rsidR="001F137E" w:rsidRPr="000615A5" w:rsidRDefault="001F137E" w:rsidP="00833722">
      <w:pPr>
        <w:pStyle w:val="TABLE-title"/>
      </w:pPr>
      <w:bookmarkStart w:id="2716" w:name="_Ref325466894"/>
      <w:bookmarkStart w:id="2717" w:name="_Toc483857389"/>
      <w:r w:rsidRPr="000615A5">
        <w:t xml:space="preserve">Table </w:t>
      </w:r>
      <w:r w:rsidRPr="000615A5">
        <w:fldChar w:fldCharType="begin"/>
      </w:r>
      <w:r w:rsidRPr="000615A5">
        <w:instrText xml:space="preserve"> SEQ Table \* ARABIC </w:instrText>
      </w:r>
      <w:r w:rsidRPr="000615A5">
        <w:fldChar w:fldCharType="separate"/>
      </w:r>
      <w:r w:rsidR="00036893">
        <w:rPr>
          <w:noProof/>
        </w:rPr>
        <w:t>36</w:t>
      </w:r>
      <w:r w:rsidRPr="000615A5">
        <w:fldChar w:fldCharType="end"/>
      </w:r>
      <w:bookmarkEnd w:id="2716"/>
      <w:r w:rsidRPr="000615A5">
        <w:t xml:space="preserve"> – Resource Relationship Connection Type </w:t>
      </w:r>
      <w:r w:rsidRPr="000615A5">
        <w:rPr>
          <w:szCs w:val="24"/>
        </w:rPr>
        <w:t>verb actions</w:t>
      </w:r>
      <w:bookmarkEnd w:id="27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4"/>
        <w:gridCol w:w="6848"/>
      </w:tblGrid>
      <w:tr w:rsidR="00967BAE" w:rsidRPr="00967BAE" w14:paraId="1215B06C" w14:textId="77777777" w:rsidTr="00967BAE">
        <w:trPr>
          <w:tblHeader/>
        </w:trPr>
        <w:tc>
          <w:tcPr>
            <w:tcW w:w="2160" w:type="dxa"/>
            <w:shd w:val="clear" w:color="auto" w:fill="auto"/>
          </w:tcPr>
          <w:p w14:paraId="0E008F8C" w14:textId="77777777" w:rsidR="001F137E" w:rsidRPr="00967BAE" w:rsidRDefault="001F137E" w:rsidP="002A2036">
            <w:pPr>
              <w:pStyle w:val="TABLE-col-heading"/>
            </w:pPr>
            <w:r w:rsidRPr="00967BAE">
              <w:t>Resource Relationship Connection Type ID</w:t>
            </w:r>
          </w:p>
        </w:tc>
        <w:tc>
          <w:tcPr>
            <w:tcW w:w="7200" w:type="dxa"/>
            <w:shd w:val="clear" w:color="auto" w:fill="auto"/>
            <w:vAlign w:val="center"/>
          </w:tcPr>
          <w:p w14:paraId="468FB4BE" w14:textId="1984E149" w:rsidR="001F137E" w:rsidRPr="00967BAE" w:rsidRDefault="00751BC9" w:rsidP="002A2036">
            <w:pPr>
              <w:pStyle w:val="TABLE-col-heading"/>
            </w:pPr>
            <w:r w:rsidRPr="00967BAE">
              <w:t>Verb action on noun</w:t>
            </w:r>
          </w:p>
        </w:tc>
      </w:tr>
      <w:tr w:rsidR="00967BAE" w:rsidRPr="00967BAE" w14:paraId="11B425B4" w14:textId="77777777" w:rsidTr="00967BAE">
        <w:tc>
          <w:tcPr>
            <w:tcW w:w="2160" w:type="dxa"/>
            <w:shd w:val="clear" w:color="auto" w:fill="auto"/>
          </w:tcPr>
          <w:p w14:paraId="651DD914" w14:textId="77777777" w:rsidR="001F137E" w:rsidRPr="00967BAE" w:rsidRDefault="001F137E" w:rsidP="002A2036">
            <w:pPr>
              <w:pStyle w:val="TABLE-cell"/>
            </w:pPr>
            <w:r w:rsidRPr="00967BAE">
              <w:t>IDs specified</w:t>
            </w:r>
          </w:p>
        </w:tc>
        <w:tc>
          <w:tcPr>
            <w:tcW w:w="7200" w:type="dxa"/>
            <w:shd w:val="clear" w:color="auto" w:fill="auto"/>
          </w:tcPr>
          <w:p w14:paraId="451DB6CC" w14:textId="77777777" w:rsidR="001F137E" w:rsidRPr="00967BAE" w:rsidRDefault="001F137E" w:rsidP="002A2036">
            <w:pPr>
              <w:pStyle w:val="TABLE-cell"/>
            </w:pPr>
            <w:r w:rsidRPr="00967BAE">
              <w:t xml:space="preserve">GET: Shall define a request that the receiver is to return, in a SHOW message, all attributes and subobjects of </w:t>
            </w:r>
            <w:r w:rsidRPr="00967BAE">
              <w:rPr>
                <w:i/>
              </w:rPr>
              <w:t>Resource Relationship Connection Types</w:t>
            </w:r>
            <w:r w:rsidRPr="00967BAE">
              <w:t>.</w:t>
            </w:r>
          </w:p>
          <w:p w14:paraId="1FFA847B" w14:textId="77777777" w:rsidR="001F137E" w:rsidRPr="00967BAE" w:rsidRDefault="001F137E" w:rsidP="002A2036">
            <w:pPr>
              <w:pStyle w:val="TABLE-cell"/>
            </w:pPr>
            <w:r w:rsidRPr="00967BAE">
              <w:t xml:space="preserve">PROCESS: Shall define a request that the receiver is to add </w:t>
            </w:r>
            <w:r w:rsidRPr="00967BAE">
              <w:rPr>
                <w:i/>
              </w:rPr>
              <w:t>Resource Relationship Connection Types</w:t>
            </w:r>
            <w:r w:rsidRPr="00967BAE">
              <w:t xml:space="preserve">. The message defines suggested IDs for the </w:t>
            </w:r>
            <w:r w:rsidRPr="00967BAE">
              <w:rPr>
                <w:i/>
              </w:rPr>
              <w:t>Resource Relationship Connection Types</w:t>
            </w:r>
            <w:r w:rsidRPr="00967BAE">
              <w:t xml:space="preserve">, values for the attributes and subobjects. The receiver adds the </w:t>
            </w:r>
            <w:r w:rsidRPr="00967BAE">
              <w:rPr>
                <w:i/>
              </w:rPr>
              <w:t>Resource Relationship Connection Types</w:t>
            </w:r>
            <w:r w:rsidRPr="00967BAE">
              <w:t xml:space="preserve"> and assigns IDs.  The assigned IDs shall be returned in the ACKNOWLEDGE message.</w:t>
            </w:r>
          </w:p>
          <w:p w14:paraId="68B92A63" w14:textId="77777777" w:rsidR="001F137E" w:rsidRPr="00967BAE" w:rsidRDefault="001F137E" w:rsidP="002A2036">
            <w:pPr>
              <w:pStyle w:val="TABLE-cell"/>
            </w:pPr>
            <w:r w:rsidRPr="00967BAE">
              <w:t xml:space="preserve">CHANGE: Shall define a request that the receiver is to change the specified attributes and subobjects of the </w:t>
            </w:r>
            <w:r w:rsidRPr="00967BAE">
              <w:rPr>
                <w:i/>
              </w:rPr>
              <w:t>Resource Relationship Connection Types.</w:t>
            </w:r>
            <w:r w:rsidRPr="00967BAE">
              <w:t xml:space="preserve">  The assumption is the new </w:t>
            </w:r>
            <w:r w:rsidRPr="00967BAE">
              <w:rPr>
                <w:i/>
              </w:rPr>
              <w:t>Resource Relationship Connection Type</w:t>
            </w:r>
            <w:r w:rsidRPr="00967BAE">
              <w:t xml:space="preserve"> is the complete type definition and that the previous </w:t>
            </w:r>
            <w:r w:rsidRPr="00967BAE">
              <w:rPr>
                <w:i/>
              </w:rPr>
              <w:t>Resource Relationship Connection Type</w:t>
            </w:r>
            <w:r w:rsidRPr="00967BAE">
              <w:t xml:space="preserve"> is canceled and the new </w:t>
            </w:r>
            <w:r w:rsidRPr="00967BAE">
              <w:rPr>
                <w:i/>
              </w:rPr>
              <w:t>Resource Relationship Connection Type</w:t>
            </w:r>
            <w:r w:rsidRPr="00967BAE">
              <w:t xml:space="preserve"> is added. A RESPOND message may be used to communicate agreement, disagreement, or changes made to the CHANGE message data.</w:t>
            </w:r>
          </w:p>
          <w:p w14:paraId="229C11A7" w14:textId="77777777" w:rsidR="001F137E" w:rsidRPr="00967BAE" w:rsidRDefault="001F137E" w:rsidP="002A2036">
            <w:pPr>
              <w:pStyle w:val="TABLE-cell"/>
            </w:pPr>
            <w:r w:rsidRPr="00967BAE">
              <w:t xml:space="preserve">CANCEL: Shall define a request that the receiver is to cancel the specified </w:t>
            </w:r>
            <w:r w:rsidRPr="00967BAE">
              <w:rPr>
                <w:i/>
              </w:rPr>
              <w:t>Resource Relationship Connection Types</w:t>
            </w:r>
            <w:r w:rsidRPr="00967BAE">
              <w:t>.</w:t>
            </w:r>
          </w:p>
          <w:p w14:paraId="585DE68B" w14:textId="77777777" w:rsidR="001F137E" w:rsidRPr="00967BAE" w:rsidRDefault="001F137E" w:rsidP="002A2036">
            <w:pPr>
              <w:pStyle w:val="TABLE-cell"/>
            </w:pPr>
            <w:r w:rsidRPr="00967BAE">
              <w:t xml:space="preserve">SYNC ADD: Shall define a request that the receiver is to add the specified </w:t>
            </w:r>
            <w:r w:rsidRPr="00967BAE">
              <w:rPr>
                <w:i/>
              </w:rPr>
              <w:t>Resource Relationship Connection Types</w:t>
            </w:r>
            <w:r w:rsidRPr="00967BAE">
              <w:t xml:space="preserve">, attributes and subobjects. </w:t>
            </w:r>
          </w:p>
          <w:p w14:paraId="25624926" w14:textId="77777777" w:rsidR="001F137E" w:rsidRPr="00967BAE" w:rsidRDefault="001F137E" w:rsidP="002A2036">
            <w:pPr>
              <w:pStyle w:val="TABLE-cell"/>
            </w:pPr>
            <w:r w:rsidRPr="00967BAE">
              <w:t xml:space="preserve">SYNC CHANGE: Shall define a request that the receiver is to change the specified attributes and subobjects of the </w:t>
            </w:r>
            <w:r w:rsidRPr="00967BAE">
              <w:rPr>
                <w:i/>
              </w:rPr>
              <w:t>Resource Relationship Connection Types</w:t>
            </w:r>
            <w:r w:rsidRPr="00967BAE">
              <w:t xml:space="preserve">. The assumption is the new </w:t>
            </w:r>
            <w:r w:rsidRPr="00967BAE">
              <w:rPr>
                <w:i/>
              </w:rPr>
              <w:t>Resource Relationship Connection Type</w:t>
            </w:r>
            <w:r w:rsidRPr="00967BAE">
              <w:t xml:space="preserve"> is the complete type definition and that the previous </w:t>
            </w:r>
            <w:r w:rsidRPr="00967BAE">
              <w:rPr>
                <w:i/>
              </w:rPr>
              <w:t>Resource Relationship Connection Type</w:t>
            </w:r>
            <w:r w:rsidRPr="00967BAE">
              <w:t xml:space="preserve"> is deleted and the new </w:t>
            </w:r>
            <w:r w:rsidRPr="00967BAE">
              <w:rPr>
                <w:i/>
              </w:rPr>
              <w:t>Resource Relationship Connection Type</w:t>
            </w:r>
            <w:r w:rsidRPr="00967BAE">
              <w:t xml:space="preserve"> is added.</w:t>
            </w:r>
          </w:p>
          <w:p w14:paraId="3E34B750" w14:textId="6C7DF359" w:rsidR="009C2673" w:rsidRDefault="001F137E" w:rsidP="009C2673">
            <w:pPr>
              <w:pStyle w:val="TABLE-cell"/>
              <w:rPr>
                <w:ins w:id="2718" w:author="Dennis Brandl" w:date="2018-03-03T07:03:00Z"/>
              </w:rPr>
            </w:pPr>
            <w:r w:rsidRPr="00967BAE">
              <w:lastRenderedPageBreak/>
              <w:t xml:space="preserve">SYNC DELETE: Shall define a request that the receiver is to delete the specified </w:t>
            </w:r>
            <w:r w:rsidRPr="00967BAE">
              <w:rPr>
                <w:i/>
              </w:rPr>
              <w:t>Resource Relationship Connection Types</w:t>
            </w:r>
            <w:r w:rsidRPr="00967BAE">
              <w:t>.</w:t>
            </w:r>
            <w:ins w:id="2719" w:author="Dennis Brandl" w:date="2018-03-03T07:03:00Z">
              <w:r w:rsidR="009C2673">
                <w:t xml:space="preserve"> </w:t>
              </w:r>
            </w:ins>
          </w:p>
          <w:p w14:paraId="469D0ACD" w14:textId="54342342" w:rsidR="001F137E" w:rsidRPr="00967BAE" w:rsidRDefault="009C2673" w:rsidP="009C2673">
            <w:pPr>
              <w:pStyle w:val="TABLE-cell"/>
            </w:pPr>
            <w:ins w:id="2720" w:author="Dennis Brandl" w:date="2018-03-03T07:03:00Z">
              <w:r>
                <w:t xml:space="preserve">NOTIFY: Shall define the creation of a new </w:t>
              </w:r>
              <w:r>
                <w:rPr>
                  <w:i/>
                </w:rPr>
                <w:t>Resource Relationship Connection Type</w:t>
              </w:r>
              <w:r>
                <w:t>.</w:t>
              </w:r>
            </w:ins>
          </w:p>
        </w:tc>
      </w:tr>
      <w:tr w:rsidR="00967BAE" w:rsidRPr="00967BAE" w14:paraId="4D317EE7" w14:textId="77777777" w:rsidTr="00967BAE">
        <w:tc>
          <w:tcPr>
            <w:tcW w:w="2160" w:type="dxa"/>
            <w:shd w:val="clear" w:color="auto" w:fill="auto"/>
          </w:tcPr>
          <w:p w14:paraId="47172BF4" w14:textId="77777777" w:rsidR="001F137E" w:rsidRPr="00967BAE" w:rsidRDefault="001F137E" w:rsidP="002A2036">
            <w:pPr>
              <w:pStyle w:val="TABLE-cell"/>
            </w:pPr>
            <w:r w:rsidRPr="00967BAE">
              <w:lastRenderedPageBreak/>
              <w:t>&lt;not specified&gt;</w:t>
            </w:r>
          </w:p>
        </w:tc>
        <w:tc>
          <w:tcPr>
            <w:tcW w:w="7200" w:type="dxa"/>
            <w:shd w:val="clear" w:color="auto" w:fill="auto"/>
          </w:tcPr>
          <w:p w14:paraId="5EFE0701" w14:textId="77777777" w:rsidR="001F137E" w:rsidRPr="00967BAE" w:rsidRDefault="001F137E" w:rsidP="002A2036">
            <w:pPr>
              <w:pStyle w:val="TABLE-cell"/>
            </w:pPr>
            <w:r w:rsidRPr="00967BAE">
              <w:t>GET: Error.</w:t>
            </w:r>
          </w:p>
          <w:p w14:paraId="525FA99F" w14:textId="77777777" w:rsidR="001F137E" w:rsidRPr="00967BAE" w:rsidRDefault="001F137E" w:rsidP="002A2036">
            <w:pPr>
              <w:pStyle w:val="TABLE-cell"/>
            </w:pPr>
            <w:r w:rsidRPr="00967BAE">
              <w:t>PROCESS: Error.</w:t>
            </w:r>
          </w:p>
          <w:p w14:paraId="3AFB270F" w14:textId="77777777" w:rsidR="001F137E" w:rsidRPr="00967BAE" w:rsidRDefault="001F137E" w:rsidP="002A2036">
            <w:pPr>
              <w:pStyle w:val="TABLE-cell"/>
            </w:pPr>
            <w:r w:rsidRPr="00967BAE">
              <w:t xml:space="preserve">CHANGE: Error. </w:t>
            </w:r>
          </w:p>
          <w:p w14:paraId="50162C4F" w14:textId="77777777" w:rsidR="001F137E" w:rsidRPr="00967BAE" w:rsidRDefault="001F137E" w:rsidP="002A2036">
            <w:pPr>
              <w:pStyle w:val="TABLE-cell"/>
            </w:pPr>
            <w:r w:rsidRPr="00967BAE">
              <w:t xml:space="preserve">CANCEL: Error. </w:t>
            </w:r>
          </w:p>
          <w:p w14:paraId="7DAEC5EF" w14:textId="77777777" w:rsidR="001F137E" w:rsidRPr="00967BAE" w:rsidRDefault="001F137E" w:rsidP="002A2036">
            <w:pPr>
              <w:pStyle w:val="TABLE-cell"/>
            </w:pPr>
            <w:r w:rsidRPr="00967BAE">
              <w:t xml:space="preserve">SYNC ADD: Error. </w:t>
            </w:r>
          </w:p>
          <w:p w14:paraId="34EC6FF7" w14:textId="77777777" w:rsidR="001F137E" w:rsidRPr="00967BAE" w:rsidRDefault="001F137E" w:rsidP="002A2036">
            <w:pPr>
              <w:pStyle w:val="TABLE-cell"/>
            </w:pPr>
            <w:r w:rsidRPr="00967BAE">
              <w:t>SYNC CHANGE: Error.</w:t>
            </w:r>
          </w:p>
          <w:p w14:paraId="0D9CACE7" w14:textId="77777777" w:rsidR="001F137E" w:rsidRDefault="001F137E" w:rsidP="002A2036">
            <w:pPr>
              <w:pStyle w:val="TABLE-cell"/>
              <w:rPr>
                <w:ins w:id="2721" w:author="Dennis Brandl" w:date="2018-03-03T07:03:00Z"/>
              </w:rPr>
            </w:pPr>
            <w:r w:rsidRPr="00967BAE">
              <w:t>SYNC DELETE: Error.</w:t>
            </w:r>
          </w:p>
          <w:p w14:paraId="6D90203C" w14:textId="4EA1D08A" w:rsidR="009C2673" w:rsidRPr="00967BAE" w:rsidRDefault="009C2673" w:rsidP="002A2036">
            <w:pPr>
              <w:pStyle w:val="TABLE-cell"/>
            </w:pPr>
            <w:ins w:id="2722" w:author="Dennis Brandl" w:date="2018-03-03T07:03:00Z">
              <w:r>
                <w:t>NOTIFY: Error.</w:t>
              </w:r>
            </w:ins>
          </w:p>
        </w:tc>
      </w:tr>
      <w:tr w:rsidR="00967BAE" w:rsidRPr="00967BAE" w14:paraId="0143306E" w14:textId="77777777" w:rsidTr="00967BAE">
        <w:tc>
          <w:tcPr>
            <w:tcW w:w="2160" w:type="dxa"/>
            <w:shd w:val="clear" w:color="auto" w:fill="auto"/>
          </w:tcPr>
          <w:p w14:paraId="7EDE4D57" w14:textId="77777777" w:rsidR="001F137E" w:rsidRPr="00967BAE" w:rsidRDefault="001F137E" w:rsidP="002A2036">
            <w:pPr>
              <w:pStyle w:val="TABLE-cell"/>
            </w:pPr>
            <w:r w:rsidRPr="00967BAE">
              <w:t>Wildcard specified</w:t>
            </w:r>
          </w:p>
        </w:tc>
        <w:tc>
          <w:tcPr>
            <w:tcW w:w="7200" w:type="dxa"/>
            <w:shd w:val="clear" w:color="auto" w:fill="auto"/>
          </w:tcPr>
          <w:p w14:paraId="3149F240" w14:textId="77777777" w:rsidR="001F137E" w:rsidRPr="00967BAE" w:rsidRDefault="001F137E" w:rsidP="002A2036">
            <w:pPr>
              <w:pStyle w:val="TABLE-cell"/>
            </w:pPr>
            <w:r w:rsidRPr="00967BAE">
              <w:t xml:space="preserve">GET: Shall define a request that the receiver is to return, in a SHOW message, all attributes and subobjects about all </w:t>
            </w:r>
            <w:r w:rsidRPr="00967BAE">
              <w:rPr>
                <w:i/>
              </w:rPr>
              <w:t>Resource Relationship Connection Types</w:t>
            </w:r>
            <w:r w:rsidRPr="00967BAE">
              <w:t xml:space="preserve"> identified by the wildcard.</w:t>
            </w:r>
          </w:p>
          <w:p w14:paraId="7CDF4D99" w14:textId="77777777" w:rsidR="001F137E" w:rsidRPr="00967BAE" w:rsidRDefault="001F137E" w:rsidP="002A2036">
            <w:pPr>
              <w:pStyle w:val="TABLE-cell"/>
            </w:pPr>
            <w:r w:rsidRPr="00967BAE">
              <w:t>PROCESS: Error.</w:t>
            </w:r>
          </w:p>
          <w:p w14:paraId="1DB0EA4F" w14:textId="77777777" w:rsidR="001F137E" w:rsidRPr="00967BAE" w:rsidRDefault="001F137E" w:rsidP="002A2036">
            <w:pPr>
              <w:pStyle w:val="TABLE-cell"/>
            </w:pPr>
            <w:r w:rsidRPr="00967BAE">
              <w:t>CHANGE: Error.</w:t>
            </w:r>
          </w:p>
          <w:p w14:paraId="271998C4" w14:textId="77777777" w:rsidR="001F137E" w:rsidRPr="00967BAE" w:rsidRDefault="001F137E" w:rsidP="002A2036">
            <w:pPr>
              <w:pStyle w:val="TABLE-cell"/>
            </w:pPr>
            <w:r w:rsidRPr="00967BAE">
              <w:t xml:space="preserve">CANCEL: Shall define a request that the receiver is to cancel all </w:t>
            </w:r>
            <w:r w:rsidRPr="00967BAE">
              <w:rPr>
                <w:i/>
              </w:rPr>
              <w:t>Resource Relationship Connection Types</w:t>
            </w:r>
            <w:r w:rsidRPr="00967BAE">
              <w:t xml:space="preserve"> matching the wildcard. </w:t>
            </w:r>
          </w:p>
          <w:p w14:paraId="1C06564C" w14:textId="77777777" w:rsidR="001F137E" w:rsidRPr="00967BAE" w:rsidRDefault="001F137E" w:rsidP="002A2036">
            <w:pPr>
              <w:pStyle w:val="TABLE-cell"/>
            </w:pPr>
            <w:r w:rsidRPr="00967BAE">
              <w:t xml:space="preserve">SYNC ADD: Error. </w:t>
            </w:r>
          </w:p>
          <w:p w14:paraId="3A2952D7" w14:textId="77777777" w:rsidR="001F137E" w:rsidRPr="00967BAE" w:rsidRDefault="001F137E" w:rsidP="002A2036">
            <w:pPr>
              <w:pStyle w:val="TABLE-cell"/>
            </w:pPr>
            <w:r w:rsidRPr="00967BAE">
              <w:t>SYNC CHANGE: Error.</w:t>
            </w:r>
          </w:p>
          <w:p w14:paraId="30CA27EF" w14:textId="77777777" w:rsidR="001F137E" w:rsidRDefault="001F137E" w:rsidP="002A2036">
            <w:pPr>
              <w:pStyle w:val="TABLE-cell"/>
              <w:rPr>
                <w:ins w:id="2723" w:author="Dennis Brandl" w:date="2018-03-03T07:03:00Z"/>
              </w:rPr>
            </w:pPr>
            <w:r w:rsidRPr="00967BAE">
              <w:t xml:space="preserve">SYNC DELETE: Shall define a request that the receiver is to delete all </w:t>
            </w:r>
            <w:r w:rsidRPr="00967BAE">
              <w:rPr>
                <w:i/>
              </w:rPr>
              <w:t>Resource Relationship Connection Types</w:t>
            </w:r>
            <w:r w:rsidRPr="00967BAE">
              <w:t xml:space="preserve"> matching the wildcard.</w:t>
            </w:r>
          </w:p>
          <w:p w14:paraId="5E5BC28B" w14:textId="566AC195" w:rsidR="009C2673" w:rsidRPr="00967BAE" w:rsidRDefault="009C2673" w:rsidP="002A2036">
            <w:pPr>
              <w:pStyle w:val="TABLE-cell"/>
            </w:pPr>
            <w:ins w:id="2724" w:author="Dennis Brandl" w:date="2018-03-03T07:03:00Z">
              <w:r>
                <w:t>NOTIFY: Error.</w:t>
              </w:r>
            </w:ins>
          </w:p>
        </w:tc>
      </w:tr>
    </w:tbl>
    <w:p w14:paraId="09A5AEF3" w14:textId="77777777" w:rsidR="001F137E" w:rsidRPr="000615A5" w:rsidRDefault="001F137E" w:rsidP="00833722">
      <w:pPr>
        <w:pStyle w:val="NOTE"/>
      </w:pPr>
    </w:p>
    <w:p w14:paraId="29ACD3C7" w14:textId="77777777" w:rsidR="00270E45" w:rsidRPr="000615A5" w:rsidRDefault="00270E45" w:rsidP="00833722">
      <w:pPr>
        <w:pStyle w:val="Heading2"/>
      </w:pPr>
      <w:bookmarkStart w:id="2725" w:name="_Toc507944927"/>
      <w:r w:rsidRPr="000615A5">
        <w:t>Work alerts</w:t>
      </w:r>
      <w:bookmarkEnd w:id="2725"/>
    </w:p>
    <w:p w14:paraId="66454A37" w14:textId="77777777" w:rsidR="00270E45" w:rsidRPr="000615A5" w:rsidRDefault="00270E45" w:rsidP="00833722">
      <w:pPr>
        <w:pStyle w:val="Heading3"/>
      </w:pPr>
      <w:bookmarkStart w:id="2726" w:name="_Toc507944928"/>
      <w:r w:rsidRPr="000615A5">
        <w:t>Work alert model elements</w:t>
      </w:r>
      <w:bookmarkEnd w:id="2726"/>
    </w:p>
    <w:p w14:paraId="0B3D006B" w14:textId="15AD67D5" w:rsidR="00270E45" w:rsidRPr="000615A5" w:rsidRDefault="00270E45" w:rsidP="00270E45">
      <w:pPr>
        <w:pStyle w:val="PARAGRAPH"/>
      </w:pPr>
      <w:r w:rsidRPr="000615A5">
        <w:t xml:space="preserve">The message definitions assume that Work Alert information may be accessed from two starting points; a </w:t>
      </w:r>
      <w:r w:rsidRPr="009A72DF">
        <w:rPr>
          <w:i/>
        </w:rPr>
        <w:t>Work Alert Definition</w:t>
      </w:r>
      <w:r w:rsidRPr="000615A5">
        <w:t xml:space="preserve"> and a </w:t>
      </w:r>
      <w:r w:rsidRPr="009A72DF">
        <w:rPr>
          <w:i/>
        </w:rPr>
        <w:t>Work Alert</w:t>
      </w:r>
      <w:r w:rsidRPr="000615A5">
        <w:t xml:space="preserve">, as identified by the dotted collection in </w:t>
      </w:r>
      <w:r w:rsidRPr="000615A5">
        <w:fldChar w:fldCharType="begin"/>
      </w:r>
      <w:r w:rsidRPr="000615A5">
        <w:instrText xml:space="preserve"> REF _Ref325463825 </w:instrText>
      </w:r>
      <w:r w:rsidRPr="000615A5">
        <w:fldChar w:fldCharType="separate"/>
      </w:r>
      <w:r w:rsidR="00181DCD" w:rsidRPr="000615A5">
        <w:t xml:space="preserve">Figure </w:t>
      </w:r>
      <w:r w:rsidR="00181DCD">
        <w:rPr>
          <w:noProof/>
        </w:rPr>
        <w:t>29</w:t>
      </w:r>
      <w:r w:rsidRPr="000615A5">
        <w:fldChar w:fldCharType="end"/>
      </w:r>
      <w:r w:rsidRPr="000615A5">
        <w:t>.</w:t>
      </w:r>
    </w:p>
    <w:p w14:paraId="3E45B395" w14:textId="6F1CEAA4" w:rsidR="00270E45" w:rsidRPr="000615A5" w:rsidRDefault="00972D62" w:rsidP="00270E45">
      <w:pPr>
        <w:pStyle w:val="FIGURE"/>
      </w:pPr>
      <w:ins w:id="2727" w:author="Dennis Brandl" w:date="2018-03-05T16:18:00Z">
        <w:r w:rsidRPr="00972D62">
          <w:drawing>
            <wp:inline distT="0" distB="0" distL="0" distR="0" wp14:anchorId="02D033CD" wp14:editId="3E964377">
              <wp:extent cx="3093522" cy="3325152"/>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95386" cy="3327156"/>
                      </a:xfrm>
                      <a:prstGeom prst="rect">
                        <a:avLst/>
                      </a:prstGeom>
                      <a:noFill/>
                      <a:ln>
                        <a:noFill/>
                      </a:ln>
                    </pic:spPr>
                  </pic:pic>
                </a:graphicData>
              </a:graphic>
            </wp:inline>
          </w:drawing>
        </w:r>
      </w:ins>
    </w:p>
    <w:p w14:paraId="13072323" w14:textId="38751F23" w:rsidR="00270E45" w:rsidRPr="000615A5" w:rsidRDefault="00270E45" w:rsidP="00833722">
      <w:pPr>
        <w:pStyle w:val="FIGURE-title"/>
      </w:pPr>
      <w:bookmarkStart w:id="2728" w:name="_Ref325463825"/>
      <w:bookmarkStart w:id="2729" w:name="_Toc507944736"/>
      <w:r w:rsidRPr="000615A5">
        <w:t xml:space="preserve">Figure </w:t>
      </w:r>
      <w:r w:rsidRPr="000615A5">
        <w:fldChar w:fldCharType="begin"/>
      </w:r>
      <w:r w:rsidRPr="000615A5">
        <w:instrText xml:space="preserve"> SEQ Figure \* ARABIC </w:instrText>
      </w:r>
      <w:r w:rsidRPr="000615A5">
        <w:fldChar w:fldCharType="separate"/>
      </w:r>
      <w:r w:rsidR="00181DCD">
        <w:rPr>
          <w:noProof/>
        </w:rPr>
        <w:t>29</w:t>
      </w:r>
      <w:r w:rsidRPr="000615A5">
        <w:fldChar w:fldCharType="end"/>
      </w:r>
      <w:bookmarkEnd w:id="2728"/>
      <w:r w:rsidRPr="000615A5">
        <w:t xml:space="preserve"> – Object grouping for the work alert model</w:t>
      </w:r>
      <w:bookmarkEnd w:id="2729"/>
    </w:p>
    <w:p w14:paraId="13DBBE8C" w14:textId="77777777" w:rsidR="00270E45" w:rsidRPr="000615A5" w:rsidRDefault="00270E45" w:rsidP="00833722">
      <w:pPr>
        <w:pStyle w:val="Heading3"/>
      </w:pPr>
      <w:bookmarkStart w:id="2730" w:name="_Toc507944929"/>
      <w:r w:rsidRPr="000615A5">
        <w:lastRenderedPageBreak/>
        <w:t>Work alert definition verbs</w:t>
      </w:r>
      <w:bookmarkEnd w:id="2730"/>
    </w:p>
    <w:p w14:paraId="7029C99D" w14:textId="3666AD6A"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alert definition</w:t>
      </w:r>
      <w:r w:rsidR="00270E45" w:rsidRPr="000615A5">
        <w:t xml:space="preserve"> noun.   </w:t>
      </w:r>
    </w:p>
    <w:p w14:paraId="0E287430" w14:textId="77777777" w:rsidR="00270E45" w:rsidRPr="000615A5" w:rsidRDefault="00270E45" w:rsidP="00270E45">
      <w:pPr>
        <w:pStyle w:val="PARAGRAPH"/>
      </w:pPr>
      <w:r w:rsidRPr="000615A5">
        <w:t xml:space="preserve">Specifying the information to be returned from a </w:t>
      </w:r>
      <w:r>
        <w:t>GET</w:t>
      </w:r>
      <w:r w:rsidRPr="000615A5">
        <w:t xml:space="preserve"> may involve values in multiple fields.  Each field definition restricts the returned information.</w:t>
      </w:r>
    </w:p>
    <w:p w14:paraId="40FE1B7F" w14:textId="4D37069E" w:rsidR="00270E45" w:rsidRPr="000615A5" w:rsidRDefault="00270E45" w:rsidP="00270E45">
      <w:pPr>
        <w:pStyle w:val="PARAGRAPH"/>
      </w:pPr>
      <w:r w:rsidRPr="000615A5">
        <w:t xml:space="preserve">The additional attributes defined in </w:t>
      </w:r>
      <w:r w:rsidR="005156D9">
        <w:fldChar w:fldCharType="begin"/>
      </w:r>
      <w:r w:rsidR="005156D9">
        <w:instrText xml:space="preserve"> REF _Ref433283157 </w:instrText>
      </w:r>
      <w:r w:rsidR="005156D9">
        <w:fldChar w:fldCharType="separate"/>
      </w:r>
      <w:r w:rsidR="00036893" w:rsidRPr="000615A5">
        <w:t xml:space="preserve">Table </w:t>
      </w:r>
      <w:r w:rsidR="00036893">
        <w:rPr>
          <w:noProof/>
        </w:rPr>
        <w:t>37</w:t>
      </w:r>
      <w:r w:rsidR="005156D9">
        <w:fldChar w:fldCharType="end"/>
      </w:r>
      <w:r w:rsidR="005156D9">
        <w:t xml:space="preserve"> </w:t>
      </w:r>
      <w:r w:rsidRPr="000615A5">
        <w:t xml:space="preserve">shall be defined for </w:t>
      </w:r>
      <w:r w:rsidRPr="009A72DF">
        <w:rPr>
          <w:i/>
        </w:rPr>
        <w:t>Work Alerts Definitions</w:t>
      </w:r>
      <w:r w:rsidRPr="000615A5">
        <w:t xml:space="preserve"> for purposes of GET transaction support. </w:t>
      </w:r>
    </w:p>
    <w:p w14:paraId="6F71AA9B" w14:textId="5305CBCA" w:rsidR="00270E45" w:rsidRPr="000615A5" w:rsidRDefault="00270E45" w:rsidP="00833722">
      <w:pPr>
        <w:pStyle w:val="TABLE-title"/>
      </w:pPr>
      <w:bookmarkStart w:id="2731" w:name="_Ref433283157"/>
      <w:bookmarkStart w:id="2732" w:name="_Toc483857390"/>
      <w:r w:rsidRPr="000615A5">
        <w:t xml:space="preserve">Table </w:t>
      </w:r>
      <w:r w:rsidRPr="000615A5">
        <w:fldChar w:fldCharType="begin"/>
      </w:r>
      <w:r w:rsidRPr="000615A5">
        <w:instrText xml:space="preserve"> SEQ Table \* ARABIC </w:instrText>
      </w:r>
      <w:r w:rsidRPr="000615A5">
        <w:fldChar w:fldCharType="separate"/>
      </w:r>
      <w:r w:rsidR="00036893">
        <w:rPr>
          <w:noProof/>
        </w:rPr>
        <w:t>37</w:t>
      </w:r>
      <w:r w:rsidRPr="000615A5">
        <w:fldChar w:fldCharType="end"/>
      </w:r>
      <w:bookmarkEnd w:id="2731"/>
      <w:r w:rsidRPr="000615A5">
        <w:t xml:space="preserve"> </w:t>
      </w:r>
      <w:r w:rsidR="00D76A65">
        <w:t>–</w:t>
      </w:r>
      <w:r w:rsidRPr="000615A5">
        <w:t xml:space="preserve"> Work alert definition additional attributes</w:t>
      </w:r>
      <w:bookmarkEnd w:id="2732"/>
    </w:p>
    <w:tbl>
      <w:tblPr>
        <w:tblW w:w="82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7"/>
        <w:gridCol w:w="5856"/>
      </w:tblGrid>
      <w:tr w:rsidR="00DB1007" w:rsidRPr="00DB1007" w14:paraId="53633F31" w14:textId="77777777" w:rsidTr="00DB1007">
        <w:trPr>
          <w:tblHeader/>
          <w:jc w:val="center"/>
        </w:trPr>
        <w:tc>
          <w:tcPr>
            <w:tcW w:w="2437" w:type="dxa"/>
            <w:shd w:val="clear" w:color="auto" w:fill="auto"/>
          </w:tcPr>
          <w:p w14:paraId="76AAE37B" w14:textId="77777777" w:rsidR="00270E45" w:rsidRPr="00DB1007" w:rsidRDefault="00270E45" w:rsidP="00C47497">
            <w:pPr>
              <w:pStyle w:val="TABLE-col-heading"/>
            </w:pPr>
            <w:r w:rsidRPr="00DB1007">
              <w:t>Attribute Name</w:t>
            </w:r>
          </w:p>
        </w:tc>
        <w:tc>
          <w:tcPr>
            <w:tcW w:w="5856" w:type="dxa"/>
            <w:shd w:val="clear" w:color="auto" w:fill="auto"/>
          </w:tcPr>
          <w:p w14:paraId="14E5EA89" w14:textId="77777777" w:rsidR="00270E45" w:rsidRPr="00DB1007" w:rsidRDefault="00270E45" w:rsidP="00C47497">
            <w:pPr>
              <w:pStyle w:val="TABLE-col-heading"/>
            </w:pPr>
            <w:r w:rsidRPr="00DB1007">
              <w:t>Description</w:t>
            </w:r>
          </w:p>
        </w:tc>
      </w:tr>
      <w:tr w:rsidR="00DB1007" w:rsidRPr="00DB1007" w14:paraId="43A3CB1A" w14:textId="77777777" w:rsidTr="00DB1007">
        <w:trPr>
          <w:cantSplit/>
          <w:jc w:val="center"/>
        </w:trPr>
        <w:tc>
          <w:tcPr>
            <w:tcW w:w="2437" w:type="dxa"/>
            <w:shd w:val="clear" w:color="auto" w:fill="auto"/>
          </w:tcPr>
          <w:p w14:paraId="217C2833" w14:textId="77777777" w:rsidR="00270E45" w:rsidRPr="00DB1007" w:rsidRDefault="00270E45" w:rsidP="00C47497">
            <w:pPr>
              <w:pStyle w:val="TABLE-cell"/>
            </w:pPr>
            <w:r w:rsidRPr="00DB1007">
              <w:t>Hierarchy Scope</w:t>
            </w:r>
          </w:p>
        </w:tc>
        <w:tc>
          <w:tcPr>
            <w:tcW w:w="5856" w:type="dxa"/>
            <w:shd w:val="clear" w:color="auto" w:fill="auto"/>
          </w:tcPr>
          <w:p w14:paraId="331EE77F" w14:textId="77777777" w:rsidR="00270E45" w:rsidRPr="00DB1007" w:rsidRDefault="00270E45" w:rsidP="00C47497">
            <w:pPr>
              <w:pStyle w:val="TABLE-cell"/>
            </w:pPr>
            <w:r w:rsidRPr="00DB1007">
              <w:t xml:space="preserve">Identifies where the exchanged information fits within the role based equipment hierarchy.  </w:t>
            </w:r>
          </w:p>
        </w:tc>
      </w:tr>
    </w:tbl>
    <w:p w14:paraId="6B6AB7E5" w14:textId="77777777" w:rsidR="00270E45" w:rsidRPr="000615A5" w:rsidRDefault="00270E45" w:rsidP="00833722">
      <w:pPr>
        <w:pStyle w:val="Heading3"/>
      </w:pPr>
      <w:bookmarkStart w:id="2733" w:name="_Toc507944930"/>
      <w:r w:rsidRPr="000615A5">
        <w:t>Work alert definition actions</w:t>
      </w:r>
      <w:bookmarkEnd w:id="2733"/>
    </w:p>
    <w:p w14:paraId="781DB769" w14:textId="7D260A90" w:rsidR="00270E45" w:rsidRPr="000615A5" w:rsidRDefault="00270E45" w:rsidP="00270E45">
      <w:pPr>
        <w:pStyle w:val="PARAGRAPH"/>
      </w:pPr>
      <w:r w:rsidRPr="000615A5">
        <w:t xml:space="preserve">The actions performed on a </w:t>
      </w:r>
      <w:r w:rsidRPr="009A72DF">
        <w:rPr>
          <w:i/>
        </w:rPr>
        <w:t>work alert definition</w:t>
      </w:r>
      <w:r w:rsidRPr="000615A5">
        <w:t xml:space="preserve"> </w:t>
      </w:r>
      <w:r>
        <w:t>noun are defined in</w:t>
      </w:r>
      <w:r w:rsidR="005156D9">
        <w:t xml:space="preserve"> </w:t>
      </w:r>
      <w:r w:rsidR="005156D9">
        <w:fldChar w:fldCharType="begin"/>
      </w:r>
      <w:r w:rsidR="005156D9">
        <w:instrText xml:space="preserve"> REF _Ref433283184 </w:instrText>
      </w:r>
      <w:r w:rsidR="005156D9">
        <w:fldChar w:fldCharType="separate"/>
      </w:r>
      <w:r w:rsidR="00036893" w:rsidRPr="000615A5">
        <w:t xml:space="preserve">Table </w:t>
      </w:r>
      <w:r w:rsidR="00036893">
        <w:rPr>
          <w:noProof/>
        </w:rPr>
        <w:t>38</w:t>
      </w:r>
      <w:r w:rsidR="005156D9">
        <w:fldChar w:fldCharType="end"/>
      </w:r>
      <w:r w:rsidRPr="000615A5">
        <w:t xml:space="preserve">. The additional attributes for the GET verb for </w:t>
      </w:r>
      <w:r w:rsidRPr="009A72DF">
        <w:rPr>
          <w:i/>
        </w:rPr>
        <w:t>work alert definition</w:t>
      </w:r>
      <w:r w:rsidRPr="000615A5">
        <w:t xml:space="preserve"> are defined in</w:t>
      </w:r>
      <w:r w:rsidR="005156D9">
        <w:t xml:space="preserv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0615A5">
        <w:t>.</w:t>
      </w:r>
    </w:p>
    <w:p w14:paraId="271234A7" w14:textId="37703551" w:rsidR="00270E45" w:rsidRPr="000615A5" w:rsidRDefault="00270E45" w:rsidP="00833722">
      <w:pPr>
        <w:pStyle w:val="TABLE-title"/>
      </w:pPr>
      <w:bookmarkStart w:id="2734" w:name="_Ref433283184"/>
      <w:bookmarkStart w:id="2735" w:name="_Toc483857391"/>
      <w:r w:rsidRPr="000615A5">
        <w:t xml:space="preserve">Table </w:t>
      </w:r>
      <w:r w:rsidRPr="000615A5">
        <w:fldChar w:fldCharType="begin"/>
      </w:r>
      <w:r w:rsidRPr="000615A5">
        <w:instrText xml:space="preserve"> SEQ Table \* ARABIC </w:instrText>
      </w:r>
      <w:r w:rsidRPr="000615A5">
        <w:fldChar w:fldCharType="separate"/>
      </w:r>
      <w:r w:rsidR="00036893">
        <w:rPr>
          <w:noProof/>
        </w:rPr>
        <w:t>38</w:t>
      </w:r>
      <w:r w:rsidRPr="000615A5">
        <w:fldChar w:fldCharType="end"/>
      </w:r>
      <w:bookmarkEnd w:id="2734"/>
      <w:r w:rsidRPr="000615A5">
        <w:t xml:space="preserve"> – Work alert definition verb actions</w:t>
      </w:r>
      <w:bookmarkEnd w:id="27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9"/>
        <w:gridCol w:w="7413"/>
      </w:tblGrid>
      <w:tr w:rsidR="00270E45" w:rsidRPr="009A72DF" w14:paraId="16ABFAEF" w14:textId="77777777" w:rsidTr="009A72DF">
        <w:trPr>
          <w:tblHeader/>
        </w:trPr>
        <w:tc>
          <w:tcPr>
            <w:tcW w:w="1557" w:type="dxa"/>
            <w:shd w:val="clear" w:color="auto" w:fill="auto"/>
          </w:tcPr>
          <w:p w14:paraId="007AA7BD" w14:textId="77777777" w:rsidR="00270E45" w:rsidRPr="009A72DF" w:rsidRDefault="00270E45" w:rsidP="00C47497">
            <w:pPr>
              <w:pStyle w:val="TABLE-col-heading"/>
            </w:pPr>
            <w:r w:rsidRPr="009A72DF">
              <w:t>Work Alert Definition ID</w:t>
            </w:r>
          </w:p>
        </w:tc>
        <w:tc>
          <w:tcPr>
            <w:tcW w:w="7621" w:type="dxa"/>
            <w:shd w:val="clear" w:color="auto" w:fill="auto"/>
            <w:vAlign w:val="center"/>
          </w:tcPr>
          <w:p w14:paraId="7C81B28E" w14:textId="77777777" w:rsidR="00270E45" w:rsidRPr="009A72DF" w:rsidRDefault="00270E45" w:rsidP="00C47497">
            <w:pPr>
              <w:pStyle w:val="TABLE-col-heading"/>
            </w:pPr>
            <w:r w:rsidRPr="009A72DF">
              <w:t>Verb action on noun</w:t>
            </w:r>
          </w:p>
        </w:tc>
      </w:tr>
      <w:tr w:rsidR="00270E45" w:rsidRPr="009A72DF" w14:paraId="2C362BE1" w14:textId="77777777" w:rsidTr="009A72DF">
        <w:tc>
          <w:tcPr>
            <w:tcW w:w="1557" w:type="dxa"/>
            <w:shd w:val="clear" w:color="auto" w:fill="auto"/>
          </w:tcPr>
          <w:p w14:paraId="5EC65FE4" w14:textId="77777777" w:rsidR="00270E45" w:rsidRPr="009A72DF" w:rsidRDefault="00270E45" w:rsidP="00C47497">
            <w:pPr>
              <w:pStyle w:val="TABLE-cell"/>
            </w:pPr>
            <w:r w:rsidRPr="009A72DF">
              <w:t>IDs specified</w:t>
            </w:r>
          </w:p>
        </w:tc>
        <w:tc>
          <w:tcPr>
            <w:tcW w:w="7621" w:type="dxa"/>
            <w:shd w:val="clear" w:color="auto" w:fill="auto"/>
          </w:tcPr>
          <w:p w14:paraId="7B598916"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Work Alert Definition</w:t>
            </w:r>
            <w:r w:rsidRPr="009A72DF">
              <w:t xml:space="preserve"> that matches the IDs.</w:t>
            </w:r>
          </w:p>
          <w:p w14:paraId="34ED1A56" w14:textId="77777777" w:rsidR="00270E45" w:rsidRPr="009A72DF" w:rsidRDefault="00270E45" w:rsidP="00C47497">
            <w:pPr>
              <w:pStyle w:val="TABLE-cell"/>
            </w:pPr>
            <w:r w:rsidRPr="009A72DF">
              <w:t xml:space="preserve">PROCESS: Shall define a request that the receiver is to add new </w:t>
            </w:r>
            <w:r w:rsidRPr="009A72DF">
              <w:rPr>
                <w:i/>
              </w:rPr>
              <w:t>Work Alert Definitions</w:t>
            </w:r>
            <w:r w:rsidRPr="009A72DF">
              <w:t>.  Any assigned IDs are returned in the ACKNOWLEDGE message.</w:t>
            </w:r>
          </w:p>
          <w:p w14:paraId="07182D23"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Alert Definitions</w:t>
            </w:r>
            <w:r w:rsidRPr="009A72DF">
              <w:t>.  A RESPOND message may be used to communicate agreement, disagreement, or changes made to the CHANGE message data.</w:t>
            </w:r>
          </w:p>
          <w:p w14:paraId="45884DAA"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Alert Definitions</w:t>
            </w:r>
            <w:r w:rsidRPr="009A72DF">
              <w:t xml:space="preserve">. </w:t>
            </w:r>
          </w:p>
          <w:p w14:paraId="19184435"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Alert Definitions</w:t>
            </w:r>
            <w:r w:rsidRPr="009A72DF">
              <w:t xml:space="preserve">. </w:t>
            </w:r>
          </w:p>
          <w:p w14:paraId="52FD69BD"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Alert Definitions</w:t>
            </w:r>
            <w:r w:rsidRPr="009A72DF">
              <w:t xml:space="preserve">. </w:t>
            </w:r>
          </w:p>
          <w:p w14:paraId="1C6A4195" w14:textId="77777777" w:rsidR="009C2673" w:rsidRDefault="00270E45" w:rsidP="009C2673">
            <w:pPr>
              <w:pStyle w:val="TABLE-cell"/>
              <w:rPr>
                <w:ins w:id="2736" w:author="Dennis Brandl" w:date="2018-03-03T07:03:00Z"/>
              </w:rPr>
            </w:pPr>
            <w:r w:rsidRPr="009A72DF">
              <w:t xml:space="preserve">SYNC DELETE: Shall define a request that the receiver is to delete the specified </w:t>
            </w:r>
            <w:r w:rsidRPr="009A72DF">
              <w:rPr>
                <w:i/>
              </w:rPr>
              <w:t>Work Alert Definitions</w:t>
            </w:r>
            <w:r w:rsidRPr="009A72DF">
              <w:t xml:space="preserve">. </w:t>
            </w:r>
          </w:p>
          <w:p w14:paraId="5ECE523F" w14:textId="485EE264" w:rsidR="009C2673" w:rsidRPr="009A72DF" w:rsidRDefault="009C2673" w:rsidP="009C2673">
            <w:pPr>
              <w:pStyle w:val="TABLE-cell"/>
            </w:pPr>
            <w:ins w:id="2737" w:author="Dennis Brandl" w:date="2018-03-03T07:03:00Z">
              <w:r>
                <w:t xml:space="preserve">NOTIFY: Shall define the creation of a new </w:t>
              </w:r>
              <w:r>
                <w:rPr>
                  <w:i/>
                </w:rPr>
                <w:t>Work Alert Definition</w:t>
              </w:r>
              <w:r>
                <w:t>.</w:t>
              </w:r>
            </w:ins>
          </w:p>
        </w:tc>
      </w:tr>
      <w:tr w:rsidR="00270E45" w:rsidRPr="009A72DF" w14:paraId="02A39259" w14:textId="77777777" w:rsidTr="009A72DF">
        <w:tc>
          <w:tcPr>
            <w:tcW w:w="1557" w:type="dxa"/>
            <w:shd w:val="clear" w:color="auto" w:fill="auto"/>
          </w:tcPr>
          <w:p w14:paraId="353E2D48" w14:textId="77777777" w:rsidR="00270E45" w:rsidRPr="009A72DF" w:rsidRDefault="00270E45" w:rsidP="00C47497">
            <w:pPr>
              <w:pStyle w:val="TABLE-cell"/>
            </w:pPr>
            <w:r w:rsidRPr="009A72DF">
              <w:t>&lt;not specified&gt;</w:t>
            </w:r>
          </w:p>
        </w:tc>
        <w:tc>
          <w:tcPr>
            <w:tcW w:w="7621" w:type="dxa"/>
            <w:shd w:val="clear" w:color="auto" w:fill="auto"/>
          </w:tcPr>
          <w:p w14:paraId="2D5BF521" w14:textId="11471023" w:rsidR="00270E45" w:rsidRPr="009A72DF" w:rsidRDefault="00270E45" w:rsidP="00C47497">
            <w:pPr>
              <w:pStyle w:val="TABLE-cell"/>
            </w:pPr>
            <w:r w:rsidRPr="009A72DF">
              <w:t xml:space="preserve">GET: Shall define a request that the receiver is to return, in a SHOW message, all attributes and contained elements of a </w:t>
            </w:r>
            <w:r w:rsidRPr="009A72DF">
              <w:rPr>
                <w:i/>
              </w:rPr>
              <w:t xml:space="preserve">Work Alert Definitions </w:t>
            </w:r>
            <w:r w:rsidRPr="009A72DF">
              <w:t xml:space="preserve">identified by the information specified in the GET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 </w:t>
            </w:r>
          </w:p>
          <w:p w14:paraId="3BD7C1E3" w14:textId="77777777" w:rsidR="00270E45" w:rsidRPr="009A72DF" w:rsidRDefault="00270E45" w:rsidP="00C47497">
            <w:pPr>
              <w:pStyle w:val="TABLE-cell"/>
            </w:pPr>
            <w:r w:rsidRPr="009A72DF">
              <w:t xml:space="preserve">PROCESS: Shall define a request that the receiver is to add new </w:t>
            </w:r>
            <w:r w:rsidRPr="009A72DF">
              <w:rPr>
                <w:i/>
              </w:rPr>
              <w:t>Work Alert Definitions</w:t>
            </w:r>
            <w:r w:rsidRPr="009A72DF">
              <w:t>.  Any assigned IDs are returned in the ACKNOWLEDGE message.</w:t>
            </w:r>
          </w:p>
          <w:p w14:paraId="5F360591" w14:textId="149EC6C4"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Alert Definitions</w:t>
            </w:r>
            <w:r w:rsidRPr="009A72DF">
              <w:t xml:space="preserve"> identified by the information specified in the CHANGE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or details.  A RESPOND message may be used to communicate agreement, disagreement, or changes made to the CHANGE message data. </w:t>
            </w:r>
          </w:p>
          <w:p w14:paraId="36807F4B" w14:textId="5BC1DB92"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Alert Definitions</w:t>
            </w:r>
            <w:r w:rsidRPr="009A72DF">
              <w:t xml:space="preserve"> identified by the information specified in the CANCEL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  </w:t>
            </w:r>
          </w:p>
          <w:p w14:paraId="7AA01E22" w14:textId="2EC1BD99"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Alert Definitions</w:t>
            </w:r>
            <w:r w:rsidRPr="009A72DF">
              <w:t xml:space="preserve"> identified by the information specified in the SYNC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   </w:t>
            </w:r>
          </w:p>
          <w:p w14:paraId="6BB0FFE6" w14:textId="086F2F5C" w:rsidR="00270E45" w:rsidRPr="009A72DF" w:rsidRDefault="00270E45" w:rsidP="00C47497">
            <w:pPr>
              <w:pStyle w:val="TABLE-cell"/>
            </w:pPr>
            <w:r w:rsidRPr="009A72DF">
              <w:t xml:space="preserve">SYNC CHANGE: Shall define a request that the receiver is to delete the specified attributes and contained elements of </w:t>
            </w:r>
            <w:r w:rsidRPr="009A72DF">
              <w:rPr>
                <w:i/>
              </w:rPr>
              <w:t>Work Alert Definitions</w:t>
            </w:r>
            <w:r w:rsidRPr="009A72DF">
              <w:t xml:space="preserve"> identified by the information specified in the SYNC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 </w:t>
            </w:r>
          </w:p>
          <w:p w14:paraId="2CD1CC4B" w14:textId="77777777" w:rsidR="00270E45" w:rsidRDefault="00270E45" w:rsidP="00C47497">
            <w:pPr>
              <w:pStyle w:val="TABLE-cell"/>
              <w:rPr>
                <w:ins w:id="2738" w:author="Dennis Brandl" w:date="2018-03-03T07:03:00Z"/>
              </w:rPr>
            </w:pPr>
            <w:r w:rsidRPr="009A72DF">
              <w:t xml:space="preserve">SYNC DELETE: Shall define a request that the receiver is to delete the specified attributes and contained elements of </w:t>
            </w:r>
            <w:r w:rsidRPr="009A72DF">
              <w:rPr>
                <w:i/>
              </w:rPr>
              <w:t>Work Alert Definitions</w:t>
            </w:r>
            <w:r w:rsidRPr="009A72DF">
              <w:t xml:space="preserve"> identified by the information specified in the SYNC message. See </w:t>
            </w:r>
            <w:r w:rsidR="005156D9">
              <w:fldChar w:fldCharType="begin"/>
            </w:r>
            <w:r w:rsidR="005156D9">
              <w:instrText xml:space="preserve"> REF _Ref433283197 </w:instrText>
            </w:r>
            <w:r w:rsidR="005156D9">
              <w:fldChar w:fldCharType="separate"/>
            </w:r>
            <w:r w:rsidR="00036893" w:rsidRPr="000615A5">
              <w:t xml:space="preserve">Table </w:t>
            </w:r>
            <w:r w:rsidR="00036893">
              <w:rPr>
                <w:noProof/>
              </w:rPr>
              <w:t>39</w:t>
            </w:r>
            <w:r w:rsidR="005156D9">
              <w:fldChar w:fldCharType="end"/>
            </w:r>
            <w:r w:rsidRPr="009A72DF">
              <w:t xml:space="preserve"> for details.</w:t>
            </w:r>
          </w:p>
          <w:p w14:paraId="00561D02" w14:textId="4D19F57A" w:rsidR="009C2673" w:rsidRPr="009A72DF" w:rsidRDefault="009C2673" w:rsidP="00C47497">
            <w:pPr>
              <w:pStyle w:val="TABLE-cell"/>
            </w:pPr>
            <w:ins w:id="2739" w:author="Dennis Brandl" w:date="2018-03-03T07:03:00Z">
              <w:r>
                <w:t>NOTIFY: Error.</w:t>
              </w:r>
            </w:ins>
          </w:p>
        </w:tc>
      </w:tr>
      <w:tr w:rsidR="00270E45" w:rsidRPr="009A72DF" w14:paraId="71FA175C" w14:textId="77777777" w:rsidTr="009A72DF">
        <w:tc>
          <w:tcPr>
            <w:tcW w:w="1557" w:type="dxa"/>
            <w:shd w:val="clear" w:color="auto" w:fill="auto"/>
          </w:tcPr>
          <w:p w14:paraId="583211C9" w14:textId="77777777" w:rsidR="00270E45" w:rsidRPr="009A72DF" w:rsidRDefault="00270E45" w:rsidP="00C47497">
            <w:pPr>
              <w:pStyle w:val="TABLE-cell"/>
            </w:pPr>
            <w:r w:rsidRPr="009A72DF">
              <w:t>Wildcard specified</w:t>
            </w:r>
          </w:p>
        </w:tc>
        <w:tc>
          <w:tcPr>
            <w:tcW w:w="7621" w:type="dxa"/>
            <w:shd w:val="clear" w:color="auto" w:fill="auto"/>
          </w:tcPr>
          <w:p w14:paraId="13E12FBE"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Alert Definitions </w:t>
            </w:r>
            <w:r w:rsidRPr="009A72DF">
              <w:t>that match the wildcard.</w:t>
            </w:r>
          </w:p>
          <w:p w14:paraId="40F13682" w14:textId="77777777" w:rsidR="00270E45" w:rsidRPr="009A72DF" w:rsidRDefault="00270E45" w:rsidP="00C47497">
            <w:pPr>
              <w:pStyle w:val="TABLE-cell"/>
            </w:pPr>
            <w:r w:rsidRPr="009A72DF">
              <w:lastRenderedPageBreak/>
              <w:t>PROCESS: Error</w:t>
            </w:r>
          </w:p>
          <w:p w14:paraId="00C4F2B2" w14:textId="77777777" w:rsidR="00270E45" w:rsidRPr="009A72DF" w:rsidRDefault="00270E45" w:rsidP="00C47497">
            <w:pPr>
              <w:pStyle w:val="TABLE-cell"/>
            </w:pPr>
            <w:r w:rsidRPr="009A72DF">
              <w:t xml:space="preserve">CHANGE: Error. </w:t>
            </w:r>
          </w:p>
          <w:p w14:paraId="1E9F457F" w14:textId="77777777" w:rsidR="00270E45" w:rsidRPr="009A72DF" w:rsidRDefault="00270E45" w:rsidP="00C47497">
            <w:pPr>
              <w:pStyle w:val="TABLE-cell"/>
            </w:pPr>
            <w:r w:rsidRPr="009A72DF">
              <w:t xml:space="preserve">CANCEL: Shall define a request that the receiver is to cancel the specified </w:t>
            </w:r>
            <w:r w:rsidRPr="009A72DF">
              <w:rPr>
                <w:i/>
              </w:rPr>
              <w:t>Work Alert Definitions</w:t>
            </w:r>
            <w:r w:rsidRPr="009A72DF">
              <w:t xml:space="preserve"> that match the wildcard. </w:t>
            </w:r>
          </w:p>
          <w:p w14:paraId="5F39E0C5" w14:textId="77777777" w:rsidR="00270E45" w:rsidRPr="009A72DF" w:rsidRDefault="00270E45" w:rsidP="00C47497">
            <w:pPr>
              <w:pStyle w:val="TABLE-cell"/>
            </w:pPr>
            <w:r w:rsidRPr="009A72DF">
              <w:t xml:space="preserve">SYNC ADD: Error.   </w:t>
            </w:r>
          </w:p>
          <w:p w14:paraId="4A70BD6B" w14:textId="77777777" w:rsidR="00270E45" w:rsidRPr="009A72DF" w:rsidRDefault="00270E45" w:rsidP="00C47497">
            <w:pPr>
              <w:pStyle w:val="TABLE-cell"/>
            </w:pPr>
            <w:r w:rsidRPr="009A72DF">
              <w:t xml:space="preserve">SYNC CHANGE: Error. </w:t>
            </w:r>
          </w:p>
          <w:p w14:paraId="77EB215C" w14:textId="77777777" w:rsidR="00270E45" w:rsidRDefault="00270E45" w:rsidP="00C47497">
            <w:pPr>
              <w:pStyle w:val="TABLE-cell"/>
              <w:rPr>
                <w:ins w:id="2740" w:author="Dennis Brandl" w:date="2018-03-03T07:04:00Z"/>
              </w:rPr>
            </w:pPr>
            <w:r w:rsidRPr="009A72DF">
              <w:t xml:space="preserve">SYNC DELETE: Shall define a request that the receiver is to delete the specified </w:t>
            </w:r>
            <w:r w:rsidRPr="009A72DF">
              <w:rPr>
                <w:i/>
              </w:rPr>
              <w:t xml:space="preserve">Work Alert Definitions </w:t>
            </w:r>
            <w:r w:rsidRPr="009A72DF">
              <w:t>that match the wildcard.</w:t>
            </w:r>
          </w:p>
          <w:p w14:paraId="621F9DEA" w14:textId="126BB0AC" w:rsidR="009C2673" w:rsidRPr="009A72DF" w:rsidRDefault="009C2673" w:rsidP="00C47497">
            <w:pPr>
              <w:pStyle w:val="TABLE-cell"/>
            </w:pPr>
            <w:ins w:id="2741" w:author="Dennis Brandl" w:date="2018-03-03T07:04:00Z">
              <w:r>
                <w:t>NOTIFY: Error.</w:t>
              </w:r>
            </w:ins>
          </w:p>
        </w:tc>
      </w:tr>
    </w:tbl>
    <w:p w14:paraId="225F2035" w14:textId="77777777" w:rsidR="00270E45" w:rsidRPr="000615A5" w:rsidRDefault="00270E45" w:rsidP="00833722">
      <w:pPr>
        <w:pStyle w:val="NOTE"/>
      </w:pPr>
    </w:p>
    <w:p w14:paraId="3663476E" w14:textId="78865DEB" w:rsidR="00270E45" w:rsidRPr="000615A5" w:rsidRDefault="00270E45" w:rsidP="00833722">
      <w:pPr>
        <w:pStyle w:val="TABLE-title"/>
      </w:pPr>
      <w:bookmarkStart w:id="2742" w:name="_Ref433283197"/>
      <w:bookmarkStart w:id="2743" w:name="_Toc483857392"/>
      <w:r w:rsidRPr="000615A5">
        <w:t xml:space="preserve">Table </w:t>
      </w:r>
      <w:r w:rsidRPr="000615A5">
        <w:fldChar w:fldCharType="begin"/>
      </w:r>
      <w:r w:rsidRPr="000615A5">
        <w:instrText xml:space="preserve"> SEQ Table \* ARABIC </w:instrText>
      </w:r>
      <w:r w:rsidRPr="000615A5">
        <w:fldChar w:fldCharType="separate"/>
      </w:r>
      <w:r w:rsidR="00036893">
        <w:rPr>
          <w:noProof/>
        </w:rPr>
        <w:t>39</w:t>
      </w:r>
      <w:r w:rsidRPr="000615A5">
        <w:fldChar w:fldCharType="end"/>
      </w:r>
      <w:bookmarkEnd w:id="2742"/>
      <w:r w:rsidRPr="000615A5">
        <w:t xml:space="preserve"> – Work alert definition element definitions for GET verb</w:t>
      </w:r>
      <w:bookmarkEnd w:id="27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8"/>
        <w:gridCol w:w="6094"/>
      </w:tblGrid>
      <w:tr w:rsidR="00270E45" w:rsidRPr="009A72DF" w14:paraId="54ABF28D" w14:textId="77777777" w:rsidTr="009A72DF">
        <w:trPr>
          <w:tblHeader/>
        </w:trPr>
        <w:tc>
          <w:tcPr>
            <w:tcW w:w="2970" w:type="dxa"/>
            <w:shd w:val="clear" w:color="auto" w:fill="auto"/>
          </w:tcPr>
          <w:p w14:paraId="19B806F4" w14:textId="77777777" w:rsidR="00270E45" w:rsidRPr="009A72DF" w:rsidRDefault="00270E45" w:rsidP="00C47497">
            <w:pPr>
              <w:pStyle w:val="TABLE-col-heading"/>
            </w:pPr>
            <w:r w:rsidRPr="009A72DF">
              <w:t>Work Alert Element</w:t>
            </w:r>
          </w:p>
        </w:tc>
        <w:tc>
          <w:tcPr>
            <w:tcW w:w="6390" w:type="dxa"/>
            <w:shd w:val="clear" w:color="auto" w:fill="auto"/>
          </w:tcPr>
          <w:p w14:paraId="43EF76C3" w14:textId="77777777" w:rsidR="00270E45" w:rsidRPr="009A72DF" w:rsidRDefault="00270E45" w:rsidP="00C47497">
            <w:pPr>
              <w:pStyle w:val="TABLE-col-heading"/>
            </w:pPr>
            <w:r w:rsidRPr="009A72DF">
              <w:t>Returns</w:t>
            </w:r>
          </w:p>
        </w:tc>
      </w:tr>
      <w:tr w:rsidR="00270E45" w:rsidRPr="009A72DF" w14:paraId="2B6EB412" w14:textId="77777777" w:rsidTr="009A72DF">
        <w:tc>
          <w:tcPr>
            <w:tcW w:w="2970" w:type="dxa"/>
            <w:shd w:val="clear" w:color="auto" w:fill="auto"/>
          </w:tcPr>
          <w:p w14:paraId="6384F1A6" w14:textId="77777777" w:rsidR="00270E45" w:rsidRPr="009A72DF" w:rsidRDefault="00270E45" w:rsidP="00C47497">
            <w:pPr>
              <w:pStyle w:val="TABLE-cell"/>
            </w:pPr>
            <w:r w:rsidRPr="009A72DF">
              <w:t>Hierarchy Scope</w:t>
            </w:r>
          </w:p>
        </w:tc>
        <w:tc>
          <w:tcPr>
            <w:tcW w:w="6390" w:type="dxa"/>
            <w:shd w:val="clear" w:color="auto" w:fill="auto"/>
          </w:tcPr>
          <w:p w14:paraId="7E3752C1" w14:textId="77777777" w:rsidR="00270E45" w:rsidRPr="009A72DF" w:rsidRDefault="00270E45" w:rsidP="00C47497">
            <w:pPr>
              <w:pStyle w:val="TABLE-cell"/>
            </w:pPr>
            <w:r w:rsidRPr="009A72DF">
              <w:t xml:space="preserve">Specifies work alert definition information for the specified scope in the role based equipment hierarchal. (e.g. A process cell, work center, production line, area, site, …). If not specified then the responder selects the </w:t>
            </w:r>
            <w:r w:rsidRPr="009A72DF">
              <w:rPr>
                <w:i/>
              </w:rPr>
              <w:t>Hierarchy Scope</w:t>
            </w:r>
            <w:r w:rsidRPr="009A72DF">
              <w:t xml:space="preserve">. </w:t>
            </w:r>
          </w:p>
        </w:tc>
      </w:tr>
      <w:tr w:rsidR="00270E45" w:rsidRPr="009A72DF" w14:paraId="49DE16FD" w14:textId="77777777" w:rsidTr="009A72DF">
        <w:tc>
          <w:tcPr>
            <w:tcW w:w="2970" w:type="dxa"/>
            <w:shd w:val="clear" w:color="auto" w:fill="auto"/>
          </w:tcPr>
          <w:p w14:paraId="50FED70D" w14:textId="77777777" w:rsidR="00270E45" w:rsidRPr="009A72DF" w:rsidRDefault="00270E45" w:rsidP="00C47497">
            <w:pPr>
              <w:pStyle w:val="TABLE-cell"/>
            </w:pPr>
            <w:r w:rsidRPr="009A72DF">
              <w:t>Priority</w:t>
            </w:r>
          </w:p>
        </w:tc>
        <w:tc>
          <w:tcPr>
            <w:tcW w:w="6390" w:type="dxa"/>
            <w:shd w:val="clear" w:color="auto" w:fill="auto"/>
          </w:tcPr>
          <w:p w14:paraId="5B8CF69F" w14:textId="77777777" w:rsidR="00270E45" w:rsidRPr="009A72DF" w:rsidRDefault="00270E45" w:rsidP="00C47497">
            <w:pPr>
              <w:pStyle w:val="TABLE-cell"/>
            </w:pPr>
            <w:r w:rsidRPr="009A72DF">
              <w:t>Specifies work alert definition information for the specified priority. If not specified then the responder returns all priority alerts.</w:t>
            </w:r>
          </w:p>
        </w:tc>
      </w:tr>
      <w:tr w:rsidR="00270E45" w:rsidRPr="009A72DF" w14:paraId="7DD1646D" w14:textId="77777777" w:rsidTr="009A72DF">
        <w:tc>
          <w:tcPr>
            <w:tcW w:w="2970" w:type="dxa"/>
            <w:shd w:val="clear" w:color="auto" w:fill="auto"/>
          </w:tcPr>
          <w:p w14:paraId="6824D0F5" w14:textId="77777777" w:rsidR="00270E45" w:rsidRPr="009A72DF" w:rsidRDefault="00270E45" w:rsidP="00C47497">
            <w:pPr>
              <w:pStyle w:val="TABLE-cell"/>
            </w:pPr>
            <w:r w:rsidRPr="009A72DF">
              <w:t>Category</w:t>
            </w:r>
          </w:p>
        </w:tc>
        <w:tc>
          <w:tcPr>
            <w:tcW w:w="6390" w:type="dxa"/>
            <w:shd w:val="clear" w:color="auto" w:fill="auto"/>
          </w:tcPr>
          <w:p w14:paraId="67713A2B" w14:textId="77777777" w:rsidR="00270E45" w:rsidRPr="009A72DF" w:rsidRDefault="00270E45" w:rsidP="00C47497">
            <w:pPr>
              <w:pStyle w:val="TABLE-cell"/>
            </w:pPr>
            <w:r w:rsidRPr="009A72DF">
              <w:t>Specifies work alert definition information for the specified category. If not specified then the responder returns all category alerts.</w:t>
            </w:r>
          </w:p>
        </w:tc>
      </w:tr>
    </w:tbl>
    <w:p w14:paraId="1AD84794" w14:textId="77777777" w:rsidR="00317E37" w:rsidRDefault="00317E37" w:rsidP="00833722">
      <w:pPr>
        <w:pStyle w:val="NOTE"/>
      </w:pPr>
    </w:p>
    <w:p w14:paraId="49D5846E" w14:textId="78CAE5A1" w:rsidR="00270E45" w:rsidRPr="000615A5" w:rsidRDefault="00270E45" w:rsidP="00833722">
      <w:pPr>
        <w:pStyle w:val="Heading3"/>
      </w:pPr>
      <w:bookmarkStart w:id="2744" w:name="_Toc507944931"/>
      <w:r w:rsidRPr="000615A5">
        <w:t>Work alert verbs</w:t>
      </w:r>
      <w:bookmarkEnd w:id="2744"/>
    </w:p>
    <w:p w14:paraId="1F4641A3" w14:textId="31D28724"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alert</w:t>
      </w:r>
      <w:r w:rsidR="00270E45" w:rsidRPr="000615A5">
        <w:t xml:space="preserve"> noun.   </w:t>
      </w:r>
    </w:p>
    <w:p w14:paraId="6550BD3D" w14:textId="77777777" w:rsidR="00270E45" w:rsidRPr="000615A5" w:rsidRDefault="00270E45" w:rsidP="00270E45">
      <w:pPr>
        <w:pStyle w:val="PARAGRAPH"/>
      </w:pPr>
      <w:r w:rsidRPr="000615A5">
        <w:t xml:space="preserve">Specifying the information to be returned from a </w:t>
      </w:r>
      <w:r>
        <w:t>GET</w:t>
      </w:r>
      <w:r w:rsidRPr="000615A5">
        <w:t xml:space="preserve"> may involve values in multiple fields.  Each field definition restricts the returned information.</w:t>
      </w:r>
    </w:p>
    <w:p w14:paraId="6578C1BF" w14:textId="1EC81B92" w:rsidR="00270E45" w:rsidRPr="000615A5" w:rsidRDefault="00270E45" w:rsidP="00270E45">
      <w:pPr>
        <w:pStyle w:val="PARAGRAPH"/>
      </w:pPr>
      <w:r w:rsidRPr="000615A5">
        <w:t xml:space="preserve">The additional attributes defined in </w:t>
      </w:r>
      <w:r w:rsidRPr="000615A5">
        <w:fldChar w:fldCharType="begin"/>
      </w:r>
      <w:r w:rsidRPr="000615A5">
        <w:instrText xml:space="preserve"> REF _Ref260583825 </w:instrText>
      </w:r>
      <w:r w:rsidRPr="000615A5">
        <w:fldChar w:fldCharType="separate"/>
      </w:r>
      <w:r w:rsidR="00036893" w:rsidRPr="000615A5">
        <w:t xml:space="preserve">Table </w:t>
      </w:r>
      <w:r w:rsidR="00036893">
        <w:rPr>
          <w:noProof/>
        </w:rPr>
        <w:t>40</w:t>
      </w:r>
      <w:r w:rsidRPr="000615A5">
        <w:fldChar w:fldCharType="end"/>
      </w:r>
      <w:r w:rsidRPr="000615A5">
        <w:t xml:space="preserve"> shall be defined for </w:t>
      </w:r>
      <w:r w:rsidRPr="009A72DF">
        <w:rPr>
          <w:i/>
        </w:rPr>
        <w:t>Work Alerts</w:t>
      </w:r>
      <w:r w:rsidRPr="000615A5">
        <w:t xml:space="preserve"> for purposes of GET transaction support. The additional attributes for the GET verb for </w:t>
      </w:r>
      <w:r w:rsidRPr="009A72DF">
        <w:rPr>
          <w:i/>
        </w:rPr>
        <w:t>work alert</w:t>
      </w:r>
      <w:r w:rsidRPr="000615A5">
        <w:t xml:space="preserve"> are defined in </w:t>
      </w:r>
      <w:r w:rsidRPr="000615A5">
        <w:fldChar w:fldCharType="begin"/>
      </w:r>
      <w:r w:rsidRPr="000615A5">
        <w:instrText xml:space="preserve"> REF _Ref325464968 </w:instrText>
      </w:r>
      <w:r w:rsidRPr="000615A5">
        <w:fldChar w:fldCharType="separate"/>
      </w:r>
      <w:r w:rsidR="00036893" w:rsidRPr="000615A5">
        <w:t xml:space="preserve">Table </w:t>
      </w:r>
      <w:r w:rsidR="00036893">
        <w:rPr>
          <w:noProof/>
        </w:rPr>
        <w:t>42</w:t>
      </w:r>
      <w:r w:rsidRPr="000615A5">
        <w:fldChar w:fldCharType="end"/>
      </w:r>
    </w:p>
    <w:p w14:paraId="64ADAE80" w14:textId="7DD66935" w:rsidR="00270E45" w:rsidRPr="000615A5" w:rsidRDefault="00270E45" w:rsidP="00833722">
      <w:pPr>
        <w:pStyle w:val="TABLE-title"/>
      </w:pPr>
      <w:bookmarkStart w:id="2745" w:name="_Ref260583825"/>
      <w:bookmarkStart w:id="2746" w:name="_Toc324250699"/>
      <w:bookmarkStart w:id="2747" w:name="_Toc483857393"/>
      <w:r w:rsidRPr="000615A5">
        <w:t xml:space="preserve">Table </w:t>
      </w:r>
      <w:r w:rsidRPr="000615A5">
        <w:fldChar w:fldCharType="begin"/>
      </w:r>
      <w:r w:rsidRPr="000615A5">
        <w:instrText xml:space="preserve"> SEQ Table \* ARABIC </w:instrText>
      </w:r>
      <w:r w:rsidRPr="000615A5">
        <w:fldChar w:fldCharType="separate"/>
      </w:r>
      <w:r w:rsidR="00036893">
        <w:rPr>
          <w:noProof/>
        </w:rPr>
        <w:t>40</w:t>
      </w:r>
      <w:r w:rsidRPr="000615A5">
        <w:fldChar w:fldCharType="end"/>
      </w:r>
      <w:bookmarkEnd w:id="2745"/>
      <w:r w:rsidRPr="000615A5">
        <w:t xml:space="preserve"> </w:t>
      </w:r>
      <w:r w:rsidR="00DB1007">
        <w:t xml:space="preserve">– </w:t>
      </w:r>
      <w:r w:rsidRPr="000615A5">
        <w:t>Work</w:t>
      </w:r>
      <w:r w:rsidR="00DB1007">
        <w:t xml:space="preserve"> </w:t>
      </w:r>
      <w:r w:rsidRPr="000615A5">
        <w:t>alert definition additional attributes</w:t>
      </w:r>
      <w:bookmarkEnd w:id="2746"/>
      <w:bookmarkEnd w:id="2747"/>
    </w:p>
    <w:tbl>
      <w:tblPr>
        <w:tblW w:w="82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7"/>
        <w:gridCol w:w="5856"/>
      </w:tblGrid>
      <w:tr w:rsidR="00270E45" w:rsidRPr="009A72DF" w14:paraId="2151FC82" w14:textId="77777777" w:rsidTr="000C4A7D">
        <w:trPr>
          <w:tblHeader/>
          <w:jc w:val="center"/>
        </w:trPr>
        <w:tc>
          <w:tcPr>
            <w:tcW w:w="2437" w:type="dxa"/>
            <w:shd w:val="clear" w:color="auto" w:fill="auto"/>
          </w:tcPr>
          <w:p w14:paraId="760C56D6" w14:textId="77777777" w:rsidR="00270E45" w:rsidRPr="009A72DF" w:rsidRDefault="00270E45" w:rsidP="00C47497">
            <w:pPr>
              <w:pStyle w:val="TABLE-col-heading"/>
            </w:pPr>
            <w:r w:rsidRPr="009A72DF">
              <w:t>Attribute Name</w:t>
            </w:r>
          </w:p>
        </w:tc>
        <w:tc>
          <w:tcPr>
            <w:tcW w:w="5856" w:type="dxa"/>
            <w:shd w:val="clear" w:color="auto" w:fill="auto"/>
          </w:tcPr>
          <w:p w14:paraId="526C56FD" w14:textId="77777777" w:rsidR="00270E45" w:rsidRPr="009A72DF" w:rsidRDefault="00270E45" w:rsidP="00C47497">
            <w:pPr>
              <w:pStyle w:val="TABLE-col-heading"/>
            </w:pPr>
            <w:r w:rsidRPr="009A72DF">
              <w:t>Description</w:t>
            </w:r>
          </w:p>
        </w:tc>
      </w:tr>
      <w:tr w:rsidR="00270E45" w:rsidRPr="009A72DF" w14:paraId="18875629" w14:textId="77777777" w:rsidTr="000C4A7D">
        <w:trPr>
          <w:cantSplit/>
          <w:jc w:val="center"/>
        </w:trPr>
        <w:tc>
          <w:tcPr>
            <w:tcW w:w="2437" w:type="dxa"/>
            <w:shd w:val="clear" w:color="auto" w:fill="auto"/>
          </w:tcPr>
          <w:p w14:paraId="6150BD79" w14:textId="77777777" w:rsidR="00270E45" w:rsidRPr="009A72DF" w:rsidRDefault="00270E45" w:rsidP="00C47497">
            <w:pPr>
              <w:pStyle w:val="TABLE-cell"/>
            </w:pPr>
            <w:r w:rsidRPr="009A72DF">
              <w:t>Start Time</w:t>
            </w:r>
          </w:p>
        </w:tc>
        <w:tc>
          <w:tcPr>
            <w:tcW w:w="5856" w:type="dxa"/>
            <w:shd w:val="clear" w:color="auto" w:fill="auto"/>
          </w:tcPr>
          <w:p w14:paraId="7181B846" w14:textId="77777777" w:rsidR="00270E45" w:rsidRPr="009A72DF" w:rsidRDefault="00270E45" w:rsidP="00C47497">
            <w:pPr>
              <w:pStyle w:val="TABLE-cell"/>
            </w:pPr>
            <w:r w:rsidRPr="009A72DF">
              <w:t xml:space="preserve">The starting time for the associated </w:t>
            </w:r>
            <w:r w:rsidRPr="009A72DF">
              <w:rPr>
                <w:i/>
              </w:rPr>
              <w:t>work alert</w:t>
            </w:r>
            <w:r w:rsidRPr="009A72DF">
              <w:t>, if applicable.</w:t>
            </w:r>
          </w:p>
        </w:tc>
      </w:tr>
      <w:tr w:rsidR="00270E45" w:rsidRPr="009A72DF" w14:paraId="2BE17CF7" w14:textId="77777777" w:rsidTr="000C4A7D">
        <w:trPr>
          <w:cantSplit/>
          <w:jc w:val="center"/>
        </w:trPr>
        <w:tc>
          <w:tcPr>
            <w:tcW w:w="2437" w:type="dxa"/>
            <w:shd w:val="clear" w:color="auto" w:fill="auto"/>
          </w:tcPr>
          <w:p w14:paraId="1B0118C5" w14:textId="77777777" w:rsidR="00270E45" w:rsidRPr="009A72DF" w:rsidRDefault="00270E45" w:rsidP="00C47497">
            <w:pPr>
              <w:pStyle w:val="TABLE-cell"/>
            </w:pPr>
            <w:r w:rsidRPr="009A72DF">
              <w:t>End Time</w:t>
            </w:r>
          </w:p>
        </w:tc>
        <w:tc>
          <w:tcPr>
            <w:tcW w:w="5856" w:type="dxa"/>
            <w:shd w:val="clear" w:color="auto" w:fill="auto"/>
          </w:tcPr>
          <w:p w14:paraId="1420080C" w14:textId="77777777" w:rsidR="00270E45" w:rsidRPr="009A72DF" w:rsidRDefault="00270E45" w:rsidP="00C47497">
            <w:pPr>
              <w:pStyle w:val="TABLE-cell"/>
            </w:pPr>
            <w:r w:rsidRPr="009A72DF">
              <w:t xml:space="preserve">The ending time for the associated </w:t>
            </w:r>
            <w:r w:rsidRPr="009A72DF">
              <w:rPr>
                <w:i/>
              </w:rPr>
              <w:t>work schedule</w:t>
            </w:r>
            <w:r w:rsidRPr="009A72DF">
              <w:t>, if applicable.</w:t>
            </w:r>
          </w:p>
        </w:tc>
      </w:tr>
      <w:tr w:rsidR="00270E45" w:rsidRPr="009A72DF" w14:paraId="0A25CBF7" w14:textId="77777777" w:rsidTr="000C4A7D">
        <w:trPr>
          <w:cantSplit/>
          <w:jc w:val="center"/>
        </w:trPr>
        <w:tc>
          <w:tcPr>
            <w:tcW w:w="2437" w:type="dxa"/>
            <w:shd w:val="clear" w:color="auto" w:fill="auto"/>
          </w:tcPr>
          <w:p w14:paraId="0483E9F3" w14:textId="77777777" w:rsidR="00270E45" w:rsidRPr="009A72DF" w:rsidRDefault="00270E45" w:rsidP="00C47497">
            <w:pPr>
              <w:pStyle w:val="TABLE-cell"/>
            </w:pPr>
            <w:r w:rsidRPr="009A72DF">
              <w:t>Hierarchy Scope</w:t>
            </w:r>
          </w:p>
        </w:tc>
        <w:tc>
          <w:tcPr>
            <w:tcW w:w="5856" w:type="dxa"/>
            <w:shd w:val="clear" w:color="auto" w:fill="auto"/>
          </w:tcPr>
          <w:p w14:paraId="53B2B710" w14:textId="77777777" w:rsidR="00270E45" w:rsidRPr="009A72DF" w:rsidRDefault="00270E45" w:rsidP="00C47497">
            <w:pPr>
              <w:pStyle w:val="TABLE-cell"/>
            </w:pPr>
            <w:r w:rsidRPr="009A72DF">
              <w:t xml:space="preserve">Identifies where the exchanged information fits within the role based equipment hierarchy.  </w:t>
            </w:r>
          </w:p>
        </w:tc>
      </w:tr>
    </w:tbl>
    <w:p w14:paraId="670E6C77" w14:textId="77777777" w:rsidR="00270E45" w:rsidRPr="000615A5" w:rsidRDefault="00270E45" w:rsidP="00833722">
      <w:pPr>
        <w:pStyle w:val="NOTE"/>
      </w:pPr>
    </w:p>
    <w:p w14:paraId="2F63F1BD" w14:textId="77777777" w:rsidR="00270E45" w:rsidRPr="000615A5" w:rsidRDefault="00270E45" w:rsidP="00833722">
      <w:pPr>
        <w:pStyle w:val="Heading3"/>
      </w:pPr>
      <w:bookmarkStart w:id="2748" w:name="_Toc507944932"/>
      <w:r w:rsidRPr="000615A5">
        <w:t>Work alert verb actions</w:t>
      </w:r>
      <w:bookmarkEnd w:id="2748"/>
    </w:p>
    <w:p w14:paraId="283DB7B4" w14:textId="7E2C6E43" w:rsidR="00270E45" w:rsidRPr="000615A5" w:rsidRDefault="00270E45" w:rsidP="00270E45">
      <w:pPr>
        <w:pStyle w:val="PARAGRAPH"/>
      </w:pPr>
      <w:r w:rsidRPr="000615A5">
        <w:t xml:space="preserve">The actions performed on a </w:t>
      </w:r>
      <w:r w:rsidRPr="009A72DF">
        <w:rPr>
          <w:i/>
        </w:rPr>
        <w:t>work alert</w:t>
      </w:r>
      <w:r w:rsidRPr="000615A5">
        <w:t xml:space="preserve"> </w:t>
      </w:r>
      <w:r>
        <w:t>noun are defined in</w:t>
      </w:r>
      <w:r w:rsidRPr="000615A5">
        <w:t xml:space="preserve"> </w:t>
      </w:r>
      <w:r w:rsidRPr="000615A5">
        <w:fldChar w:fldCharType="begin"/>
      </w:r>
      <w:r w:rsidRPr="000615A5">
        <w:instrText xml:space="preserve"> REF _Ref325463943 </w:instrText>
      </w:r>
      <w:r w:rsidRPr="000615A5">
        <w:fldChar w:fldCharType="separate"/>
      </w:r>
      <w:r w:rsidR="00036893" w:rsidRPr="000615A5">
        <w:t xml:space="preserve">Table </w:t>
      </w:r>
      <w:r w:rsidR="00036893">
        <w:rPr>
          <w:noProof/>
        </w:rPr>
        <w:t>41</w:t>
      </w:r>
      <w:r w:rsidRPr="000615A5">
        <w:fldChar w:fldCharType="end"/>
      </w:r>
      <w:r w:rsidRPr="000615A5">
        <w:t>.</w:t>
      </w:r>
    </w:p>
    <w:p w14:paraId="62BD3846" w14:textId="098EF9A7" w:rsidR="00270E45" w:rsidRPr="000615A5" w:rsidRDefault="00270E45" w:rsidP="00833722">
      <w:pPr>
        <w:pStyle w:val="TABLE-title"/>
      </w:pPr>
      <w:bookmarkStart w:id="2749" w:name="_Ref325463943"/>
      <w:bookmarkStart w:id="2750" w:name="_Toc483857394"/>
      <w:r w:rsidRPr="000615A5">
        <w:t xml:space="preserve">Table </w:t>
      </w:r>
      <w:r w:rsidRPr="000615A5">
        <w:fldChar w:fldCharType="begin"/>
      </w:r>
      <w:r w:rsidRPr="000615A5">
        <w:instrText xml:space="preserve"> SEQ Table \* ARABIC </w:instrText>
      </w:r>
      <w:r w:rsidRPr="000615A5">
        <w:fldChar w:fldCharType="separate"/>
      </w:r>
      <w:r w:rsidR="00036893">
        <w:rPr>
          <w:noProof/>
        </w:rPr>
        <w:t>41</w:t>
      </w:r>
      <w:r w:rsidRPr="000615A5">
        <w:fldChar w:fldCharType="end"/>
      </w:r>
      <w:bookmarkEnd w:id="2749"/>
      <w:r w:rsidRPr="000615A5">
        <w:t xml:space="preserve"> – Work alert verb actions</w:t>
      </w:r>
      <w:bookmarkEnd w:id="27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6854"/>
      </w:tblGrid>
      <w:tr w:rsidR="00270E45" w:rsidRPr="009A72DF" w14:paraId="21470F58" w14:textId="77777777" w:rsidTr="009A72DF">
        <w:trPr>
          <w:tblHeader/>
        </w:trPr>
        <w:tc>
          <w:tcPr>
            <w:tcW w:w="2136" w:type="dxa"/>
            <w:shd w:val="clear" w:color="auto" w:fill="auto"/>
          </w:tcPr>
          <w:p w14:paraId="1024C500" w14:textId="77777777" w:rsidR="00270E45" w:rsidRPr="009A72DF" w:rsidRDefault="00270E45" w:rsidP="00C47497">
            <w:pPr>
              <w:pStyle w:val="TABLE-col-heading"/>
            </w:pPr>
            <w:r w:rsidRPr="009A72DF">
              <w:t>Work Alert ID</w:t>
            </w:r>
          </w:p>
        </w:tc>
        <w:tc>
          <w:tcPr>
            <w:tcW w:w="7042" w:type="dxa"/>
            <w:shd w:val="clear" w:color="auto" w:fill="auto"/>
            <w:vAlign w:val="center"/>
          </w:tcPr>
          <w:p w14:paraId="6DA6563B" w14:textId="77777777" w:rsidR="00270E45" w:rsidRPr="009A72DF" w:rsidRDefault="00270E45" w:rsidP="00C47497">
            <w:pPr>
              <w:pStyle w:val="TABLE-col-heading"/>
            </w:pPr>
            <w:r w:rsidRPr="009A72DF">
              <w:t>Verb action on noun</w:t>
            </w:r>
          </w:p>
        </w:tc>
      </w:tr>
      <w:tr w:rsidR="00270E45" w:rsidRPr="009A72DF" w14:paraId="6A2B7B20" w14:textId="77777777" w:rsidTr="009A72DF">
        <w:tc>
          <w:tcPr>
            <w:tcW w:w="2136" w:type="dxa"/>
            <w:shd w:val="clear" w:color="auto" w:fill="auto"/>
          </w:tcPr>
          <w:p w14:paraId="3E246AD3" w14:textId="77777777" w:rsidR="00270E45" w:rsidRPr="009A72DF" w:rsidRDefault="00270E45" w:rsidP="00C47497">
            <w:pPr>
              <w:pStyle w:val="TABLE-cell"/>
            </w:pPr>
            <w:r w:rsidRPr="009A72DF">
              <w:t>IDs specified</w:t>
            </w:r>
          </w:p>
        </w:tc>
        <w:tc>
          <w:tcPr>
            <w:tcW w:w="7042" w:type="dxa"/>
            <w:shd w:val="clear" w:color="auto" w:fill="auto"/>
          </w:tcPr>
          <w:p w14:paraId="162301EA"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Work Alert</w:t>
            </w:r>
            <w:r w:rsidRPr="009A72DF">
              <w:t xml:space="preserve"> that matches the IDs.</w:t>
            </w:r>
          </w:p>
          <w:p w14:paraId="580D18A4" w14:textId="77777777" w:rsidR="00270E45" w:rsidRPr="009A72DF" w:rsidRDefault="00270E45" w:rsidP="00C47497">
            <w:pPr>
              <w:pStyle w:val="TABLE-cell"/>
            </w:pPr>
            <w:r w:rsidRPr="009A72DF">
              <w:t xml:space="preserve">PROCESS: Shall define a request that the receiver is to add new </w:t>
            </w:r>
            <w:r w:rsidRPr="009A72DF">
              <w:rPr>
                <w:i/>
              </w:rPr>
              <w:t>Work Alerts</w:t>
            </w:r>
            <w:r w:rsidRPr="009A72DF">
              <w:t>.  Any assigned IDs are returned in the ACKNOWLEDGE message.</w:t>
            </w:r>
          </w:p>
          <w:p w14:paraId="097732FC"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Alerts</w:t>
            </w:r>
            <w:r w:rsidRPr="009A72DF">
              <w:t>.  A RESPOND message may be used to communicate agreement, disagreement, or changes made to the CHANGE message data.</w:t>
            </w:r>
          </w:p>
          <w:p w14:paraId="3CEB9423" w14:textId="77777777" w:rsidR="00270E45" w:rsidRPr="009A72DF" w:rsidRDefault="00270E45" w:rsidP="00C47497">
            <w:pPr>
              <w:pStyle w:val="TABLE-cell"/>
            </w:pPr>
            <w:r w:rsidRPr="009A72DF">
              <w:lastRenderedPageBreak/>
              <w:t xml:space="preserve">CANCEL: Shall define a request that the receiver is to cancel the specified attributes and contained elements of the </w:t>
            </w:r>
            <w:r w:rsidRPr="009A72DF">
              <w:rPr>
                <w:i/>
              </w:rPr>
              <w:t>Work Alerts</w:t>
            </w:r>
            <w:r w:rsidRPr="009A72DF">
              <w:t xml:space="preserve">. </w:t>
            </w:r>
          </w:p>
          <w:p w14:paraId="349ECB19"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Alerts</w:t>
            </w:r>
            <w:r w:rsidRPr="009A72DF">
              <w:t xml:space="preserve">. </w:t>
            </w:r>
          </w:p>
          <w:p w14:paraId="4AE24364"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Alerts</w:t>
            </w:r>
            <w:r w:rsidRPr="009A72DF">
              <w:t xml:space="preserve">. </w:t>
            </w:r>
          </w:p>
          <w:p w14:paraId="48657FD7" w14:textId="77777777" w:rsidR="009C2673" w:rsidRDefault="00270E45" w:rsidP="009C2673">
            <w:pPr>
              <w:pStyle w:val="TABLE-cell"/>
              <w:rPr>
                <w:ins w:id="2751" w:author="Dennis Brandl" w:date="2018-03-03T07:04:00Z"/>
              </w:rPr>
            </w:pPr>
            <w:r w:rsidRPr="009A72DF">
              <w:t xml:space="preserve">SYNC DELETE: Shall define a request that the receiver is to delete the specified </w:t>
            </w:r>
            <w:r w:rsidRPr="009A72DF">
              <w:rPr>
                <w:i/>
              </w:rPr>
              <w:t>Work Alerts</w:t>
            </w:r>
            <w:r w:rsidRPr="009A72DF">
              <w:t xml:space="preserve">. </w:t>
            </w:r>
          </w:p>
          <w:p w14:paraId="65402DD7" w14:textId="318A2519" w:rsidR="00270E45" w:rsidRPr="009A72DF" w:rsidRDefault="009C2673" w:rsidP="009C2673">
            <w:pPr>
              <w:pStyle w:val="TABLE-cell"/>
            </w:pPr>
            <w:ins w:id="2752" w:author="Dennis Brandl" w:date="2018-03-03T07:04:00Z">
              <w:r>
                <w:t xml:space="preserve">NOTIFY: Shall define the creation of a new </w:t>
              </w:r>
              <w:r>
                <w:rPr>
                  <w:i/>
                </w:rPr>
                <w:t>Work Alert</w:t>
              </w:r>
              <w:r>
                <w:t>.</w:t>
              </w:r>
            </w:ins>
          </w:p>
        </w:tc>
      </w:tr>
      <w:tr w:rsidR="00270E45" w:rsidRPr="009A72DF" w14:paraId="3E2BC387" w14:textId="77777777" w:rsidTr="009A72DF">
        <w:tc>
          <w:tcPr>
            <w:tcW w:w="2136" w:type="dxa"/>
            <w:shd w:val="clear" w:color="auto" w:fill="auto"/>
          </w:tcPr>
          <w:p w14:paraId="211F7BA7" w14:textId="77777777" w:rsidR="00270E45" w:rsidRPr="009A72DF" w:rsidRDefault="00270E45" w:rsidP="00C47497">
            <w:pPr>
              <w:pStyle w:val="TABLE-cell"/>
            </w:pPr>
            <w:r w:rsidRPr="009A72DF">
              <w:lastRenderedPageBreak/>
              <w:t>&lt;not specified&gt;</w:t>
            </w:r>
          </w:p>
        </w:tc>
        <w:tc>
          <w:tcPr>
            <w:tcW w:w="7042" w:type="dxa"/>
            <w:shd w:val="clear" w:color="auto" w:fill="auto"/>
          </w:tcPr>
          <w:p w14:paraId="4FD78744" w14:textId="67EC6AF0" w:rsidR="00270E45" w:rsidRPr="009A72DF" w:rsidRDefault="00270E45" w:rsidP="00C47497">
            <w:pPr>
              <w:pStyle w:val="TABLE-cell"/>
            </w:pPr>
            <w:r w:rsidRPr="009A72DF">
              <w:t xml:space="preserve">GET: Shall define a request that the receiver is to return, in a SHOW message, all attributes and contained elements of a </w:t>
            </w:r>
            <w:r w:rsidRPr="009A72DF">
              <w:rPr>
                <w:i/>
              </w:rPr>
              <w:t xml:space="preserve">Work Alert </w:t>
            </w:r>
            <w:r w:rsidRPr="009A72DF">
              <w:t xml:space="preserve">identified by the information specified in the GET message. See </w:t>
            </w:r>
            <w:fldSimple w:instr=" REF _Ref325464968  \* MERGEFORMAT ">
              <w:r w:rsidR="00036893" w:rsidRPr="000615A5">
                <w:t xml:space="preserve">Table </w:t>
              </w:r>
              <w:r w:rsidR="00036893">
                <w:t>42</w:t>
              </w:r>
            </w:fldSimple>
            <w:r w:rsidRPr="009A72DF">
              <w:t xml:space="preserve"> for details. </w:t>
            </w:r>
          </w:p>
          <w:p w14:paraId="1A6D0E20" w14:textId="77777777" w:rsidR="00270E45" w:rsidRPr="009A72DF" w:rsidRDefault="00270E45" w:rsidP="00C47497">
            <w:pPr>
              <w:pStyle w:val="TABLE-cell"/>
            </w:pPr>
            <w:r w:rsidRPr="009A72DF">
              <w:t xml:space="preserve">PROCESS: Shall define a request that the receiver is to add new </w:t>
            </w:r>
            <w:r w:rsidRPr="009A72DF">
              <w:rPr>
                <w:i/>
              </w:rPr>
              <w:t>Work Alerts</w:t>
            </w:r>
            <w:r w:rsidRPr="009A72DF">
              <w:t>.  Any assigned IDs are returned in the ACKNOWLEDGE message.</w:t>
            </w:r>
          </w:p>
          <w:p w14:paraId="64C3B3F8" w14:textId="77AA976E"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Alerts</w:t>
            </w:r>
            <w:r w:rsidRPr="009A72DF">
              <w:t xml:space="preserve"> identified by the information specified in the CHANGE message. See </w:t>
            </w:r>
            <w:fldSimple w:instr=" REF _Ref325464968  \* MERGEFORMAT ">
              <w:r w:rsidR="00036893" w:rsidRPr="000615A5">
                <w:t xml:space="preserve">Table </w:t>
              </w:r>
              <w:r w:rsidR="00036893">
                <w:t>42</w:t>
              </w:r>
            </w:fldSimple>
            <w:r w:rsidRPr="009A72DF">
              <w:t xml:space="preserve"> or details.  A RESPOND message may be used to communicate agreement, disagreement, or changes made to the CHANGE message data. </w:t>
            </w:r>
          </w:p>
          <w:p w14:paraId="42DC22D6" w14:textId="64633A9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Alerts</w:t>
            </w:r>
            <w:r w:rsidRPr="009A72DF">
              <w:t xml:space="preserve"> identified by the information specified in the CANCEL message. See </w:t>
            </w:r>
            <w:fldSimple w:instr=" REF _Ref325464968  \* MERGEFORMAT ">
              <w:r w:rsidR="00036893" w:rsidRPr="000615A5">
                <w:t xml:space="preserve">Table </w:t>
              </w:r>
              <w:r w:rsidR="00036893">
                <w:t>42</w:t>
              </w:r>
            </w:fldSimple>
            <w:r w:rsidRPr="009A72DF">
              <w:t xml:space="preserve"> for details.  </w:t>
            </w:r>
          </w:p>
          <w:p w14:paraId="12313B3F" w14:textId="16B5E542"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Alerts</w:t>
            </w:r>
            <w:r w:rsidRPr="009A72DF">
              <w:t xml:space="preserve"> identified by the information specified in the SYNC message. See </w:t>
            </w:r>
            <w:fldSimple w:instr=" REF _Ref325464968  \* MERGEFORMAT ">
              <w:r w:rsidR="00036893" w:rsidRPr="000615A5">
                <w:t xml:space="preserve">Table </w:t>
              </w:r>
              <w:r w:rsidR="00036893">
                <w:t>42</w:t>
              </w:r>
            </w:fldSimple>
            <w:r w:rsidRPr="009A72DF">
              <w:t xml:space="preserve"> for details.   </w:t>
            </w:r>
          </w:p>
          <w:p w14:paraId="05BA88A7" w14:textId="495F1C21" w:rsidR="00270E45" w:rsidRPr="009A72DF" w:rsidRDefault="00270E45" w:rsidP="00C47497">
            <w:pPr>
              <w:pStyle w:val="TABLE-cell"/>
            </w:pPr>
            <w:r w:rsidRPr="009A72DF">
              <w:t xml:space="preserve">SYNC CHANGE: Shall define a request that the receiver is to delete the specified attributes and contained elements of </w:t>
            </w:r>
            <w:r w:rsidRPr="009A72DF">
              <w:rPr>
                <w:i/>
              </w:rPr>
              <w:t>Work Alerts</w:t>
            </w:r>
            <w:r w:rsidRPr="009A72DF">
              <w:t xml:space="preserve"> identified by the information specified in the SYNC message. See </w:t>
            </w:r>
            <w:fldSimple w:instr=" REF _Ref325464968  \* MERGEFORMAT ">
              <w:r w:rsidR="00036893" w:rsidRPr="000615A5">
                <w:t xml:space="preserve">Table </w:t>
              </w:r>
              <w:r w:rsidR="00036893">
                <w:t>42</w:t>
              </w:r>
            </w:fldSimple>
            <w:r w:rsidRPr="009A72DF">
              <w:t xml:space="preserve"> for details. </w:t>
            </w:r>
          </w:p>
          <w:p w14:paraId="1F97BE93" w14:textId="77777777" w:rsidR="00270E45" w:rsidRDefault="00270E45" w:rsidP="00C47497">
            <w:pPr>
              <w:pStyle w:val="TABLE-cell"/>
              <w:rPr>
                <w:ins w:id="2753" w:author="Dennis Brandl" w:date="2018-03-03T07:04:00Z"/>
              </w:rPr>
            </w:pPr>
            <w:r w:rsidRPr="009A72DF">
              <w:t xml:space="preserve">SYNC DELETE: Shall define a request that the receiver is to delete the specified attributes and contained elements of </w:t>
            </w:r>
            <w:r w:rsidRPr="009A72DF">
              <w:rPr>
                <w:i/>
              </w:rPr>
              <w:t>Work Alerts</w:t>
            </w:r>
            <w:r w:rsidRPr="009A72DF">
              <w:t xml:space="preserve"> identified by the information specified in the SYNC message. See </w:t>
            </w:r>
            <w:fldSimple w:instr=" REF _Ref325464968  \* MERGEFORMAT ">
              <w:r w:rsidR="00036893" w:rsidRPr="000615A5">
                <w:t xml:space="preserve">Table </w:t>
              </w:r>
              <w:r w:rsidR="00036893">
                <w:t>42</w:t>
              </w:r>
            </w:fldSimple>
            <w:r w:rsidRPr="009A72DF">
              <w:t xml:space="preserve"> for details.</w:t>
            </w:r>
          </w:p>
          <w:p w14:paraId="60191AF3" w14:textId="3A1C5802" w:rsidR="009C2673" w:rsidRPr="009A72DF" w:rsidRDefault="009C2673" w:rsidP="00C47497">
            <w:pPr>
              <w:pStyle w:val="TABLE-cell"/>
            </w:pPr>
            <w:ins w:id="2754" w:author="Dennis Brandl" w:date="2018-03-03T07:04:00Z">
              <w:r>
                <w:t xml:space="preserve">NOTIFY: </w:t>
              </w:r>
            </w:ins>
            <w:ins w:id="2755" w:author="Dennis Brandl" w:date="2018-03-03T07:05:00Z">
              <w:r>
                <w:t>Error.</w:t>
              </w:r>
            </w:ins>
          </w:p>
        </w:tc>
      </w:tr>
      <w:tr w:rsidR="00270E45" w:rsidRPr="009A72DF" w14:paraId="70784D54" w14:textId="77777777" w:rsidTr="009A72DF">
        <w:tc>
          <w:tcPr>
            <w:tcW w:w="2136" w:type="dxa"/>
            <w:shd w:val="clear" w:color="auto" w:fill="auto"/>
          </w:tcPr>
          <w:p w14:paraId="2FF8F76C" w14:textId="77777777" w:rsidR="00270E45" w:rsidRPr="009A72DF" w:rsidRDefault="00270E45" w:rsidP="00C47497">
            <w:pPr>
              <w:pStyle w:val="TABLE-cell"/>
            </w:pPr>
            <w:r w:rsidRPr="009A72DF">
              <w:t>Wildcard specified</w:t>
            </w:r>
          </w:p>
        </w:tc>
        <w:tc>
          <w:tcPr>
            <w:tcW w:w="7042" w:type="dxa"/>
            <w:shd w:val="clear" w:color="auto" w:fill="auto"/>
          </w:tcPr>
          <w:p w14:paraId="7D38BADB"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Alerts </w:t>
            </w:r>
            <w:r w:rsidRPr="009A72DF">
              <w:t>that match the wildcard.</w:t>
            </w:r>
          </w:p>
          <w:p w14:paraId="04654E7C" w14:textId="77777777" w:rsidR="00270E45" w:rsidRPr="009A72DF" w:rsidRDefault="00270E45" w:rsidP="00C47497">
            <w:pPr>
              <w:pStyle w:val="TABLE-cell"/>
            </w:pPr>
            <w:r w:rsidRPr="009A72DF">
              <w:t>PROCESS: Error</w:t>
            </w:r>
          </w:p>
          <w:p w14:paraId="3D80A651" w14:textId="77777777" w:rsidR="00270E45" w:rsidRPr="009A72DF" w:rsidRDefault="00270E45" w:rsidP="00C47497">
            <w:pPr>
              <w:pStyle w:val="TABLE-cell"/>
            </w:pPr>
            <w:r w:rsidRPr="009A72DF">
              <w:t xml:space="preserve">CHANGE: Error. </w:t>
            </w:r>
          </w:p>
          <w:p w14:paraId="0B793EE8" w14:textId="77777777" w:rsidR="00270E45" w:rsidRPr="009A72DF" w:rsidRDefault="00270E45" w:rsidP="00C47497">
            <w:pPr>
              <w:pStyle w:val="TABLE-cell"/>
            </w:pPr>
            <w:r w:rsidRPr="009A72DF">
              <w:t xml:space="preserve">CANCEL: Shall define a request that the receiver is to cancel the specified </w:t>
            </w:r>
            <w:r w:rsidRPr="009A72DF">
              <w:rPr>
                <w:i/>
              </w:rPr>
              <w:t>Work Alerts</w:t>
            </w:r>
            <w:r w:rsidRPr="009A72DF">
              <w:t xml:space="preserve"> that match the wildcard. </w:t>
            </w:r>
          </w:p>
          <w:p w14:paraId="456EF6B7" w14:textId="77777777" w:rsidR="00270E45" w:rsidRPr="009A72DF" w:rsidRDefault="00270E45" w:rsidP="00C47497">
            <w:pPr>
              <w:pStyle w:val="TABLE-cell"/>
            </w:pPr>
            <w:r w:rsidRPr="009A72DF">
              <w:t xml:space="preserve">SYNC ADD: Error.   </w:t>
            </w:r>
          </w:p>
          <w:p w14:paraId="4CFB994E" w14:textId="77777777" w:rsidR="00270E45" w:rsidRPr="009A72DF" w:rsidRDefault="00270E45" w:rsidP="00C47497">
            <w:pPr>
              <w:pStyle w:val="TABLE-cell"/>
            </w:pPr>
            <w:r w:rsidRPr="009A72DF">
              <w:t xml:space="preserve">SYNC CHANGE: Error. </w:t>
            </w:r>
          </w:p>
          <w:p w14:paraId="6C691CC4" w14:textId="77777777" w:rsidR="00270E45" w:rsidRDefault="00270E45" w:rsidP="00C47497">
            <w:pPr>
              <w:pStyle w:val="TABLE-cell"/>
              <w:rPr>
                <w:ins w:id="2756" w:author="Dennis Brandl" w:date="2018-03-03T07:05:00Z"/>
              </w:rPr>
            </w:pPr>
            <w:r w:rsidRPr="009A72DF">
              <w:t xml:space="preserve">SYNC DELETE: Shall define a request that the receiver is to delete the specified </w:t>
            </w:r>
            <w:r w:rsidRPr="009A72DF">
              <w:rPr>
                <w:i/>
              </w:rPr>
              <w:t xml:space="preserve">Work Alerts </w:t>
            </w:r>
            <w:r w:rsidRPr="009A72DF">
              <w:t>that match the wildcard.</w:t>
            </w:r>
          </w:p>
          <w:p w14:paraId="6B352278" w14:textId="17817574" w:rsidR="009C2673" w:rsidRPr="009A72DF" w:rsidRDefault="009C2673" w:rsidP="00C47497">
            <w:pPr>
              <w:pStyle w:val="TABLE-cell"/>
            </w:pPr>
            <w:ins w:id="2757" w:author="Dennis Brandl" w:date="2018-03-03T07:05:00Z">
              <w:r>
                <w:t xml:space="preserve">NOTIFY: Error. </w:t>
              </w:r>
            </w:ins>
          </w:p>
        </w:tc>
      </w:tr>
    </w:tbl>
    <w:p w14:paraId="523B738B" w14:textId="77777777" w:rsidR="00270E45" w:rsidRPr="000615A5" w:rsidRDefault="00270E45" w:rsidP="00833722">
      <w:pPr>
        <w:pStyle w:val="NOTE"/>
      </w:pPr>
    </w:p>
    <w:p w14:paraId="4DCC8837" w14:textId="27550BBD" w:rsidR="00270E45" w:rsidRPr="000615A5" w:rsidRDefault="00270E45" w:rsidP="00833722">
      <w:pPr>
        <w:pStyle w:val="TABLE-title"/>
      </w:pPr>
      <w:bookmarkStart w:id="2758" w:name="_Ref325464968"/>
      <w:bookmarkStart w:id="2759" w:name="_Toc483857395"/>
      <w:r w:rsidRPr="000615A5">
        <w:t xml:space="preserve">Table </w:t>
      </w:r>
      <w:r w:rsidRPr="000615A5">
        <w:fldChar w:fldCharType="begin"/>
      </w:r>
      <w:r w:rsidRPr="000615A5">
        <w:instrText xml:space="preserve"> SEQ Table \* ARABIC </w:instrText>
      </w:r>
      <w:r w:rsidRPr="000615A5">
        <w:fldChar w:fldCharType="separate"/>
      </w:r>
      <w:r w:rsidR="00036893">
        <w:rPr>
          <w:noProof/>
        </w:rPr>
        <w:t>42</w:t>
      </w:r>
      <w:r w:rsidRPr="000615A5">
        <w:fldChar w:fldCharType="end"/>
      </w:r>
      <w:bookmarkEnd w:id="2758"/>
      <w:r w:rsidRPr="000615A5">
        <w:t xml:space="preserve"> – Work alert element definitions for GET verb</w:t>
      </w:r>
      <w:bookmarkEnd w:id="27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7"/>
        <w:gridCol w:w="6095"/>
      </w:tblGrid>
      <w:tr w:rsidR="00270E45" w:rsidRPr="009A72DF" w14:paraId="13D7A961" w14:textId="77777777" w:rsidTr="009A72DF">
        <w:trPr>
          <w:tblHeader/>
        </w:trPr>
        <w:tc>
          <w:tcPr>
            <w:tcW w:w="2970" w:type="dxa"/>
            <w:shd w:val="clear" w:color="auto" w:fill="auto"/>
          </w:tcPr>
          <w:p w14:paraId="3A929553" w14:textId="77777777" w:rsidR="00270E45" w:rsidRPr="009A72DF" w:rsidRDefault="00270E45" w:rsidP="00C47497">
            <w:pPr>
              <w:pStyle w:val="TABLE-col-heading"/>
            </w:pPr>
            <w:r w:rsidRPr="009A72DF">
              <w:t>Work Alert Element</w:t>
            </w:r>
          </w:p>
        </w:tc>
        <w:tc>
          <w:tcPr>
            <w:tcW w:w="6390" w:type="dxa"/>
            <w:shd w:val="clear" w:color="auto" w:fill="auto"/>
          </w:tcPr>
          <w:p w14:paraId="247767D9" w14:textId="77777777" w:rsidR="00270E45" w:rsidRPr="009A72DF" w:rsidRDefault="00270E45" w:rsidP="00C47497">
            <w:pPr>
              <w:pStyle w:val="TABLE-col-heading"/>
            </w:pPr>
            <w:r w:rsidRPr="009A72DF">
              <w:t>Returns</w:t>
            </w:r>
          </w:p>
        </w:tc>
      </w:tr>
      <w:tr w:rsidR="00270E45" w:rsidRPr="009A72DF" w14:paraId="0A3B8492" w14:textId="77777777" w:rsidTr="009A72DF">
        <w:tc>
          <w:tcPr>
            <w:tcW w:w="2970" w:type="dxa"/>
            <w:shd w:val="clear" w:color="auto" w:fill="auto"/>
          </w:tcPr>
          <w:p w14:paraId="5389B4E5" w14:textId="77777777" w:rsidR="00270E45" w:rsidRPr="009A72DF" w:rsidRDefault="00270E45" w:rsidP="00C47497">
            <w:pPr>
              <w:pStyle w:val="TABLE-cell"/>
            </w:pPr>
            <w:r w:rsidRPr="009A72DF">
              <w:t>Start Time</w:t>
            </w:r>
          </w:p>
        </w:tc>
        <w:tc>
          <w:tcPr>
            <w:tcW w:w="6390" w:type="dxa"/>
            <w:shd w:val="clear" w:color="auto" w:fill="auto"/>
          </w:tcPr>
          <w:p w14:paraId="64ED9A0B" w14:textId="77777777" w:rsidR="00270E45" w:rsidRPr="009A72DF" w:rsidRDefault="00270E45" w:rsidP="00C47497">
            <w:pPr>
              <w:pStyle w:val="TABLE-cell"/>
            </w:pPr>
            <w:r w:rsidRPr="009A72DF">
              <w:t xml:space="preserve">Specifies work alert information with Timestamps after, and including the start time.  If not specified then the responder selects the </w:t>
            </w:r>
            <w:r w:rsidRPr="009A72DF">
              <w:rPr>
                <w:i/>
              </w:rPr>
              <w:t>Start Time</w:t>
            </w:r>
            <w:r w:rsidRPr="009A72DF">
              <w:t>.</w:t>
            </w:r>
          </w:p>
        </w:tc>
      </w:tr>
      <w:tr w:rsidR="00270E45" w:rsidRPr="009A72DF" w14:paraId="0E2DF77A" w14:textId="77777777" w:rsidTr="009A72DF">
        <w:tc>
          <w:tcPr>
            <w:tcW w:w="2970" w:type="dxa"/>
            <w:shd w:val="clear" w:color="auto" w:fill="auto"/>
          </w:tcPr>
          <w:p w14:paraId="28599016" w14:textId="77777777" w:rsidR="00270E45" w:rsidRPr="009A72DF" w:rsidRDefault="00270E45" w:rsidP="00C47497">
            <w:pPr>
              <w:pStyle w:val="TABLE-cell"/>
            </w:pPr>
            <w:r w:rsidRPr="009A72DF">
              <w:t>End Time</w:t>
            </w:r>
          </w:p>
        </w:tc>
        <w:tc>
          <w:tcPr>
            <w:tcW w:w="6390" w:type="dxa"/>
            <w:shd w:val="clear" w:color="auto" w:fill="auto"/>
          </w:tcPr>
          <w:p w14:paraId="0EF95491" w14:textId="77777777" w:rsidR="00270E45" w:rsidRPr="009A72DF" w:rsidRDefault="00270E45" w:rsidP="00C47497">
            <w:pPr>
              <w:pStyle w:val="TABLE-cell"/>
            </w:pPr>
            <w:r w:rsidRPr="009A72DF">
              <w:t xml:space="preserve">Specifies work alert information with Timestamps before, and including, the end time.  If not specified then the responder selects the </w:t>
            </w:r>
            <w:r w:rsidRPr="009A72DF">
              <w:rPr>
                <w:i/>
              </w:rPr>
              <w:t>End Time</w:t>
            </w:r>
            <w:r w:rsidRPr="009A72DF">
              <w:t>.</w:t>
            </w:r>
          </w:p>
        </w:tc>
      </w:tr>
      <w:tr w:rsidR="00270E45" w:rsidRPr="009A72DF" w14:paraId="5690ACC2" w14:textId="77777777" w:rsidTr="009A72DF">
        <w:tc>
          <w:tcPr>
            <w:tcW w:w="2970" w:type="dxa"/>
            <w:shd w:val="clear" w:color="auto" w:fill="auto"/>
          </w:tcPr>
          <w:p w14:paraId="147BAAA9" w14:textId="77777777" w:rsidR="00270E45" w:rsidRPr="009A72DF" w:rsidRDefault="00270E45" w:rsidP="00C47497">
            <w:pPr>
              <w:pStyle w:val="TABLE-cell"/>
            </w:pPr>
            <w:r w:rsidRPr="009A72DF">
              <w:t>Hierarchy Scope</w:t>
            </w:r>
          </w:p>
        </w:tc>
        <w:tc>
          <w:tcPr>
            <w:tcW w:w="6390" w:type="dxa"/>
            <w:shd w:val="clear" w:color="auto" w:fill="auto"/>
          </w:tcPr>
          <w:p w14:paraId="674ED6BB" w14:textId="77777777" w:rsidR="00270E45" w:rsidRPr="009A72DF" w:rsidRDefault="00270E45" w:rsidP="00C47497">
            <w:pPr>
              <w:pStyle w:val="TABLE-cell"/>
            </w:pPr>
            <w:r w:rsidRPr="009A72DF">
              <w:t xml:space="preserve">Specifies work alert information for the specified scope in the role based equipment hierarchal. (e.g. A process cell, work center, production line, area, site, …). If not specified then the responder selects the </w:t>
            </w:r>
            <w:r w:rsidRPr="009A72DF">
              <w:rPr>
                <w:i/>
              </w:rPr>
              <w:t>Hierarchy Scope</w:t>
            </w:r>
            <w:r w:rsidRPr="009A72DF">
              <w:t xml:space="preserve">. </w:t>
            </w:r>
          </w:p>
        </w:tc>
      </w:tr>
      <w:tr w:rsidR="00270E45" w:rsidRPr="009A72DF" w14:paraId="6813A905" w14:textId="77777777" w:rsidTr="009A72DF">
        <w:tc>
          <w:tcPr>
            <w:tcW w:w="2970" w:type="dxa"/>
            <w:shd w:val="clear" w:color="auto" w:fill="auto"/>
          </w:tcPr>
          <w:p w14:paraId="07406CBD" w14:textId="77777777" w:rsidR="00270E45" w:rsidRPr="009A72DF" w:rsidRDefault="00270E45" w:rsidP="00C47497">
            <w:pPr>
              <w:pStyle w:val="TABLE-cell"/>
            </w:pPr>
            <w:r w:rsidRPr="009A72DF">
              <w:t>Priority</w:t>
            </w:r>
          </w:p>
        </w:tc>
        <w:tc>
          <w:tcPr>
            <w:tcW w:w="6390" w:type="dxa"/>
            <w:shd w:val="clear" w:color="auto" w:fill="auto"/>
          </w:tcPr>
          <w:p w14:paraId="4D985578" w14:textId="77777777" w:rsidR="00270E45" w:rsidRPr="009A72DF" w:rsidRDefault="00270E45" w:rsidP="00C47497">
            <w:pPr>
              <w:pStyle w:val="TABLE-cell"/>
            </w:pPr>
            <w:r w:rsidRPr="009A72DF">
              <w:t>Specifies work alert information for the specified priority. If not specified then the responder returns all priority alerts.</w:t>
            </w:r>
          </w:p>
        </w:tc>
      </w:tr>
      <w:tr w:rsidR="00270E45" w:rsidRPr="009A72DF" w14:paraId="08376F7A" w14:textId="77777777" w:rsidTr="009A72DF">
        <w:tc>
          <w:tcPr>
            <w:tcW w:w="2970" w:type="dxa"/>
            <w:shd w:val="clear" w:color="auto" w:fill="auto"/>
          </w:tcPr>
          <w:p w14:paraId="55480925" w14:textId="77777777" w:rsidR="00270E45" w:rsidRPr="009A72DF" w:rsidRDefault="00270E45" w:rsidP="00C47497">
            <w:pPr>
              <w:pStyle w:val="TABLE-cell"/>
            </w:pPr>
            <w:r w:rsidRPr="009A72DF">
              <w:t>Category</w:t>
            </w:r>
          </w:p>
        </w:tc>
        <w:tc>
          <w:tcPr>
            <w:tcW w:w="6390" w:type="dxa"/>
            <w:shd w:val="clear" w:color="auto" w:fill="auto"/>
          </w:tcPr>
          <w:p w14:paraId="4793B299" w14:textId="77777777" w:rsidR="00270E45" w:rsidRPr="009A72DF" w:rsidRDefault="00270E45" w:rsidP="00C47497">
            <w:pPr>
              <w:pStyle w:val="TABLE-cell"/>
            </w:pPr>
            <w:r w:rsidRPr="009A72DF">
              <w:t>Specifies work alert information for the specified category. If not specified then the responder returns all category alerts.</w:t>
            </w:r>
          </w:p>
        </w:tc>
      </w:tr>
    </w:tbl>
    <w:p w14:paraId="51BC5145" w14:textId="77777777" w:rsidR="00270E45" w:rsidRPr="000615A5" w:rsidRDefault="00270E45" w:rsidP="00833722">
      <w:pPr>
        <w:pStyle w:val="NOTE"/>
      </w:pPr>
    </w:p>
    <w:p w14:paraId="5236A7A8" w14:textId="77777777" w:rsidR="00270E45" w:rsidRPr="000615A5" w:rsidRDefault="00270E45" w:rsidP="00833722">
      <w:pPr>
        <w:pStyle w:val="Heading2"/>
      </w:pPr>
      <w:bookmarkStart w:id="2760" w:name="_Toc507944933"/>
      <w:r w:rsidRPr="000615A5">
        <w:lastRenderedPageBreak/>
        <w:t>Work calendar</w:t>
      </w:r>
      <w:bookmarkEnd w:id="2760"/>
    </w:p>
    <w:p w14:paraId="15CAC7D4" w14:textId="77777777" w:rsidR="00270E45" w:rsidRPr="000615A5" w:rsidRDefault="00270E45" w:rsidP="00833722">
      <w:pPr>
        <w:pStyle w:val="Heading3"/>
      </w:pPr>
      <w:bookmarkStart w:id="2761" w:name="_Toc507944934"/>
      <w:r w:rsidRPr="000615A5">
        <w:t>Work calendar elements</w:t>
      </w:r>
      <w:bookmarkEnd w:id="2761"/>
    </w:p>
    <w:p w14:paraId="1F60C3CB" w14:textId="5336D60B" w:rsidR="00270E45" w:rsidRPr="000615A5" w:rsidRDefault="00270E45" w:rsidP="00270E45">
      <w:pPr>
        <w:pStyle w:val="PARAGRAPH"/>
      </w:pPr>
      <w:r w:rsidRPr="000615A5">
        <w:t xml:space="preserve">The message definitions assume that Work Calendar information may be accessed from two starting points; a </w:t>
      </w:r>
      <w:r w:rsidRPr="009A72DF">
        <w:rPr>
          <w:i/>
        </w:rPr>
        <w:t>Work Calendar Definition</w:t>
      </w:r>
      <w:r w:rsidRPr="000615A5">
        <w:t xml:space="preserve"> and a </w:t>
      </w:r>
      <w:r w:rsidRPr="009A72DF">
        <w:rPr>
          <w:i/>
        </w:rPr>
        <w:t>Work Calendar</w:t>
      </w:r>
      <w:r w:rsidRPr="000615A5">
        <w:t xml:space="preserve">, as identified by the dotted collection in </w:t>
      </w:r>
      <w:r w:rsidRPr="000615A5">
        <w:fldChar w:fldCharType="begin"/>
      </w:r>
      <w:r w:rsidRPr="000615A5">
        <w:instrText xml:space="preserve"> REF _Ref415035968 </w:instrText>
      </w:r>
      <w:r w:rsidRPr="000615A5">
        <w:fldChar w:fldCharType="separate"/>
      </w:r>
      <w:r w:rsidR="00181DCD" w:rsidRPr="000615A5">
        <w:t xml:space="preserve">Figure </w:t>
      </w:r>
      <w:r w:rsidR="00181DCD">
        <w:rPr>
          <w:noProof/>
        </w:rPr>
        <w:t>30</w:t>
      </w:r>
      <w:r w:rsidRPr="000615A5">
        <w:fldChar w:fldCharType="end"/>
      </w:r>
      <w:r w:rsidRPr="000615A5">
        <w:t>.</w:t>
      </w:r>
    </w:p>
    <w:p w14:paraId="5E4409ED" w14:textId="45A43396" w:rsidR="00270E45" w:rsidRPr="000615A5" w:rsidRDefault="00972D62" w:rsidP="00270E45">
      <w:pPr>
        <w:pStyle w:val="FIGURE"/>
      </w:pPr>
      <w:ins w:id="2762" w:author="Dennis Brandl" w:date="2018-03-05T16:21:00Z">
        <w:r w:rsidRPr="00972D62">
          <w:drawing>
            <wp:inline distT="0" distB="0" distL="0" distR="0" wp14:anchorId="20A6D59E" wp14:editId="1129A90A">
              <wp:extent cx="5759450" cy="326269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450" cy="3262698"/>
                      </a:xfrm>
                      <a:prstGeom prst="rect">
                        <a:avLst/>
                      </a:prstGeom>
                      <a:noFill/>
                      <a:ln>
                        <a:noFill/>
                      </a:ln>
                    </pic:spPr>
                  </pic:pic>
                </a:graphicData>
              </a:graphic>
            </wp:inline>
          </w:drawing>
        </w:r>
      </w:ins>
    </w:p>
    <w:p w14:paraId="733DB85D" w14:textId="79BE336B" w:rsidR="00270E45" w:rsidRPr="000615A5" w:rsidRDefault="00270E45" w:rsidP="00833722">
      <w:pPr>
        <w:pStyle w:val="FIGURE-title"/>
      </w:pPr>
      <w:bookmarkStart w:id="2763" w:name="_Ref415035968"/>
      <w:bookmarkStart w:id="2764" w:name="_Toc507944737"/>
      <w:r w:rsidRPr="000615A5">
        <w:t xml:space="preserve">Figure </w:t>
      </w:r>
      <w:r w:rsidRPr="000615A5">
        <w:fldChar w:fldCharType="begin"/>
      </w:r>
      <w:r w:rsidRPr="000615A5">
        <w:instrText xml:space="preserve"> SEQ Figure \* ARABIC </w:instrText>
      </w:r>
      <w:r w:rsidRPr="000615A5">
        <w:fldChar w:fldCharType="separate"/>
      </w:r>
      <w:r w:rsidR="00181DCD">
        <w:rPr>
          <w:noProof/>
        </w:rPr>
        <w:t>30</w:t>
      </w:r>
      <w:r w:rsidRPr="000615A5">
        <w:fldChar w:fldCharType="end"/>
      </w:r>
      <w:bookmarkEnd w:id="2763"/>
      <w:r w:rsidRPr="000615A5">
        <w:t xml:space="preserve"> </w:t>
      </w:r>
      <w:r w:rsidR="00DB1007">
        <w:t>–</w:t>
      </w:r>
      <w:r w:rsidRPr="000615A5">
        <w:t xml:space="preserve"> Object grouping for the work calendar model</w:t>
      </w:r>
      <w:bookmarkEnd w:id="2764"/>
    </w:p>
    <w:p w14:paraId="463EF80A" w14:textId="77777777" w:rsidR="00270E45" w:rsidRPr="000615A5" w:rsidRDefault="00270E45" w:rsidP="00833722">
      <w:pPr>
        <w:pStyle w:val="Heading3"/>
      </w:pPr>
      <w:bookmarkStart w:id="2765" w:name="_Toc483855585"/>
      <w:bookmarkStart w:id="2766" w:name="_Toc483856110"/>
      <w:bookmarkStart w:id="2767" w:name="_Toc483857201"/>
      <w:bookmarkStart w:id="2768" w:name="_Toc507944935"/>
      <w:bookmarkEnd w:id="2765"/>
      <w:bookmarkEnd w:id="2766"/>
      <w:bookmarkEnd w:id="2767"/>
      <w:r w:rsidRPr="000615A5">
        <w:t>Work calendar definition verbs</w:t>
      </w:r>
      <w:bookmarkEnd w:id="2768"/>
    </w:p>
    <w:p w14:paraId="78BE8447" w14:textId="591E5854"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calendar definition</w:t>
      </w:r>
      <w:r w:rsidR="00270E45" w:rsidRPr="000615A5">
        <w:t xml:space="preserve"> noun.   </w:t>
      </w:r>
    </w:p>
    <w:p w14:paraId="3FE5802B" w14:textId="77777777" w:rsidR="00270E45" w:rsidRPr="000615A5" w:rsidRDefault="00270E45" w:rsidP="00833722">
      <w:pPr>
        <w:pStyle w:val="Heading3"/>
      </w:pPr>
      <w:bookmarkStart w:id="2769" w:name="_Toc507944936"/>
      <w:r w:rsidRPr="000615A5">
        <w:t>Work calendar definition actions</w:t>
      </w:r>
      <w:bookmarkEnd w:id="2769"/>
    </w:p>
    <w:p w14:paraId="6272CC82" w14:textId="4383A88E" w:rsidR="00270E45" w:rsidRPr="000615A5" w:rsidRDefault="00270E45" w:rsidP="00270E45">
      <w:pPr>
        <w:pStyle w:val="PARAGRAPH"/>
      </w:pPr>
      <w:r w:rsidRPr="000615A5">
        <w:t xml:space="preserve">The actions performed on a </w:t>
      </w:r>
      <w:r w:rsidRPr="009A72DF">
        <w:rPr>
          <w:i/>
        </w:rPr>
        <w:t>work calendar definition</w:t>
      </w:r>
      <w:r w:rsidRPr="000615A5">
        <w:t xml:space="preserve"> </w:t>
      </w:r>
      <w:r>
        <w:t>noun are defined in</w:t>
      </w:r>
      <w:r w:rsidRPr="000615A5">
        <w:t xml:space="preserve"> </w:t>
      </w:r>
      <w:r w:rsidRPr="000615A5">
        <w:fldChar w:fldCharType="begin"/>
      </w:r>
      <w:r w:rsidRPr="000615A5">
        <w:instrText xml:space="preserve"> REF _Ref407629051 </w:instrText>
      </w:r>
      <w:r w:rsidRPr="000615A5">
        <w:fldChar w:fldCharType="separate"/>
      </w:r>
      <w:r w:rsidR="00036893" w:rsidRPr="000615A5">
        <w:t xml:space="preserve">Table </w:t>
      </w:r>
      <w:r w:rsidR="00036893">
        <w:rPr>
          <w:noProof/>
        </w:rPr>
        <w:t>43</w:t>
      </w:r>
      <w:r w:rsidRPr="000615A5">
        <w:fldChar w:fldCharType="end"/>
      </w:r>
      <w:r w:rsidRPr="000615A5">
        <w:t>.</w:t>
      </w:r>
    </w:p>
    <w:p w14:paraId="691C7DBA" w14:textId="2CE6326B" w:rsidR="00270E45" w:rsidRPr="000615A5" w:rsidRDefault="00270E45" w:rsidP="00833722">
      <w:pPr>
        <w:pStyle w:val="TABLE-title"/>
      </w:pPr>
      <w:bookmarkStart w:id="2770" w:name="_Ref407629051"/>
      <w:bookmarkStart w:id="2771" w:name="_Toc483857396"/>
      <w:r w:rsidRPr="000615A5">
        <w:t xml:space="preserve">Table </w:t>
      </w:r>
      <w:r w:rsidRPr="000615A5">
        <w:fldChar w:fldCharType="begin"/>
      </w:r>
      <w:r w:rsidRPr="000615A5">
        <w:instrText xml:space="preserve"> SEQ Table \* ARABIC </w:instrText>
      </w:r>
      <w:r w:rsidRPr="000615A5">
        <w:fldChar w:fldCharType="separate"/>
      </w:r>
      <w:r w:rsidR="00036893">
        <w:rPr>
          <w:noProof/>
        </w:rPr>
        <w:t>43</w:t>
      </w:r>
      <w:r w:rsidRPr="000615A5">
        <w:fldChar w:fldCharType="end"/>
      </w:r>
      <w:bookmarkEnd w:id="2770"/>
      <w:r w:rsidRPr="000615A5">
        <w:t xml:space="preserve"> – Work </w:t>
      </w:r>
      <w:r w:rsidR="00A34ACE" w:rsidRPr="000615A5">
        <w:t>calendar</w:t>
      </w:r>
      <w:r w:rsidRPr="000615A5">
        <w:t xml:space="preserve"> definition verb actions</w:t>
      </w:r>
      <w:bookmarkEnd w:id="27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6854"/>
      </w:tblGrid>
      <w:tr w:rsidR="00270E45" w:rsidRPr="009A72DF" w14:paraId="4674AB33" w14:textId="77777777" w:rsidTr="009A72DF">
        <w:trPr>
          <w:tblHeader/>
        </w:trPr>
        <w:tc>
          <w:tcPr>
            <w:tcW w:w="2136" w:type="dxa"/>
            <w:shd w:val="clear" w:color="auto" w:fill="auto"/>
          </w:tcPr>
          <w:p w14:paraId="051034FF" w14:textId="77777777" w:rsidR="00270E45" w:rsidRPr="009A72DF" w:rsidRDefault="00270E45" w:rsidP="00C47497">
            <w:pPr>
              <w:pStyle w:val="TABLE-col-heading"/>
            </w:pPr>
            <w:r w:rsidRPr="009A72DF">
              <w:t>Work Calendar Definition ID</w:t>
            </w:r>
          </w:p>
        </w:tc>
        <w:tc>
          <w:tcPr>
            <w:tcW w:w="7042" w:type="dxa"/>
            <w:shd w:val="clear" w:color="auto" w:fill="auto"/>
            <w:vAlign w:val="center"/>
          </w:tcPr>
          <w:p w14:paraId="59CDC7BE" w14:textId="77777777" w:rsidR="00270E45" w:rsidRPr="009A72DF" w:rsidRDefault="00270E45" w:rsidP="00C47497">
            <w:pPr>
              <w:pStyle w:val="TABLE-col-heading"/>
            </w:pPr>
            <w:r w:rsidRPr="009A72DF">
              <w:t>Verb action on noun</w:t>
            </w:r>
          </w:p>
        </w:tc>
      </w:tr>
      <w:tr w:rsidR="00270E45" w:rsidRPr="009A72DF" w14:paraId="13244F1B" w14:textId="77777777" w:rsidTr="009A72DF">
        <w:tc>
          <w:tcPr>
            <w:tcW w:w="2136" w:type="dxa"/>
            <w:shd w:val="clear" w:color="auto" w:fill="auto"/>
          </w:tcPr>
          <w:p w14:paraId="04D8A1F1" w14:textId="77777777" w:rsidR="00270E45" w:rsidRPr="009A72DF" w:rsidRDefault="00270E45" w:rsidP="00C47497">
            <w:pPr>
              <w:pStyle w:val="TABLE-cell"/>
            </w:pPr>
            <w:r w:rsidRPr="009A72DF">
              <w:t>IDs specified</w:t>
            </w:r>
          </w:p>
        </w:tc>
        <w:tc>
          <w:tcPr>
            <w:tcW w:w="7042" w:type="dxa"/>
            <w:shd w:val="clear" w:color="auto" w:fill="auto"/>
          </w:tcPr>
          <w:p w14:paraId="05C948EF"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Work Calendar Definition</w:t>
            </w:r>
            <w:r w:rsidRPr="009A72DF">
              <w:t xml:space="preserve"> that matches the IDs.</w:t>
            </w:r>
          </w:p>
          <w:p w14:paraId="15FFBD03" w14:textId="77777777" w:rsidR="00270E45" w:rsidRPr="009A72DF" w:rsidRDefault="00270E45" w:rsidP="00C47497">
            <w:pPr>
              <w:pStyle w:val="TABLE-cell"/>
            </w:pPr>
            <w:r w:rsidRPr="009A72DF">
              <w:t xml:space="preserve">PROCESS: Shall define a request that the receiver is to add new </w:t>
            </w:r>
            <w:r w:rsidRPr="009A72DF">
              <w:rPr>
                <w:i/>
              </w:rPr>
              <w:t>Work Calendar Definitions</w:t>
            </w:r>
            <w:r w:rsidRPr="009A72DF">
              <w:t>.  Any assigned IDs are returned in the ACKNOWLEDGE message.</w:t>
            </w:r>
          </w:p>
          <w:p w14:paraId="0F02DACF"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Calendar Definitions</w:t>
            </w:r>
            <w:r w:rsidRPr="009A72DF">
              <w:t>.  A RESPOND message may be used to communicate agreement, disagreement, or changes made to the CHANGE message data.</w:t>
            </w:r>
          </w:p>
          <w:p w14:paraId="7B90EBF2"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Calendar Definitions</w:t>
            </w:r>
            <w:r w:rsidRPr="009A72DF">
              <w:t xml:space="preserve">. </w:t>
            </w:r>
          </w:p>
          <w:p w14:paraId="01B89E53"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Calendar Definitions</w:t>
            </w:r>
            <w:r w:rsidRPr="009A72DF">
              <w:t xml:space="preserve">. </w:t>
            </w:r>
          </w:p>
          <w:p w14:paraId="229E8FED"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Calendar Definitions</w:t>
            </w:r>
            <w:r w:rsidRPr="009A72DF">
              <w:t xml:space="preserve">. </w:t>
            </w:r>
          </w:p>
          <w:p w14:paraId="5C83AC7E" w14:textId="77777777" w:rsidR="009C2673" w:rsidRDefault="00270E45" w:rsidP="009C2673">
            <w:pPr>
              <w:pStyle w:val="TABLE-cell"/>
              <w:rPr>
                <w:ins w:id="2772" w:author="Dennis Brandl" w:date="2018-03-03T07:05:00Z"/>
              </w:rPr>
            </w:pPr>
            <w:r w:rsidRPr="009A72DF">
              <w:t xml:space="preserve">SYNC DELETE: Shall define a request that the receiver is to delete the specified </w:t>
            </w:r>
            <w:r w:rsidRPr="009A72DF">
              <w:rPr>
                <w:i/>
              </w:rPr>
              <w:t>Work Calendar Definitions</w:t>
            </w:r>
            <w:r w:rsidRPr="009A72DF">
              <w:t xml:space="preserve">. </w:t>
            </w:r>
          </w:p>
          <w:p w14:paraId="38042C4D" w14:textId="37D2BDF6" w:rsidR="00270E45" w:rsidRPr="009A72DF" w:rsidRDefault="009C2673" w:rsidP="009C2673">
            <w:pPr>
              <w:pStyle w:val="TABLE-cell"/>
            </w:pPr>
            <w:ins w:id="2773" w:author="Dennis Brandl" w:date="2018-03-03T07:05:00Z">
              <w:r>
                <w:t xml:space="preserve">NOTIFY: Shall define the creation of a new </w:t>
              </w:r>
              <w:r>
                <w:rPr>
                  <w:i/>
                </w:rPr>
                <w:t>Work Calendar Definition</w:t>
              </w:r>
              <w:r>
                <w:t>.</w:t>
              </w:r>
            </w:ins>
          </w:p>
        </w:tc>
      </w:tr>
      <w:tr w:rsidR="00270E45" w:rsidRPr="009A72DF" w14:paraId="33FABE37" w14:textId="77777777" w:rsidTr="009A72DF">
        <w:tc>
          <w:tcPr>
            <w:tcW w:w="2136" w:type="dxa"/>
            <w:shd w:val="clear" w:color="auto" w:fill="auto"/>
          </w:tcPr>
          <w:p w14:paraId="72FB7D12" w14:textId="77777777" w:rsidR="00270E45" w:rsidRPr="009A72DF" w:rsidRDefault="00270E45" w:rsidP="00C47497">
            <w:pPr>
              <w:pStyle w:val="TABLE-cell"/>
            </w:pPr>
            <w:r w:rsidRPr="009A72DF">
              <w:t>&lt;not specified&gt;</w:t>
            </w:r>
          </w:p>
        </w:tc>
        <w:tc>
          <w:tcPr>
            <w:tcW w:w="7042" w:type="dxa"/>
            <w:shd w:val="clear" w:color="auto" w:fill="auto"/>
          </w:tcPr>
          <w:p w14:paraId="34FA1992" w14:textId="77777777" w:rsidR="00270E45" w:rsidRPr="009A72DF" w:rsidRDefault="00270E45" w:rsidP="00C47497">
            <w:pPr>
              <w:pStyle w:val="TABLE-cell"/>
            </w:pPr>
            <w:r w:rsidRPr="009A72DF">
              <w:t xml:space="preserve">GET: Error. </w:t>
            </w:r>
          </w:p>
          <w:p w14:paraId="79B3BD98" w14:textId="56636890" w:rsidR="00270E45" w:rsidRPr="009A72DF" w:rsidRDefault="00270E45" w:rsidP="00C47497">
            <w:pPr>
              <w:pStyle w:val="TABLE-cell"/>
            </w:pPr>
            <w:r w:rsidRPr="009A72DF">
              <w:lastRenderedPageBreak/>
              <w:t xml:space="preserve">PROCESS: Shall define a request that the receiver is to add new </w:t>
            </w:r>
            <w:r w:rsidRPr="009A72DF">
              <w:rPr>
                <w:i/>
              </w:rPr>
              <w:t>Work Calendar Definitions</w:t>
            </w:r>
            <w:r w:rsidRPr="009A72DF">
              <w:t>.  Any assigned IDs are returned in the ACKNOWLEDGE message..</w:t>
            </w:r>
          </w:p>
          <w:p w14:paraId="7F7D5BF6" w14:textId="77777777" w:rsidR="00270E45" w:rsidRPr="009A72DF" w:rsidRDefault="00270E45" w:rsidP="00C47497">
            <w:pPr>
              <w:pStyle w:val="TABLE-cell"/>
            </w:pPr>
            <w:r w:rsidRPr="009A72DF">
              <w:t xml:space="preserve">CHANGE: Error. </w:t>
            </w:r>
          </w:p>
          <w:p w14:paraId="073DF45E" w14:textId="77777777" w:rsidR="00270E45" w:rsidRPr="009A72DF" w:rsidRDefault="00270E45" w:rsidP="00C47497">
            <w:pPr>
              <w:pStyle w:val="TABLE-cell"/>
            </w:pPr>
            <w:r w:rsidRPr="009A72DF">
              <w:t xml:space="preserve">CANCEL: Error.  </w:t>
            </w:r>
          </w:p>
          <w:p w14:paraId="6ED46155" w14:textId="77777777" w:rsidR="00270E45" w:rsidRPr="009A72DF" w:rsidRDefault="00270E45" w:rsidP="00C47497">
            <w:pPr>
              <w:pStyle w:val="TABLE-cell"/>
            </w:pPr>
            <w:r w:rsidRPr="009A72DF">
              <w:t xml:space="preserve">SYNC ADD: Error.   </w:t>
            </w:r>
          </w:p>
          <w:p w14:paraId="64A6FA01" w14:textId="77777777" w:rsidR="00270E45" w:rsidRPr="009A72DF" w:rsidRDefault="00270E45" w:rsidP="00C47497">
            <w:pPr>
              <w:pStyle w:val="TABLE-cell"/>
            </w:pPr>
            <w:r w:rsidRPr="009A72DF">
              <w:t xml:space="preserve">SYNC CHANGE: Error. </w:t>
            </w:r>
          </w:p>
          <w:p w14:paraId="2ACE4AC7" w14:textId="77777777" w:rsidR="00270E45" w:rsidRDefault="00270E45" w:rsidP="00C47497">
            <w:pPr>
              <w:pStyle w:val="TABLE-cell"/>
              <w:rPr>
                <w:ins w:id="2774" w:author="Dennis Brandl" w:date="2018-03-03T07:05:00Z"/>
              </w:rPr>
            </w:pPr>
            <w:r w:rsidRPr="009A72DF">
              <w:t>SYNC DELETE: Error.</w:t>
            </w:r>
          </w:p>
          <w:p w14:paraId="74D1E994" w14:textId="471787EA" w:rsidR="009C2673" w:rsidRPr="009A72DF" w:rsidRDefault="009C2673" w:rsidP="00C47497">
            <w:pPr>
              <w:pStyle w:val="TABLE-cell"/>
            </w:pPr>
            <w:ins w:id="2775" w:author="Dennis Brandl" w:date="2018-03-03T07:05:00Z">
              <w:r>
                <w:t>NOTIFY: Error.</w:t>
              </w:r>
            </w:ins>
          </w:p>
        </w:tc>
      </w:tr>
      <w:tr w:rsidR="00270E45" w:rsidRPr="009A72DF" w14:paraId="66B473F4" w14:textId="77777777" w:rsidTr="009A72DF">
        <w:tc>
          <w:tcPr>
            <w:tcW w:w="2136" w:type="dxa"/>
            <w:shd w:val="clear" w:color="auto" w:fill="auto"/>
          </w:tcPr>
          <w:p w14:paraId="356009BD" w14:textId="77777777" w:rsidR="00270E45" w:rsidRPr="009A72DF" w:rsidRDefault="00270E45" w:rsidP="00C47497">
            <w:pPr>
              <w:pStyle w:val="TABLE-cell"/>
            </w:pPr>
            <w:r w:rsidRPr="009A72DF">
              <w:lastRenderedPageBreak/>
              <w:t>Wildcard specified</w:t>
            </w:r>
          </w:p>
        </w:tc>
        <w:tc>
          <w:tcPr>
            <w:tcW w:w="7042" w:type="dxa"/>
            <w:shd w:val="clear" w:color="auto" w:fill="auto"/>
          </w:tcPr>
          <w:p w14:paraId="4062759F"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Calendar Definitions </w:t>
            </w:r>
            <w:r w:rsidRPr="009A72DF">
              <w:t>that match the wildcard.</w:t>
            </w:r>
          </w:p>
          <w:p w14:paraId="1C472610" w14:textId="77777777" w:rsidR="00270E45" w:rsidRPr="009A72DF" w:rsidRDefault="00270E45" w:rsidP="00C47497">
            <w:pPr>
              <w:pStyle w:val="TABLE-cell"/>
            </w:pPr>
            <w:r w:rsidRPr="009A72DF">
              <w:t>PROCESS: Error</w:t>
            </w:r>
          </w:p>
          <w:p w14:paraId="708BEA5C" w14:textId="77777777" w:rsidR="00270E45" w:rsidRPr="009A72DF" w:rsidRDefault="00270E45" w:rsidP="00C47497">
            <w:pPr>
              <w:pStyle w:val="TABLE-cell"/>
            </w:pPr>
            <w:r w:rsidRPr="009A72DF">
              <w:t xml:space="preserve">CHANGE: Error. </w:t>
            </w:r>
          </w:p>
          <w:p w14:paraId="42AAAE41" w14:textId="77777777" w:rsidR="00270E45" w:rsidRPr="009A72DF" w:rsidRDefault="00270E45" w:rsidP="00C47497">
            <w:pPr>
              <w:pStyle w:val="TABLE-cell"/>
            </w:pPr>
            <w:r w:rsidRPr="009A72DF">
              <w:t xml:space="preserve">CANCEL: Shall define a request that the receiver is to cancel the specified </w:t>
            </w:r>
            <w:r w:rsidRPr="009A72DF">
              <w:rPr>
                <w:i/>
              </w:rPr>
              <w:t>Work Calendar Definitions</w:t>
            </w:r>
            <w:r w:rsidRPr="009A72DF">
              <w:t xml:space="preserve"> that match the wildcard. </w:t>
            </w:r>
          </w:p>
          <w:p w14:paraId="28EBBD92" w14:textId="77777777" w:rsidR="00270E45" w:rsidRPr="009A72DF" w:rsidRDefault="00270E45" w:rsidP="00C47497">
            <w:pPr>
              <w:pStyle w:val="TABLE-cell"/>
            </w:pPr>
            <w:r w:rsidRPr="009A72DF">
              <w:t xml:space="preserve">SYNC ADD: Error.   </w:t>
            </w:r>
          </w:p>
          <w:p w14:paraId="76D4483A" w14:textId="77777777" w:rsidR="00270E45" w:rsidRPr="009A72DF" w:rsidRDefault="00270E45" w:rsidP="00C47497">
            <w:pPr>
              <w:pStyle w:val="TABLE-cell"/>
            </w:pPr>
            <w:r w:rsidRPr="009A72DF">
              <w:t xml:space="preserve">SYNC CHANGE: Error. </w:t>
            </w:r>
          </w:p>
          <w:p w14:paraId="6CC5EAC1" w14:textId="77777777" w:rsidR="00270E45" w:rsidRDefault="00270E45" w:rsidP="00C47497">
            <w:pPr>
              <w:pStyle w:val="TABLE-cell"/>
              <w:rPr>
                <w:ins w:id="2776" w:author="Dennis Brandl" w:date="2018-03-03T07:05:00Z"/>
              </w:rPr>
            </w:pPr>
            <w:r w:rsidRPr="009A72DF">
              <w:t xml:space="preserve">SYNC DELETE: Shall define a request that the receiver is to delete the specified </w:t>
            </w:r>
            <w:r w:rsidRPr="009A72DF">
              <w:rPr>
                <w:i/>
              </w:rPr>
              <w:t xml:space="preserve">Work Calendar Definitions </w:t>
            </w:r>
            <w:r w:rsidRPr="009A72DF">
              <w:t>that match the wildcard.</w:t>
            </w:r>
          </w:p>
          <w:p w14:paraId="48E3D022" w14:textId="7FCBEAA4" w:rsidR="009C2673" w:rsidRPr="009A72DF" w:rsidRDefault="009C2673" w:rsidP="00C47497">
            <w:pPr>
              <w:pStyle w:val="TABLE-cell"/>
            </w:pPr>
            <w:ins w:id="2777" w:author="Dennis Brandl" w:date="2018-03-03T07:05:00Z">
              <w:r>
                <w:t>NOTIFY: Error.</w:t>
              </w:r>
            </w:ins>
          </w:p>
        </w:tc>
      </w:tr>
    </w:tbl>
    <w:p w14:paraId="33D13C0C" w14:textId="77777777" w:rsidR="00270E45" w:rsidRPr="000615A5" w:rsidRDefault="00270E45" w:rsidP="00833722">
      <w:pPr>
        <w:pStyle w:val="NOTE"/>
      </w:pPr>
    </w:p>
    <w:p w14:paraId="7CF95B1E" w14:textId="77777777" w:rsidR="00270E45" w:rsidRPr="000615A5" w:rsidRDefault="00270E45" w:rsidP="00833722">
      <w:pPr>
        <w:pStyle w:val="Heading3"/>
      </w:pPr>
      <w:bookmarkStart w:id="2778" w:name="_Toc507944937"/>
      <w:r w:rsidRPr="000615A5">
        <w:t>Work calendar verbs</w:t>
      </w:r>
      <w:bookmarkEnd w:id="2778"/>
    </w:p>
    <w:p w14:paraId="05298809" w14:textId="39E1B7B0"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calendar</w:t>
      </w:r>
      <w:r w:rsidR="00270E45" w:rsidRPr="000615A5">
        <w:t xml:space="preserve"> noun.   </w:t>
      </w:r>
    </w:p>
    <w:p w14:paraId="255477BF" w14:textId="77777777" w:rsidR="00270E45" w:rsidRPr="000615A5" w:rsidRDefault="00270E45" w:rsidP="00833722">
      <w:pPr>
        <w:pStyle w:val="Heading3"/>
      </w:pPr>
      <w:bookmarkStart w:id="2779" w:name="_Toc507944938"/>
      <w:r w:rsidRPr="000615A5">
        <w:t>Work calendar actions</w:t>
      </w:r>
      <w:bookmarkEnd w:id="2779"/>
    </w:p>
    <w:p w14:paraId="34828FE3" w14:textId="6A73451E" w:rsidR="00270E45" w:rsidRPr="000615A5" w:rsidRDefault="00270E45" w:rsidP="00270E45">
      <w:pPr>
        <w:pStyle w:val="PARAGRAPH"/>
      </w:pPr>
      <w:r w:rsidRPr="000615A5">
        <w:t xml:space="preserve">The actions performed on a </w:t>
      </w:r>
      <w:r w:rsidRPr="009A72DF">
        <w:rPr>
          <w:i/>
        </w:rPr>
        <w:t>work calendar</w:t>
      </w:r>
      <w:r w:rsidRPr="000615A5">
        <w:t xml:space="preserve"> </w:t>
      </w:r>
      <w:r>
        <w:t>noun are defined in</w:t>
      </w:r>
      <w:r w:rsidRPr="000615A5">
        <w:t xml:space="preserve"> </w:t>
      </w:r>
      <w:r w:rsidRPr="000615A5">
        <w:fldChar w:fldCharType="begin"/>
      </w:r>
      <w:r w:rsidRPr="000615A5">
        <w:instrText xml:space="preserve"> REF _Ref407629296 </w:instrText>
      </w:r>
      <w:r w:rsidRPr="000615A5">
        <w:fldChar w:fldCharType="separate"/>
      </w:r>
      <w:r w:rsidR="00036893" w:rsidRPr="000615A5">
        <w:t xml:space="preserve">Table </w:t>
      </w:r>
      <w:r w:rsidR="00036893">
        <w:rPr>
          <w:noProof/>
        </w:rPr>
        <w:t>44</w:t>
      </w:r>
      <w:r w:rsidRPr="000615A5">
        <w:fldChar w:fldCharType="end"/>
      </w:r>
      <w:r w:rsidRPr="000615A5">
        <w:t>.</w:t>
      </w:r>
    </w:p>
    <w:p w14:paraId="0FD6C578" w14:textId="632F81B6" w:rsidR="00270E45" w:rsidRPr="000615A5" w:rsidRDefault="00270E45" w:rsidP="00833722">
      <w:pPr>
        <w:pStyle w:val="TABLE-title"/>
      </w:pPr>
      <w:bookmarkStart w:id="2780" w:name="_Ref407629296"/>
      <w:bookmarkStart w:id="2781" w:name="_Toc483857397"/>
      <w:r w:rsidRPr="000615A5">
        <w:t xml:space="preserve">Table </w:t>
      </w:r>
      <w:r w:rsidRPr="000615A5">
        <w:fldChar w:fldCharType="begin"/>
      </w:r>
      <w:r w:rsidRPr="000615A5">
        <w:instrText xml:space="preserve"> SEQ Table \* ARABIC </w:instrText>
      </w:r>
      <w:r w:rsidRPr="000615A5">
        <w:fldChar w:fldCharType="separate"/>
      </w:r>
      <w:r w:rsidR="00036893">
        <w:rPr>
          <w:noProof/>
        </w:rPr>
        <w:t>44</w:t>
      </w:r>
      <w:r w:rsidRPr="000615A5">
        <w:fldChar w:fldCharType="end"/>
      </w:r>
      <w:bookmarkEnd w:id="2780"/>
      <w:r w:rsidRPr="000615A5">
        <w:t xml:space="preserve"> – Work calendar verb actions</w:t>
      </w:r>
      <w:bookmarkEnd w:id="27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6854"/>
      </w:tblGrid>
      <w:tr w:rsidR="00270E45" w:rsidRPr="009A72DF" w14:paraId="1B14C217" w14:textId="77777777" w:rsidTr="009A72DF">
        <w:trPr>
          <w:tblHeader/>
        </w:trPr>
        <w:tc>
          <w:tcPr>
            <w:tcW w:w="2136" w:type="dxa"/>
            <w:shd w:val="clear" w:color="auto" w:fill="auto"/>
          </w:tcPr>
          <w:p w14:paraId="3D624371" w14:textId="77777777" w:rsidR="00270E45" w:rsidRPr="009A72DF" w:rsidRDefault="00270E45" w:rsidP="00C47497">
            <w:pPr>
              <w:pStyle w:val="TABLE-col-heading"/>
            </w:pPr>
            <w:r w:rsidRPr="009A72DF">
              <w:t>Work Calendar ID</w:t>
            </w:r>
          </w:p>
        </w:tc>
        <w:tc>
          <w:tcPr>
            <w:tcW w:w="7042" w:type="dxa"/>
            <w:shd w:val="clear" w:color="auto" w:fill="auto"/>
            <w:vAlign w:val="center"/>
          </w:tcPr>
          <w:p w14:paraId="7DC21E63" w14:textId="77777777" w:rsidR="00270E45" w:rsidRPr="009A72DF" w:rsidRDefault="00270E45" w:rsidP="00C47497">
            <w:pPr>
              <w:pStyle w:val="TABLE-col-heading"/>
            </w:pPr>
            <w:r w:rsidRPr="009A72DF">
              <w:t>Verb action on noun</w:t>
            </w:r>
          </w:p>
        </w:tc>
      </w:tr>
      <w:tr w:rsidR="00270E45" w:rsidRPr="009A72DF" w14:paraId="419EA2D3" w14:textId="77777777" w:rsidTr="009A72DF">
        <w:tc>
          <w:tcPr>
            <w:tcW w:w="2136" w:type="dxa"/>
            <w:shd w:val="clear" w:color="auto" w:fill="auto"/>
          </w:tcPr>
          <w:p w14:paraId="0666A53B" w14:textId="77777777" w:rsidR="00270E45" w:rsidRPr="009A72DF" w:rsidRDefault="00270E45" w:rsidP="00C47497">
            <w:pPr>
              <w:pStyle w:val="TABLE-cell"/>
            </w:pPr>
            <w:r w:rsidRPr="009A72DF">
              <w:t>IDs specified</w:t>
            </w:r>
          </w:p>
        </w:tc>
        <w:tc>
          <w:tcPr>
            <w:tcW w:w="7042" w:type="dxa"/>
            <w:shd w:val="clear" w:color="auto" w:fill="auto"/>
          </w:tcPr>
          <w:p w14:paraId="2ADD76BE"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 xml:space="preserve">Work Calendar </w:t>
            </w:r>
            <w:r w:rsidRPr="009A72DF">
              <w:t>that matches the IDs.</w:t>
            </w:r>
          </w:p>
          <w:p w14:paraId="0D21143E" w14:textId="77777777" w:rsidR="00270E45" w:rsidRPr="009A72DF" w:rsidRDefault="00270E45" w:rsidP="00C47497">
            <w:pPr>
              <w:pStyle w:val="TABLE-cell"/>
            </w:pPr>
            <w:r w:rsidRPr="009A72DF">
              <w:t xml:space="preserve">PROCESS: Shall define a request that the receiver is to add new </w:t>
            </w:r>
            <w:r w:rsidRPr="009A72DF">
              <w:rPr>
                <w:i/>
              </w:rPr>
              <w:t>Work Calendar</w:t>
            </w:r>
            <w:r w:rsidRPr="009A72DF">
              <w:t>.  Any assigned IDs are returned in the ACKNOWLEDGE message.</w:t>
            </w:r>
          </w:p>
          <w:p w14:paraId="4912515C"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Calendar</w:t>
            </w:r>
            <w:r w:rsidRPr="009A72DF">
              <w:t>.  A RESPOND message may be used to communicate agreement, disagreement, or changes made to the CHANGE message data.</w:t>
            </w:r>
          </w:p>
          <w:p w14:paraId="5EC81129"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Calendars</w:t>
            </w:r>
            <w:r w:rsidRPr="009A72DF">
              <w:t xml:space="preserve">. </w:t>
            </w:r>
          </w:p>
          <w:p w14:paraId="3C472A76"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Calendars</w:t>
            </w:r>
            <w:r w:rsidRPr="009A72DF">
              <w:t xml:space="preserve">. </w:t>
            </w:r>
          </w:p>
          <w:p w14:paraId="1134BF2C"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Calendars</w:t>
            </w:r>
            <w:r w:rsidRPr="009A72DF">
              <w:t xml:space="preserve">. </w:t>
            </w:r>
          </w:p>
          <w:p w14:paraId="4CF59196" w14:textId="77777777" w:rsidR="009C2673" w:rsidRDefault="00270E45" w:rsidP="009C2673">
            <w:pPr>
              <w:pStyle w:val="TABLE-cell"/>
              <w:rPr>
                <w:ins w:id="2782" w:author="Dennis Brandl" w:date="2018-03-03T07:06:00Z"/>
              </w:rPr>
            </w:pPr>
            <w:r w:rsidRPr="009A72DF">
              <w:t xml:space="preserve">SYNC DELETE: Shall define a request that the receiver is to delete the specified </w:t>
            </w:r>
            <w:r w:rsidRPr="009A72DF">
              <w:rPr>
                <w:i/>
              </w:rPr>
              <w:t>Work Calendar</w:t>
            </w:r>
            <w:r w:rsidRPr="009A72DF">
              <w:t xml:space="preserve">. </w:t>
            </w:r>
          </w:p>
          <w:p w14:paraId="2F96A758" w14:textId="31344285" w:rsidR="00270E45" w:rsidRPr="009A72DF" w:rsidRDefault="009C2673" w:rsidP="009C2673">
            <w:pPr>
              <w:pStyle w:val="TABLE-cell"/>
            </w:pPr>
            <w:ins w:id="2783" w:author="Dennis Brandl" w:date="2018-03-03T07:06:00Z">
              <w:r>
                <w:t xml:space="preserve">NOTIFY: Shall define the creation of a new </w:t>
              </w:r>
              <w:r>
                <w:rPr>
                  <w:i/>
                </w:rPr>
                <w:t>Work Calendar</w:t>
              </w:r>
              <w:r>
                <w:t>.</w:t>
              </w:r>
            </w:ins>
          </w:p>
        </w:tc>
      </w:tr>
      <w:tr w:rsidR="00270E45" w:rsidRPr="009A72DF" w14:paraId="482193CE" w14:textId="77777777" w:rsidTr="009A72DF">
        <w:tc>
          <w:tcPr>
            <w:tcW w:w="2136" w:type="dxa"/>
            <w:shd w:val="clear" w:color="auto" w:fill="auto"/>
          </w:tcPr>
          <w:p w14:paraId="7DD959E8" w14:textId="77777777" w:rsidR="00270E45" w:rsidRPr="009A72DF" w:rsidRDefault="00270E45" w:rsidP="00C47497">
            <w:pPr>
              <w:pStyle w:val="TABLE-cell"/>
            </w:pPr>
            <w:r w:rsidRPr="009A72DF">
              <w:t>&lt;not specified&gt;</w:t>
            </w:r>
          </w:p>
        </w:tc>
        <w:tc>
          <w:tcPr>
            <w:tcW w:w="7042" w:type="dxa"/>
            <w:shd w:val="clear" w:color="auto" w:fill="auto"/>
          </w:tcPr>
          <w:p w14:paraId="165B10A5" w14:textId="77777777" w:rsidR="00270E45" w:rsidRPr="009A72DF" w:rsidRDefault="00270E45" w:rsidP="00C47497">
            <w:pPr>
              <w:pStyle w:val="TABLE-cell"/>
            </w:pPr>
            <w:r w:rsidRPr="009A72DF">
              <w:t xml:space="preserve">GET: Error. </w:t>
            </w:r>
          </w:p>
          <w:p w14:paraId="3E9A4B0E" w14:textId="0BBD215A" w:rsidR="00270E45" w:rsidRPr="009A72DF" w:rsidRDefault="00270E45" w:rsidP="00C47497">
            <w:pPr>
              <w:pStyle w:val="TABLE-cell"/>
            </w:pPr>
            <w:r w:rsidRPr="009A72DF">
              <w:t xml:space="preserve">PROCESS: Shall define a request that the receiver is to add new </w:t>
            </w:r>
            <w:r w:rsidRPr="009A72DF">
              <w:rPr>
                <w:i/>
              </w:rPr>
              <w:t>Work Calendar</w:t>
            </w:r>
            <w:r w:rsidRPr="009A72DF">
              <w:t>.  Any assigned IDs are returned in the ACKNOWLEDGE message.</w:t>
            </w:r>
          </w:p>
          <w:p w14:paraId="403E2C02" w14:textId="77777777" w:rsidR="00270E45" w:rsidRPr="009A72DF" w:rsidRDefault="00270E45" w:rsidP="00C47497">
            <w:pPr>
              <w:pStyle w:val="TABLE-cell"/>
            </w:pPr>
            <w:r w:rsidRPr="009A72DF">
              <w:t xml:space="preserve">CHANGE: Error. </w:t>
            </w:r>
          </w:p>
          <w:p w14:paraId="2C2B0CFD" w14:textId="77777777" w:rsidR="00270E45" w:rsidRPr="009A72DF" w:rsidRDefault="00270E45" w:rsidP="00C47497">
            <w:pPr>
              <w:pStyle w:val="TABLE-cell"/>
            </w:pPr>
            <w:r w:rsidRPr="009A72DF">
              <w:t xml:space="preserve">CANCEL: Error.  </w:t>
            </w:r>
          </w:p>
          <w:p w14:paraId="0A9E0B99" w14:textId="77777777" w:rsidR="00270E45" w:rsidRPr="009A72DF" w:rsidRDefault="00270E45" w:rsidP="00C47497">
            <w:pPr>
              <w:pStyle w:val="TABLE-cell"/>
            </w:pPr>
            <w:r w:rsidRPr="009A72DF">
              <w:t xml:space="preserve">SYNC ADD: Error.   </w:t>
            </w:r>
          </w:p>
          <w:p w14:paraId="6C2F9D35" w14:textId="77777777" w:rsidR="00270E45" w:rsidRPr="009A72DF" w:rsidRDefault="00270E45" w:rsidP="00C47497">
            <w:pPr>
              <w:pStyle w:val="TABLE-cell"/>
            </w:pPr>
            <w:r w:rsidRPr="009A72DF">
              <w:t xml:space="preserve">SYNC CHANGE: Error. </w:t>
            </w:r>
          </w:p>
          <w:p w14:paraId="3CE8B3C5" w14:textId="77777777" w:rsidR="00270E45" w:rsidRDefault="00270E45" w:rsidP="00C47497">
            <w:pPr>
              <w:pStyle w:val="TABLE-cell"/>
              <w:rPr>
                <w:ins w:id="2784" w:author="Dennis Brandl" w:date="2018-03-03T07:06:00Z"/>
              </w:rPr>
            </w:pPr>
            <w:r w:rsidRPr="009A72DF">
              <w:t>SYNC DELETE: Error.</w:t>
            </w:r>
          </w:p>
          <w:p w14:paraId="79AEF608" w14:textId="46456309" w:rsidR="009C2673" w:rsidRPr="009A72DF" w:rsidRDefault="009C2673" w:rsidP="00C47497">
            <w:pPr>
              <w:pStyle w:val="TABLE-cell"/>
            </w:pPr>
            <w:ins w:id="2785" w:author="Dennis Brandl" w:date="2018-03-03T07:06:00Z">
              <w:r>
                <w:t xml:space="preserve">NOTIFY: Error. </w:t>
              </w:r>
            </w:ins>
          </w:p>
        </w:tc>
      </w:tr>
      <w:tr w:rsidR="00270E45" w:rsidRPr="009A72DF" w14:paraId="45247643" w14:textId="77777777" w:rsidTr="009A72DF">
        <w:tc>
          <w:tcPr>
            <w:tcW w:w="2136" w:type="dxa"/>
            <w:shd w:val="clear" w:color="auto" w:fill="auto"/>
          </w:tcPr>
          <w:p w14:paraId="4B302C43" w14:textId="77777777" w:rsidR="00270E45" w:rsidRPr="009A72DF" w:rsidRDefault="00270E45" w:rsidP="00C47497">
            <w:pPr>
              <w:pStyle w:val="TABLE-cell"/>
            </w:pPr>
            <w:r w:rsidRPr="009A72DF">
              <w:lastRenderedPageBreak/>
              <w:t>Wildcard specified</w:t>
            </w:r>
          </w:p>
        </w:tc>
        <w:tc>
          <w:tcPr>
            <w:tcW w:w="7042" w:type="dxa"/>
            <w:shd w:val="clear" w:color="auto" w:fill="auto"/>
          </w:tcPr>
          <w:p w14:paraId="121EEBCC"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Calendars </w:t>
            </w:r>
            <w:r w:rsidRPr="009A72DF">
              <w:t>that match the wildcard.</w:t>
            </w:r>
          </w:p>
          <w:p w14:paraId="4748A256" w14:textId="77777777" w:rsidR="00270E45" w:rsidRPr="009A72DF" w:rsidRDefault="00270E45" w:rsidP="00C47497">
            <w:pPr>
              <w:pStyle w:val="TABLE-cell"/>
            </w:pPr>
            <w:r w:rsidRPr="009A72DF">
              <w:t>PROCESS: Error</w:t>
            </w:r>
          </w:p>
          <w:p w14:paraId="4888A40B" w14:textId="77777777" w:rsidR="00270E45" w:rsidRPr="009A72DF" w:rsidRDefault="00270E45" w:rsidP="00C47497">
            <w:pPr>
              <w:pStyle w:val="TABLE-cell"/>
            </w:pPr>
            <w:r w:rsidRPr="009A72DF">
              <w:t xml:space="preserve">CHANGE: Error. </w:t>
            </w:r>
          </w:p>
          <w:p w14:paraId="3D0A1BEE" w14:textId="77777777" w:rsidR="00270E45" w:rsidRPr="009A72DF" w:rsidRDefault="00270E45" w:rsidP="00C47497">
            <w:pPr>
              <w:pStyle w:val="TABLE-cell"/>
            </w:pPr>
            <w:r w:rsidRPr="009A72DF">
              <w:t xml:space="preserve">CANCEL: Shall define a request that the receiver is to cancel the specified </w:t>
            </w:r>
            <w:r w:rsidRPr="009A72DF">
              <w:rPr>
                <w:i/>
              </w:rPr>
              <w:t xml:space="preserve">Work Calendars </w:t>
            </w:r>
            <w:r w:rsidRPr="009A72DF">
              <w:t xml:space="preserve">that match the wildcard. </w:t>
            </w:r>
          </w:p>
          <w:p w14:paraId="47DE3C72" w14:textId="77777777" w:rsidR="00270E45" w:rsidRPr="009A72DF" w:rsidRDefault="00270E45" w:rsidP="00C47497">
            <w:pPr>
              <w:pStyle w:val="TABLE-cell"/>
            </w:pPr>
            <w:r w:rsidRPr="009A72DF">
              <w:t xml:space="preserve">SYNC ADD: Error.   </w:t>
            </w:r>
          </w:p>
          <w:p w14:paraId="33C1CA17" w14:textId="77777777" w:rsidR="00270E45" w:rsidRPr="009A72DF" w:rsidRDefault="00270E45" w:rsidP="00C47497">
            <w:pPr>
              <w:pStyle w:val="TABLE-cell"/>
            </w:pPr>
            <w:r w:rsidRPr="009A72DF">
              <w:t xml:space="preserve">SYNC CHANGE: Error. </w:t>
            </w:r>
          </w:p>
          <w:p w14:paraId="6EF51B45" w14:textId="77777777" w:rsidR="00270E45" w:rsidRDefault="00270E45" w:rsidP="00C47497">
            <w:pPr>
              <w:pStyle w:val="TABLE-cell"/>
              <w:rPr>
                <w:ins w:id="2786" w:author="Dennis Brandl" w:date="2018-03-03T07:06:00Z"/>
              </w:rPr>
            </w:pPr>
            <w:r w:rsidRPr="009A72DF">
              <w:t xml:space="preserve">SYNC DELETE: Shall define a request that the receiver is to delete the specified </w:t>
            </w:r>
            <w:r w:rsidRPr="009A72DF">
              <w:rPr>
                <w:i/>
              </w:rPr>
              <w:t xml:space="preserve">Work Calendar </w:t>
            </w:r>
            <w:r w:rsidRPr="009A72DF">
              <w:t>that match the wildcard.</w:t>
            </w:r>
          </w:p>
          <w:p w14:paraId="2C72A4AE" w14:textId="4C241F73" w:rsidR="009C2673" w:rsidRPr="009A72DF" w:rsidRDefault="009C2673" w:rsidP="00C47497">
            <w:pPr>
              <w:pStyle w:val="TABLE-cell"/>
            </w:pPr>
            <w:ins w:id="2787" w:author="Dennis Brandl" w:date="2018-03-03T07:06:00Z">
              <w:r>
                <w:t>NOTIFY: Error.</w:t>
              </w:r>
            </w:ins>
          </w:p>
        </w:tc>
      </w:tr>
    </w:tbl>
    <w:p w14:paraId="22D9B405" w14:textId="77777777" w:rsidR="00270E45" w:rsidRPr="000615A5" w:rsidRDefault="00270E45" w:rsidP="00833722">
      <w:pPr>
        <w:pStyle w:val="NOTE"/>
      </w:pPr>
    </w:p>
    <w:p w14:paraId="2AE2E27B" w14:textId="77777777" w:rsidR="00270E45" w:rsidRPr="000615A5" w:rsidRDefault="00270E45" w:rsidP="00833722">
      <w:pPr>
        <w:pStyle w:val="Heading2"/>
      </w:pPr>
      <w:bookmarkStart w:id="2788" w:name="_Toc507944939"/>
      <w:r w:rsidRPr="000615A5">
        <w:t>Work capability model</w:t>
      </w:r>
      <w:bookmarkEnd w:id="2788"/>
    </w:p>
    <w:p w14:paraId="5D174B5E" w14:textId="77777777" w:rsidR="00270E45" w:rsidRPr="000615A5" w:rsidRDefault="00270E45" w:rsidP="00833722">
      <w:pPr>
        <w:pStyle w:val="Heading3"/>
      </w:pPr>
      <w:bookmarkStart w:id="2789" w:name="_Toc507944940"/>
      <w:r w:rsidRPr="000615A5">
        <w:t>Work capability model elements</w:t>
      </w:r>
      <w:bookmarkEnd w:id="2789"/>
    </w:p>
    <w:p w14:paraId="61B34850" w14:textId="3841954E" w:rsidR="00270E45" w:rsidRPr="000615A5" w:rsidRDefault="00270E45" w:rsidP="00270E45">
      <w:pPr>
        <w:pStyle w:val="PARAGRAPH"/>
      </w:pPr>
      <w:r w:rsidRPr="000615A5">
        <w:t xml:space="preserve">The message definitions assume that Work Capability information may be accessed from one starting point; a </w:t>
      </w:r>
      <w:r w:rsidRPr="009A72DF">
        <w:rPr>
          <w:i/>
        </w:rPr>
        <w:t>Work Capability</w:t>
      </w:r>
      <w:r w:rsidRPr="000615A5">
        <w:t xml:space="preserve">, as identified by the dotted collection in </w:t>
      </w:r>
      <w:r w:rsidRPr="000615A5">
        <w:fldChar w:fldCharType="begin"/>
      </w:r>
      <w:r w:rsidRPr="000615A5">
        <w:instrText xml:space="preserve"> REF _Ref325463066 </w:instrText>
      </w:r>
      <w:r w:rsidRPr="000615A5">
        <w:fldChar w:fldCharType="separate"/>
      </w:r>
      <w:r w:rsidR="00181DCD" w:rsidRPr="000615A5">
        <w:t xml:space="preserve">Figure </w:t>
      </w:r>
      <w:r w:rsidR="00181DCD">
        <w:rPr>
          <w:noProof/>
        </w:rPr>
        <w:t>31</w:t>
      </w:r>
      <w:r w:rsidRPr="000615A5">
        <w:fldChar w:fldCharType="end"/>
      </w:r>
      <w:r w:rsidRPr="000615A5">
        <w:t>.</w:t>
      </w:r>
    </w:p>
    <w:p w14:paraId="35EA05DF" w14:textId="242D4F4B" w:rsidR="00270E45" w:rsidRPr="000615A5" w:rsidRDefault="00972D62" w:rsidP="00270E45">
      <w:pPr>
        <w:pStyle w:val="FIGURE"/>
      </w:pPr>
      <w:ins w:id="2790" w:author="Dennis Brandl" w:date="2018-03-05T16:22:00Z">
        <w:r w:rsidRPr="00972D62">
          <w:drawing>
            <wp:inline distT="0" distB="0" distL="0" distR="0" wp14:anchorId="0605887A" wp14:editId="4FD92B64">
              <wp:extent cx="5758764" cy="37229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20135"/>
                      <a:stretch/>
                    </pic:blipFill>
                    <pic:spPr bwMode="auto">
                      <a:xfrm>
                        <a:off x="0" y="0"/>
                        <a:ext cx="5759450" cy="3723357"/>
                      </a:xfrm>
                      <a:prstGeom prst="rect">
                        <a:avLst/>
                      </a:prstGeom>
                      <a:noFill/>
                      <a:ln>
                        <a:noFill/>
                      </a:ln>
                      <a:extLst>
                        <a:ext uri="{53640926-AAD7-44D8-BBD7-CCE9431645EC}">
                          <a14:shadowObscured xmlns:a14="http://schemas.microsoft.com/office/drawing/2010/main"/>
                        </a:ext>
                      </a:extLst>
                    </pic:spPr>
                  </pic:pic>
                </a:graphicData>
              </a:graphic>
            </wp:inline>
          </w:drawing>
        </w:r>
      </w:ins>
    </w:p>
    <w:p w14:paraId="6DF0098F" w14:textId="47099838" w:rsidR="00270E45" w:rsidRPr="000615A5" w:rsidRDefault="00270E45" w:rsidP="00833722">
      <w:pPr>
        <w:pStyle w:val="FIGURE-title"/>
      </w:pPr>
      <w:bookmarkStart w:id="2791" w:name="_Ref325463066"/>
      <w:bookmarkStart w:id="2792" w:name="_Toc507944738"/>
      <w:r w:rsidRPr="000615A5">
        <w:t xml:space="preserve">Figure </w:t>
      </w:r>
      <w:r w:rsidRPr="000615A5">
        <w:fldChar w:fldCharType="begin"/>
      </w:r>
      <w:r w:rsidRPr="000615A5">
        <w:instrText xml:space="preserve"> SEQ Figure \* ARABIC </w:instrText>
      </w:r>
      <w:r w:rsidRPr="000615A5">
        <w:fldChar w:fldCharType="separate"/>
      </w:r>
      <w:r w:rsidR="00181DCD">
        <w:rPr>
          <w:noProof/>
        </w:rPr>
        <w:t>31</w:t>
      </w:r>
      <w:r w:rsidRPr="000615A5">
        <w:fldChar w:fldCharType="end"/>
      </w:r>
      <w:bookmarkEnd w:id="2791"/>
      <w:r w:rsidRPr="000615A5">
        <w:t xml:space="preserve"> </w:t>
      </w:r>
      <w:r w:rsidR="00DB1007">
        <w:t>–</w:t>
      </w:r>
      <w:r w:rsidRPr="000615A5">
        <w:t xml:space="preserve"> Object</w:t>
      </w:r>
      <w:r w:rsidR="00DB1007">
        <w:t xml:space="preserve"> </w:t>
      </w:r>
      <w:r w:rsidRPr="000615A5">
        <w:t>grouping for the work capability model</w:t>
      </w:r>
      <w:bookmarkEnd w:id="2792"/>
    </w:p>
    <w:p w14:paraId="2CABB314" w14:textId="77777777" w:rsidR="00270E45" w:rsidRPr="000615A5" w:rsidRDefault="00270E45" w:rsidP="00833722">
      <w:pPr>
        <w:pStyle w:val="Heading3"/>
      </w:pPr>
      <w:bookmarkStart w:id="2793" w:name="_Toc507944941"/>
      <w:r w:rsidRPr="000615A5">
        <w:t>Work capability verbs</w:t>
      </w:r>
      <w:bookmarkEnd w:id="2793"/>
    </w:p>
    <w:p w14:paraId="5201D11E" w14:textId="738A5A55"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capability</w:t>
      </w:r>
      <w:r w:rsidR="00270E45" w:rsidRPr="000615A5">
        <w:t xml:space="preserve"> noun.   </w:t>
      </w:r>
    </w:p>
    <w:p w14:paraId="2AC05759" w14:textId="5B58E0D0" w:rsidR="00270E45" w:rsidRPr="000615A5" w:rsidRDefault="003932B6" w:rsidP="00270E45">
      <w:pPr>
        <w:pStyle w:val="NOTE"/>
        <w:ind w:left="624" w:hanging="624"/>
      </w:pPr>
      <w:r>
        <w:t>NOTE</w:t>
      </w:r>
      <w:r w:rsidR="00270E45" w:rsidRPr="000615A5">
        <w:t xml:space="preserve"> </w:t>
      </w:r>
      <w:r w:rsidR="00270E45" w:rsidRPr="000615A5">
        <w:tab/>
        <w:t>Work capability is a snapshot in time of the available, unattainable, or committed capability.</w:t>
      </w:r>
    </w:p>
    <w:p w14:paraId="2FE3B6F1" w14:textId="77777777" w:rsidR="00270E45" w:rsidRPr="000615A5" w:rsidRDefault="00270E45" w:rsidP="00270E45">
      <w:pPr>
        <w:pStyle w:val="PARAGRAPH"/>
      </w:pPr>
      <w:r w:rsidRPr="000615A5">
        <w:t xml:space="preserve">Specifying the information to be returned from a </w:t>
      </w:r>
      <w:r w:rsidRPr="000615A5">
        <w:rPr>
          <w:caps/>
        </w:rPr>
        <w:t>Get</w:t>
      </w:r>
      <w:r w:rsidRPr="000615A5">
        <w:t xml:space="preserve"> may involve values in multiple fields.  Each field definition restricts the returned information.</w:t>
      </w:r>
    </w:p>
    <w:p w14:paraId="4DEE0B93" w14:textId="77777777" w:rsidR="00270E45" w:rsidRPr="000615A5" w:rsidRDefault="00270E45" w:rsidP="00833722">
      <w:pPr>
        <w:pStyle w:val="Heading3"/>
      </w:pPr>
      <w:bookmarkStart w:id="2794" w:name="_Toc507944942"/>
      <w:r w:rsidRPr="000615A5">
        <w:t>Work capability verb actions</w:t>
      </w:r>
      <w:bookmarkEnd w:id="2794"/>
    </w:p>
    <w:p w14:paraId="403EDFF1" w14:textId="3D0F40BD" w:rsidR="00270E45" w:rsidRPr="000615A5" w:rsidRDefault="00270E45" w:rsidP="00270E45">
      <w:pPr>
        <w:pStyle w:val="PARAGRAPH"/>
      </w:pPr>
      <w:r w:rsidRPr="000615A5">
        <w:t xml:space="preserve">The actions performed on a </w:t>
      </w:r>
      <w:r w:rsidRPr="009A72DF">
        <w:rPr>
          <w:i/>
        </w:rPr>
        <w:t>work capability</w:t>
      </w:r>
      <w:r w:rsidRPr="000615A5">
        <w:t xml:space="preserve"> </w:t>
      </w:r>
      <w:r>
        <w:t>noun are defined in</w:t>
      </w:r>
      <w:r w:rsidRPr="000615A5">
        <w:t xml:space="preserve"> </w:t>
      </w:r>
      <w:r w:rsidRPr="000615A5">
        <w:fldChar w:fldCharType="begin"/>
      </w:r>
      <w:r w:rsidRPr="000615A5">
        <w:instrText xml:space="preserve"> REF _Ref325463144 </w:instrText>
      </w:r>
      <w:r w:rsidRPr="000615A5">
        <w:fldChar w:fldCharType="separate"/>
      </w:r>
      <w:r w:rsidR="00036893" w:rsidRPr="000615A5">
        <w:t xml:space="preserve">Table </w:t>
      </w:r>
      <w:r w:rsidR="00036893">
        <w:rPr>
          <w:noProof/>
        </w:rPr>
        <w:t>45</w:t>
      </w:r>
      <w:r w:rsidRPr="000615A5">
        <w:fldChar w:fldCharType="end"/>
      </w:r>
      <w:r w:rsidRPr="000615A5">
        <w:t xml:space="preserve">. The additional attributes for the GET verb for </w:t>
      </w:r>
      <w:r w:rsidRPr="009A72DF">
        <w:rPr>
          <w:i/>
        </w:rPr>
        <w:t>work capability</w:t>
      </w:r>
      <w:r w:rsidRPr="000615A5">
        <w:t xml:space="preserve"> are defined in </w:t>
      </w:r>
      <w:r w:rsidRPr="000615A5">
        <w:fldChar w:fldCharType="begin"/>
      </w:r>
      <w:r w:rsidRPr="000615A5">
        <w:instrText xml:space="preserve"> REF _Ref325463252 </w:instrText>
      </w:r>
      <w:r w:rsidRPr="000615A5">
        <w:fldChar w:fldCharType="separate"/>
      </w:r>
      <w:r w:rsidR="00036893" w:rsidRPr="000615A5">
        <w:t xml:space="preserve">Table </w:t>
      </w:r>
      <w:r w:rsidR="00036893">
        <w:rPr>
          <w:noProof/>
        </w:rPr>
        <w:t>46</w:t>
      </w:r>
      <w:r w:rsidRPr="000615A5">
        <w:fldChar w:fldCharType="end"/>
      </w:r>
      <w:r w:rsidRPr="000615A5">
        <w:t>.</w:t>
      </w:r>
    </w:p>
    <w:p w14:paraId="4721FCB6" w14:textId="0D337A97" w:rsidR="00270E45" w:rsidRPr="000615A5" w:rsidRDefault="00270E45" w:rsidP="00833722">
      <w:pPr>
        <w:pStyle w:val="TABLE-title"/>
      </w:pPr>
      <w:bookmarkStart w:id="2795" w:name="_Ref325463144"/>
      <w:bookmarkStart w:id="2796" w:name="_Toc483857398"/>
      <w:r w:rsidRPr="000615A5">
        <w:lastRenderedPageBreak/>
        <w:t xml:space="preserve">Table </w:t>
      </w:r>
      <w:r w:rsidRPr="000615A5">
        <w:fldChar w:fldCharType="begin"/>
      </w:r>
      <w:r w:rsidRPr="000615A5">
        <w:instrText xml:space="preserve"> SEQ Table \* ARABIC </w:instrText>
      </w:r>
      <w:r w:rsidRPr="000615A5">
        <w:fldChar w:fldCharType="separate"/>
      </w:r>
      <w:r w:rsidR="00036893">
        <w:rPr>
          <w:noProof/>
        </w:rPr>
        <w:t>45</w:t>
      </w:r>
      <w:r w:rsidRPr="000615A5">
        <w:fldChar w:fldCharType="end"/>
      </w:r>
      <w:bookmarkEnd w:id="2795"/>
      <w:r w:rsidRPr="000615A5">
        <w:t xml:space="preserve"> </w:t>
      </w:r>
      <w:r w:rsidR="00DB1007">
        <w:t>–</w:t>
      </w:r>
      <w:r w:rsidRPr="000615A5">
        <w:t xml:space="preserve"> Work</w:t>
      </w:r>
      <w:r w:rsidR="00DB1007">
        <w:t xml:space="preserve"> </w:t>
      </w:r>
      <w:r w:rsidRPr="000615A5">
        <w:t>capability verb actions</w:t>
      </w:r>
      <w:bookmarkEnd w:id="27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9"/>
        <w:gridCol w:w="6853"/>
      </w:tblGrid>
      <w:tr w:rsidR="00270E45" w:rsidRPr="009A72DF" w14:paraId="3C1EF5D7" w14:textId="77777777" w:rsidTr="009A72DF">
        <w:trPr>
          <w:tblHeader/>
        </w:trPr>
        <w:tc>
          <w:tcPr>
            <w:tcW w:w="2136" w:type="dxa"/>
            <w:shd w:val="clear" w:color="auto" w:fill="auto"/>
          </w:tcPr>
          <w:p w14:paraId="7DE8BBFD" w14:textId="77777777" w:rsidR="00270E45" w:rsidRPr="009A72DF" w:rsidRDefault="00270E45" w:rsidP="00C47497">
            <w:pPr>
              <w:pStyle w:val="TABLE-col-heading"/>
            </w:pPr>
            <w:r w:rsidRPr="009A72DF">
              <w:t>Work Capability ID</w:t>
            </w:r>
          </w:p>
        </w:tc>
        <w:tc>
          <w:tcPr>
            <w:tcW w:w="7042" w:type="dxa"/>
            <w:shd w:val="clear" w:color="auto" w:fill="auto"/>
            <w:vAlign w:val="center"/>
          </w:tcPr>
          <w:p w14:paraId="6480CC00" w14:textId="77777777" w:rsidR="00270E45" w:rsidRPr="009A72DF" w:rsidRDefault="00270E45" w:rsidP="00C47497">
            <w:pPr>
              <w:pStyle w:val="TABLE-col-heading"/>
            </w:pPr>
            <w:r w:rsidRPr="009A72DF">
              <w:t>Verb action on noun</w:t>
            </w:r>
          </w:p>
        </w:tc>
      </w:tr>
      <w:tr w:rsidR="00270E45" w:rsidRPr="009A72DF" w14:paraId="309010F4" w14:textId="77777777" w:rsidTr="009A72DF">
        <w:tc>
          <w:tcPr>
            <w:tcW w:w="2136" w:type="dxa"/>
            <w:shd w:val="clear" w:color="auto" w:fill="auto"/>
          </w:tcPr>
          <w:p w14:paraId="0ACA0AC8" w14:textId="77777777" w:rsidR="00270E45" w:rsidRPr="009A72DF" w:rsidRDefault="00270E45" w:rsidP="00C47497">
            <w:pPr>
              <w:pStyle w:val="TABLE-cell"/>
            </w:pPr>
            <w:r w:rsidRPr="009A72DF">
              <w:t>IDs specified</w:t>
            </w:r>
          </w:p>
        </w:tc>
        <w:tc>
          <w:tcPr>
            <w:tcW w:w="7042" w:type="dxa"/>
            <w:shd w:val="clear" w:color="auto" w:fill="auto"/>
          </w:tcPr>
          <w:p w14:paraId="040C4DB0" w14:textId="77777777" w:rsidR="00270E45" w:rsidRPr="009A72DF" w:rsidRDefault="00270E45" w:rsidP="00C47497">
            <w:pPr>
              <w:pStyle w:val="TABLE-cell"/>
            </w:pPr>
            <w:r w:rsidRPr="009A72DF">
              <w:t xml:space="preserve">GET: Shall define a request that the receiver is to return, in a SHOW message, all attributes and contained elements of the </w:t>
            </w:r>
            <w:r w:rsidRPr="009A72DF">
              <w:rPr>
                <w:i/>
              </w:rPr>
              <w:t>Work Capabilities</w:t>
            </w:r>
            <w:r w:rsidRPr="009A72DF">
              <w:t xml:space="preserve"> that matches the IDs.</w:t>
            </w:r>
          </w:p>
          <w:p w14:paraId="670D00CC" w14:textId="77777777" w:rsidR="00270E45" w:rsidRPr="009A72DF" w:rsidRDefault="00270E45" w:rsidP="00C47497">
            <w:pPr>
              <w:pStyle w:val="TABLE-cell"/>
            </w:pPr>
            <w:r w:rsidRPr="009A72DF">
              <w:t xml:space="preserve">PROCESS: Shall define a request that the receiver is to add new </w:t>
            </w:r>
            <w:r w:rsidRPr="009A72DF">
              <w:rPr>
                <w:i/>
              </w:rPr>
              <w:t>Work Capabilities</w:t>
            </w:r>
            <w:r w:rsidRPr="009A72DF">
              <w:t>.  Any assigned IDs are returned in the ACKNOWLEDGE message.</w:t>
            </w:r>
          </w:p>
          <w:p w14:paraId="78E48439"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Capabilities</w:t>
            </w:r>
            <w:r w:rsidRPr="009A72DF">
              <w:t xml:space="preserve">.  The assumption is the new </w:t>
            </w:r>
            <w:r w:rsidRPr="009A72DF">
              <w:rPr>
                <w:i/>
              </w:rPr>
              <w:t>Work Capability is</w:t>
            </w:r>
            <w:r w:rsidRPr="009A72DF">
              <w:t xml:space="preserve"> the complete type definition and that the previous </w:t>
            </w:r>
            <w:r w:rsidRPr="009A72DF">
              <w:rPr>
                <w:i/>
              </w:rPr>
              <w:t>Work Capability is</w:t>
            </w:r>
            <w:r w:rsidRPr="009A72DF">
              <w:t xml:space="preserve"> cancelled and the new </w:t>
            </w:r>
            <w:r w:rsidRPr="009A72DF">
              <w:rPr>
                <w:i/>
              </w:rPr>
              <w:t>Work Capability</w:t>
            </w:r>
            <w:r w:rsidRPr="009A72DF">
              <w:t xml:space="preserve"> is added.  A RESPOND message may be used to communicate agreement, disagreement, or changes made to the CHANGE message data.</w:t>
            </w:r>
          </w:p>
          <w:p w14:paraId="71B1710B"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Capabilities</w:t>
            </w:r>
            <w:r w:rsidRPr="009A72DF">
              <w:t xml:space="preserve">. If contained elements IDs are specified, then only the specified contained elements for the specified </w:t>
            </w:r>
            <w:r w:rsidRPr="009A72DF">
              <w:rPr>
                <w:i/>
              </w:rPr>
              <w:t>Work Capability</w:t>
            </w:r>
            <w:r w:rsidRPr="009A72DF">
              <w:t xml:space="preserve"> are to be cancelled, not the </w:t>
            </w:r>
            <w:r w:rsidRPr="009A72DF">
              <w:rPr>
                <w:i/>
              </w:rPr>
              <w:t>Work Capability</w:t>
            </w:r>
            <w:r w:rsidRPr="009A72DF">
              <w:t>.</w:t>
            </w:r>
          </w:p>
          <w:p w14:paraId="3F4ABA64" w14:textId="77777777"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Capabilities</w:t>
            </w:r>
            <w:r w:rsidRPr="009A72DF">
              <w:t xml:space="preserve">. </w:t>
            </w:r>
          </w:p>
          <w:p w14:paraId="30DD70DC" w14:textId="77777777" w:rsidR="00270E45" w:rsidRPr="009A72DF" w:rsidRDefault="00270E45" w:rsidP="00C47497">
            <w:pPr>
              <w:pStyle w:val="TABLE-cell"/>
            </w:pPr>
            <w:r w:rsidRPr="009A72DF">
              <w:t xml:space="preserve">SYNC CHANGE: Shall define a request that the receiver is to change the specified attributes and contained elements of </w:t>
            </w:r>
            <w:r w:rsidRPr="009A72DF">
              <w:rPr>
                <w:i/>
              </w:rPr>
              <w:t>Work Capabilities</w:t>
            </w:r>
            <w:r w:rsidRPr="009A72DF">
              <w:t xml:space="preserve">. The assumption is the new </w:t>
            </w:r>
            <w:r w:rsidRPr="009A72DF">
              <w:rPr>
                <w:i/>
              </w:rPr>
              <w:t>Work Capability is</w:t>
            </w:r>
            <w:r w:rsidRPr="009A72DF">
              <w:t xml:space="preserve"> the complete type definition and that the previous </w:t>
            </w:r>
            <w:r w:rsidRPr="009A72DF">
              <w:rPr>
                <w:i/>
              </w:rPr>
              <w:t>Work Capability is</w:t>
            </w:r>
            <w:r w:rsidRPr="009A72DF">
              <w:t xml:space="preserve"> deleted and the new </w:t>
            </w:r>
            <w:r w:rsidRPr="009A72DF">
              <w:rPr>
                <w:i/>
              </w:rPr>
              <w:t>Work Capability</w:t>
            </w:r>
            <w:r w:rsidRPr="009A72DF">
              <w:t xml:space="preserve"> is added.  </w:t>
            </w:r>
          </w:p>
          <w:p w14:paraId="20D76282" w14:textId="77777777" w:rsidR="009C2673" w:rsidRDefault="00270E45" w:rsidP="009C2673">
            <w:pPr>
              <w:pStyle w:val="TABLE-cell"/>
              <w:rPr>
                <w:ins w:id="2797" w:author="Dennis Brandl" w:date="2018-03-03T07:06:00Z"/>
              </w:rPr>
            </w:pPr>
            <w:r w:rsidRPr="009A72DF">
              <w:t xml:space="preserve">SYNC DELETE: Shall define a request that the receiver is to delete the specified attributes and contained elements of </w:t>
            </w:r>
            <w:r w:rsidRPr="009A72DF">
              <w:rPr>
                <w:i/>
              </w:rPr>
              <w:t>Work Capabilities</w:t>
            </w:r>
            <w:r w:rsidRPr="009A72DF">
              <w:t xml:space="preserve">. </w:t>
            </w:r>
          </w:p>
          <w:p w14:paraId="3A3F7C4B" w14:textId="327A5D67" w:rsidR="00270E45" w:rsidRPr="009A72DF" w:rsidRDefault="009C2673" w:rsidP="009C2673">
            <w:pPr>
              <w:pStyle w:val="TABLE-cell"/>
            </w:pPr>
            <w:ins w:id="2798" w:author="Dennis Brandl" w:date="2018-03-03T07:06:00Z">
              <w:r>
                <w:t xml:space="preserve">NOTIFY: Shall define the creation of a new </w:t>
              </w:r>
              <w:r>
                <w:rPr>
                  <w:i/>
                </w:rPr>
                <w:t>Work Capabilities</w:t>
              </w:r>
              <w:r>
                <w:t>.</w:t>
              </w:r>
            </w:ins>
          </w:p>
        </w:tc>
      </w:tr>
      <w:tr w:rsidR="00270E45" w:rsidRPr="009A72DF" w14:paraId="4C04FB2F" w14:textId="77777777" w:rsidTr="009A72DF">
        <w:tc>
          <w:tcPr>
            <w:tcW w:w="2136" w:type="dxa"/>
            <w:shd w:val="clear" w:color="auto" w:fill="auto"/>
          </w:tcPr>
          <w:p w14:paraId="21E733F7" w14:textId="77777777" w:rsidR="00270E45" w:rsidRPr="009A72DF" w:rsidRDefault="00270E45" w:rsidP="00C47497">
            <w:pPr>
              <w:pStyle w:val="TABLE-cell"/>
            </w:pPr>
            <w:r w:rsidRPr="009A72DF">
              <w:t>&lt;not specified&gt;</w:t>
            </w:r>
          </w:p>
        </w:tc>
        <w:tc>
          <w:tcPr>
            <w:tcW w:w="7042" w:type="dxa"/>
            <w:shd w:val="clear" w:color="auto" w:fill="auto"/>
          </w:tcPr>
          <w:p w14:paraId="3DC13D9B" w14:textId="198500D2" w:rsidR="00270E45" w:rsidRPr="009A72DF" w:rsidRDefault="00270E45" w:rsidP="00C47497">
            <w:pPr>
              <w:pStyle w:val="TABLE-cell"/>
            </w:pPr>
            <w:r w:rsidRPr="009A72DF">
              <w:t xml:space="preserve">GET: Shall define a request that the receiver is to return, in a SHOW message, all attributes and contained elements of a </w:t>
            </w:r>
            <w:r w:rsidRPr="009A72DF">
              <w:rPr>
                <w:i/>
              </w:rPr>
              <w:t xml:space="preserve">Work Capabilities </w:t>
            </w:r>
            <w:r w:rsidRPr="009A72DF">
              <w:t xml:space="preserve">identified by the information specified in the GET message. See </w:t>
            </w:r>
            <w:fldSimple w:instr=" REF _Ref325463252  \* MERGEFORMAT ">
              <w:r w:rsidR="00036893" w:rsidRPr="000615A5">
                <w:t xml:space="preserve">Table </w:t>
              </w:r>
              <w:r w:rsidR="00036893">
                <w:t>46</w:t>
              </w:r>
            </w:fldSimple>
            <w:r w:rsidRPr="009A72DF">
              <w:t xml:space="preserve"> for details. </w:t>
            </w:r>
          </w:p>
          <w:p w14:paraId="396549F6" w14:textId="77777777" w:rsidR="00270E45" w:rsidRPr="009A72DF" w:rsidRDefault="00270E45" w:rsidP="00C47497">
            <w:pPr>
              <w:pStyle w:val="TABLE-cell"/>
            </w:pPr>
            <w:r w:rsidRPr="009A72DF">
              <w:t xml:space="preserve">PROCESS: Shall define a request that the receiver is to add new </w:t>
            </w:r>
            <w:r w:rsidRPr="009A72DF">
              <w:rPr>
                <w:i/>
              </w:rPr>
              <w:t>Work Capabilities</w:t>
            </w:r>
            <w:r w:rsidRPr="009A72DF">
              <w:t>.  Any assigned IDs are returned in the ACKNOWLEDGE message.</w:t>
            </w:r>
          </w:p>
          <w:p w14:paraId="7DD3365C" w14:textId="46158C92"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Capabilities</w:t>
            </w:r>
            <w:r w:rsidRPr="009A72DF">
              <w:t xml:space="preserve"> identified by the information specified in the CHANGE message. See </w:t>
            </w:r>
            <w:fldSimple w:instr=" REF _Ref325463252  \* MERGEFORMAT ">
              <w:r w:rsidR="00036893" w:rsidRPr="000615A5">
                <w:t xml:space="preserve">Table </w:t>
              </w:r>
              <w:r w:rsidR="00036893">
                <w:t>46</w:t>
              </w:r>
            </w:fldSimple>
            <w:r w:rsidRPr="009A72DF">
              <w:t xml:space="preserve"> for details.  A RESPOND message may be used to communicate agreement, disagreement, or changes made to the CHANGE message data. </w:t>
            </w:r>
          </w:p>
          <w:p w14:paraId="2AD95904" w14:textId="7FBDBDC8"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Capabilities</w:t>
            </w:r>
            <w:r w:rsidRPr="009A72DF">
              <w:t xml:space="preserve"> identified by the information specified in the CANCEL message. See </w:t>
            </w:r>
            <w:fldSimple w:instr=" REF _Ref325463252  \* MERGEFORMAT ">
              <w:r w:rsidR="00036893" w:rsidRPr="000615A5">
                <w:t xml:space="preserve">Table </w:t>
              </w:r>
              <w:r w:rsidR="00036893">
                <w:t>46</w:t>
              </w:r>
            </w:fldSimple>
            <w:r w:rsidRPr="009A72DF">
              <w:t xml:space="preserve"> for details.  If contained elements IDs are specified, then only the specified contained elements for the specified </w:t>
            </w:r>
            <w:r w:rsidRPr="009A72DF">
              <w:rPr>
                <w:i/>
              </w:rPr>
              <w:t>Work Capability</w:t>
            </w:r>
            <w:r w:rsidRPr="009A72DF">
              <w:t xml:space="preserve"> are to be cancelled, not the </w:t>
            </w:r>
            <w:r w:rsidRPr="009A72DF">
              <w:rPr>
                <w:i/>
              </w:rPr>
              <w:t>Work Capability</w:t>
            </w:r>
            <w:r w:rsidRPr="009A72DF">
              <w:t xml:space="preserve">. </w:t>
            </w:r>
          </w:p>
          <w:p w14:paraId="6F38B003" w14:textId="3BA6C2EB" w:rsidR="00270E45" w:rsidRPr="009A72DF" w:rsidRDefault="00270E45" w:rsidP="00C47497">
            <w:pPr>
              <w:pStyle w:val="TABLE-cell"/>
            </w:pPr>
            <w:r w:rsidRPr="009A72DF">
              <w:t xml:space="preserve">SYNC ADD: Shall define a request that the receiver is to define the specified attributes and contained elements of </w:t>
            </w:r>
            <w:r w:rsidRPr="009A72DF">
              <w:rPr>
                <w:i/>
              </w:rPr>
              <w:t>Work Capabilities</w:t>
            </w:r>
            <w:r w:rsidRPr="009A72DF">
              <w:t xml:space="preserve"> identified by the information specified in the SYNC message. See </w:t>
            </w:r>
            <w:fldSimple w:instr=" REF _Ref325463252  \* MERGEFORMAT ">
              <w:r w:rsidR="00036893" w:rsidRPr="000615A5">
                <w:t xml:space="preserve">Table </w:t>
              </w:r>
              <w:r w:rsidR="00036893">
                <w:t>46</w:t>
              </w:r>
            </w:fldSimple>
            <w:r w:rsidRPr="009A72DF">
              <w:t xml:space="preserve"> for details.   </w:t>
            </w:r>
          </w:p>
          <w:p w14:paraId="6CC560D1" w14:textId="4C6DA87E" w:rsidR="00270E45" w:rsidRPr="009A72DF" w:rsidRDefault="00270E45" w:rsidP="00C47497">
            <w:pPr>
              <w:pStyle w:val="TABLE-cell"/>
            </w:pPr>
            <w:r w:rsidRPr="009A72DF">
              <w:t xml:space="preserve">SYNC CHANGE: Shall define a request that the receiver is to delete the specified attributes and contained elements of </w:t>
            </w:r>
            <w:r w:rsidRPr="009A72DF">
              <w:rPr>
                <w:i/>
              </w:rPr>
              <w:t>Work Capabilities</w:t>
            </w:r>
            <w:r w:rsidRPr="009A72DF">
              <w:t xml:space="preserve"> identified by the information specified in the SYNC message. See </w:t>
            </w:r>
            <w:fldSimple w:instr=" REF _Ref325463252  \* MERGEFORMAT ">
              <w:r w:rsidR="00036893" w:rsidRPr="000615A5">
                <w:t xml:space="preserve">Table </w:t>
              </w:r>
              <w:r w:rsidR="00036893">
                <w:t>46</w:t>
              </w:r>
            </w:fldSimple>
            <w:r w:rsidRPr="009A72DF">
              <w:t xml:space="preserve"> for details. </w:t>
            </w:r>
          </w:p>
          <w:p w14:paraId="1B5DFF3A" w14:textId="77777777" w:rsidR="00270E45" w:rsidRDefault="00270E45" w:rsidP="00C47497">
            <w:pPr>
              <w:pStyle w:val="TABLE-cell"/>
              <w:rPr>
                <w:ins w:id="2799" w:author="Dennis Brandl" w:date="2018-03-03T07:07:00Z"/>
              </w:rPr>
            </w:pPr>
            <w:r w:rsidRPr="009A72DF">
              <w:t xml:space="preserve">SYNC DELETE: Shall define a request that the receiver is to delete the specified attributes and contained elements of </w:t>
            </w:r>
            <w:r w:rsidRPr="009A72DF">
              <w:rPr>
                <w:i/>
              </w:rPr>
              <w:t>Work Capabilities</w:t>
            </w:r>
            <w:r w:rsidRPr="009A72DF">
              <w:t xml:space="preserve"> identified by the information specified in the SYNC message. See </w:t>
            </w:r>
            <w:fldSimple w:instr=" REF _Ref325463252  \* MERGEFORMAT ">
              <w:r w:rsidR="00036893" w:rsidRPr="000615A5">
                <w:t xml:space="preserve">Table </w:t>
              </w:r>
              <w:r w:rsidR="00036893">
                <w:t>46</w:t>
              </w:r>
            </w:fldSimple>
            <w:r w:rsidRPr="009A72DF">
              <w:t xml:space="preserve"> for details.</w:t>
            </w:r>
          </w:p>
          <w:p w14:paraId="6B202A55" w14:textId="00152080" w:rsidR="009C2673" w:rsidRPr="009A72DF" w:rsidRDefault="009C2673" w:rsidP="00C47497">
            <w:pPr>
              <w:pStyle w:val="TABLE-cell"/>
            </w:pPr>
            <w:ins w:id="2800" w:author="Dennis Brandl" w:date="2018-03-03T07:07:00Z">
              <w:r>
                <w:t>NOTIFY: Error.</w:t>
              </w:r>
            </w:ins>
          </w:p>
        </w:tc>
      </w:tr>
      <w:tr w:rsidR="00270E45" w:rsidRPr="009A72DF" w14:paraId="7C8B3750" w14:textId="77777777" w:rsidTr="009A72DF">
        <w:tc>
          <w:tcPr>
            <w:tcW w:w="2136" w:type="dxa"/>
            <w:shd w:val="clear" w:color="auto" w:fill="auto"/>
          </w:tcPr>
          <w:p w14:paraId="76252119" w14:textId="77777777" w:rsidR="00270E45" w:rsidRPr="009A72DF" w:rsidRDefault="00270E45" w:rsidP="00C47497">
            <w:pPr>
              <w:pStyle w:val="TABLE-cell"/>
            </w:pPr>
            <w:r w:rsidRPr="009A72DF">
              <w:t>Wildcard specified</w:t>
            </w:r>
          </w:p>
        </w:tc>
        <w:tc>
          <w:tcPr>
            <w:tcW w:w="7042" w:type="dxa"/>
            <w:shd w:val="clear" w:color="auto" w:fill="auto"/>
          </w:tcPr>
          <w:p w14:paraId="0973B2EC" w14:textId="77777777" w:rsidR="00270E45" w:rsidRPr="009A72DF" w:rsidRDefault="00270E45" w:rsidP="00C47497">
            <w:pPr>
              <w:pStyle w:val="TABLE-cell"/>
            </w:pPr>
            <w:r w:rsidRPr="009A72DF">
              <w:t xml:space="preserve">GET: Shall define a request that the receiver is to return, in a SHOW message, all attributes and contained elements of all </w:t>
            </w:r>
            <w:r w:rsidRPr="009A72DF">
              <w:rPr>
                <w:i/>
              </w:rPr>
              <w:t xml:space="preserve">Work Capabilities </w:t>
            </w:r>
            <w:r w:rsidRPr="009A72DF">
              <w:t>that match the wildcard.</w:t>
            </w:r>
          </w:p>
          <w:p w14:paraId="36A3BE82" w14:textId="77777777" w:rsidR="00270E45" w:rsidRPr="009A72DF" w:rsidRDefault="00270E45" w:rsidP="00C47497">
            <w:pPr>
              <w:pStyle w:val="TABLE-cell"/>
            </w:pPr>
            <w:r w:rsidRPr="009A72DF">
              <w:t>PROCESS: Error</w:t>
            </w:r>
          </w:p>
          <w:p w14:paraId="42D05299" w14:textId="77777777" w:rsidR="00270E45" w:rsidRPr="009A72DF" w:rsidRDefault="00270E45" w:rsidP="00C47497">
            <w:pPr>
              <w:pStyle w:val="TABLE-cell"/>
            </w:pPr>
            <w:r w:rsidRPr="009A72DF">
              <w:t xml:space="preserve">CHANGE: Shall define a request that the receiver is to change specified attributes and contained elements of the </w:t>
            </w:r>
            <w:r w:rsidRPr="009A72DF">
              <w:rPr>
                <w:i/>
              </w:rPr>
              <w:t>Work Capabilities</w:t>
            </w:r>
            <w:r w:rsidRPr="009A72DF">
              <w:t xml:space="preserve"> that match the wildcard.  A RESPOND message may be used to communicate agreement, disagreement, or changes made to the CHANGE message data. </w:t>
            </w:r>
          </w:p>
          <w:p w14:paraId="4CFD9B76" w14:textId="77777777" w:rsidR="00270E45" w:rsidRPr="009A72DF" w:rsidRDefault="00270E45" w:rsidP="00C47497">
            <w:pPr>
              <w:pStyle w:val="TABLE-cell"/>
            </w:pPr>
            <w:r w:rsidRPr="009A72DF">
              <w:t xml:space="preserve">CANCEL: Shall define a request that the receiver is to cancel the specified attributes and contained elements of the </w:t>
            </w:r>
            <w:r w:rsidRPr="009A72DF">
              <w:rPr>
                <w:i/>
              </w:rPr>
              <w:t>Work Capabilities</w:t>
            </w:r>
            <w:r w:rsidRPr="009A72DF">
              <w:t xml:space="preserve"> that match the wildcard.  If contained elements IDs are specified, then only the specified contained elements for the specified </w:t>
            </w:r>
            <w:r w:rsidRPr="009A72DF">
              <w:rPr>
                <w:i/>
              </w:rPr>
              <w:t>Work Capability</w:t>
            </w:r>
            <w:r w:rsidRPr="009A72DF">
              <w:t xml:space="preserve"> are to be cancelled, not the </w:t>
            </w:r>
            <w:r w:rsidRPr="009A72DF">
              <w:rPr>
                <w:i/>
              </w:rPr>
              <w:t>Work Capability</w:t>
            </w:r>
            <w:r w:rsidRPr="009A72DF">
              <w:t xml:space="preserve">. </w:t>
            </w:r>
          </w:p>
          <w:p w14:paraId="3841DC94" w14:textId="77777777" w:rsidR="00270E45" w:rsidRPr="009A72DF" w:rsidRDefault="00270E45" w:rsidP="00C47497">
            <w:pPr>
              <w:pStyle w:val="TABLE-cell"/>
            </w:pPr>
            <w:r w:rsidRPr="009A72DF">
              <w:t xml:space="preserve">SYNC ADD: Error.   </w:t>
            </w:r>
          </w:p>
          <w:p w14:paraId="51B7E405" w14:textId="77777777" w:rsidR="00270E45" w:rsidRPr="009A72DF" w:rsidRDefault="00270E45" w:rsidP="00C47497">
            <w:pPr>
              <w:pStyle w:val="TABLE-cell"/>
            </w:pPr>
            <w:r w:rsidRPr="009A72DF">
              <w:t xml:space="preserve">SYNC CHANGE: Shall define a request that the receiver is to delete the specified attributes and contained elements of </w:t>
            </w:r>
            <w:r w:rsidRPr="009A72DF">
              <w:rPr>
                <w:i/>
              </w:rPr>
              <w:t>Work Capabilities</w:t>
            </w:r>
            <w:r w:rsidRPr="009A72DF">
              <w:t xml:space="preserve"> that match the wildcard. </w:t>
            </w:r>
          </w:p>
          <w:p w14:paraId="458C8C77" w14:textId="77777777" w:rsidR="00270E45" w:rsidRDefault="00270E45" w:rsidP="00C47497">
            <w:pPr>
              <w:pStyle w:val="TABLE-cell"/>
              <w:rPr>
                <w:ins w:id="2801" w:author="Dennis Brandl" w:date="2018-03-03T07:07:00Z"/>
              </w:rPr>
            </w:pPr>
            <w:r w:rsidRPr="009A72DF">
              <w:t xml:space="preserve">SYNC DELETE: Shall define a request that the receiver is to delete the specified attributes and contained elements of </w:t>
            </w:r>
            <w:r w:rsidRPr="009A72DF">
              <w:rPr>
                <w:i/>
              </w:rPr>
              <w:t>Work Capabilities</w:t>
            </w:r>
            <w:r w:rsidRPr="009A72DF">
              <w:t xml:space="preserve"> that match the wildcard.</w:t>
            </w:r>
          </w:p>
          <w:p w14:paraId="16B36DE2" w14:textId="3BF59363" w:rsidR="009C2673" w:rsidRPr="009A72DF" w:rsidRDefault="009C2673" w:rsidP="00C47497">
            <w:pPr>
              <w:pStyle w:val="TABLE-cell"/>
            </w:pPr>
            <w:ins w:id="2802" w:author="Dennis Brandl" w:date="2018-03-03T07:07:00Z">
              <w:r>
                <w:lastRenderedPageBreak/>
                <w:t xml:space="preserve">NOTIFY: Error. </w:t>
              </w:r>
            </w:ins>
          </w:p>
        </w:tc>
      </w:tr>
    </w:tbl>
    <w:p w14:paraId="03D5EB75" w14:textId="77777777" w:rsidR="00270E45" w:rsidRPr="000615A5" w:rsidRDefault="00270E45" w:rsidP="00833722">
      <w:pPr>
        <w:pStyle w:val="NOTE"/>
      </w:pPr>
    </w:p>
    <w:p w14:paraId="40B6907D" w14:textId="6970BDF2" w:rsidR="00270E45" w:rsidRPr="000615A5" w:rsidRDefault="00270E45" w:rsidP="00833722">
      <w:pPr>
        <w:pStyle w:val="TABLE-title"/>
      </w:pPr>
      <w:bookmarkStart w:id="2803" w:name="_Ref325463252"/>
      <w:bookmarkStart w:id="2804" w:name="_Toc483857399"/>
      <w:r w:rsidRPr="000615A5">
        <w:t xml:space="preserve">Table </w:t>
      </w:r>
      <w:r w:rsidRPr="000615A5">
        <w:fldChar w:fldCharType="begin"/>
      </w:r>
      <w:r w:rsidRPr="000615A5">
        <w:instrText xml:space="preserve"> SEQ Table \* ARABIC </w:instrText>
      </w:r>
      <w:r w:rsidRPr="000615A5">
        <w:fldChar w:fldCharType="separate"/>
      </w:r>
      <w:r w:rsidR="00036893">
        <w:rPr>
          <w:noProof/>
        </w:rPr>
        <w:t>46</w:t>
      </w:r>
      <w:r w:rsidRPr="000615A5">
        <w:fldChar w:fldCharType="end"/>
      </w:r>
      <w:bookmarkEnd w:id="2803"/>
      <w:r w:rsidRPr="000615A5">
        <w:t xml:space="preserve"> – Work</w:t>
      </w:r>
      <w:r w:rsidR="00DB1007">
        <w:t xml:space="preserve"> </w:t>
      </w:r>
      <w:r w:rsidRPr="000615A5">
        <w:t>capability element definitions for GET verb</w:t>
      </w:r>
      <w:bookmarkEnd w:id="28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9"/>
        <w:gridCol w:w="6093"/>
      </w:tblGrid>
      <w:tr w:rsidR="00270E45" w:rsidRPr="000615A5" w14:paraId="75F77E1D" w14:textId="77777777" w:rsidTr="009A72DF">
        <w:trPr>
          <w:cantSplit/>
          <w:tblHeader/>
        </w:trPr>
        <w:tc>
          <w:tcPr>
            <w:tcW w:w="2970" w:type="dxa"/>
            <w:shd w:val="clear" w:color="auto" w:fill="auto"/>
          </w:tcPr>
          <w:p w14:paraId="36D1F2F6" w14:textId="77777777" w:rsidR="00270E45" w:rsidRPr="000615A5" w:rsidRDefault="00270E45" w:rsidP="00C47497">
            <w:pPr>
              <w:pStyle w:val="TABLE-col-heading"/>
            </w:pPr>
            <w:r w:rsidRPr="000615A5">
              <w:t>Work capability Element</w:t>
            </w:r>
          </w:p>
        </w:tc>
        <w:tc>
          <w:tcPr>
            <w:tcW w:w="6390" w:type="dxa"/>
            <w:shd w:val="clear" w:color="auto" w:fill="auto"/>
          </w:tcPr>
          <w:p w14:paraId="2F62A242" w14:textId="77777777" w:rsidR="00270E45" w:rsidRPr="000615A5" w:rsidRDefault="00270E45" w:rsidP="00C47497">
            <w:pPr>
              <w:pStyle w:val="TABLE-col-heading"/>
            </w:pPr>
            <w:r w:rsidRPr="000615A5">
              <w:t>Returns</w:t>
            </w:r>
          </w:p>
        </w:tc>
      </w:tr>
      <w:tr w:rsidR="00270E45" w:rsidRPr="000615A5" w14:paraId="14A4E502" w14:textId="77777777" w:rsidTr="009A72DF">
        <w:trPr>
          <w:cantSplit/>
        </w:trPr>
        <w:tc>
          <w:tcPr>
            <w:tcW w:w="2970" w:type="dxa"/>
            <w:shd w:val="clear" w:color="auto" w:fill="auto"/>
          </w:tcPr>
          <w:p w14:paraId="32AE0AF5" w14:textId="77777777" w:rsidR="00270E45" w:rsidRPr="000615A5" w:rsidRDefault="00270E45" w:rsidP="00C47497">
            <w:pPr>
              <w:pStyle w:val="TABLE-cell"/>
            </w:pPr>
            <w:r w:rsidRPr="000615A5">
              <w:t>Start Time</w:t>
            </w:r>
          </w:p>
        </w:tc>
        <w:tc>
          <w:tcPr>
            <w:tcW w:w="6390" w:type="dxa"/>
            <w:shd w:val="clear" w:color="auto" w:fill="auto"/>
          </w:tcPr>
          <w:p w14:paraId="59E72C8C" w14:textId="77777777" w:rsidR="00270E45" w:rsidRPr="000615A5" w:rsidRDefault="00270E45" w:rsidP="00C47497">
            <w:pPr>
              <w:pStyle w:val="TABLE-cell"/>
            </w:pPr>
            <w:r w:rsidRPr="000615A5">
              <w:t xml:space="preserve">Specifies work capability information for times after, and including the start time.  If not specified then the responder selects the </w:t>
            </w:r>
            <w:r w:rsidRPr="000615A5">
              <w:rPr>
                <w:i/>
              </w:rPr>
              <w:t>Start Time</w:t>
            </w:r>
            <w:r w:rsidRPr="000615A5">
              <w:t>.</w:t>
            </w:r>
          </w:p>
        </w:tc>
      </w:tr>
      <w:tr w:rsidR="00270E45" w:rsidRPr="000615A5" w14:paraId="65C30E0B" w14:textId="77777777" w:rsidTr="009A72DF">
        <w:trPr>
          <w:cantSplit/>
        </w:trPr>
        <w:tc>
          <w:tcPr>
            <w:tcW w:w="2970" w:type="dxa"/>
            <w:shd w:val="clear" w:color="auto" w:fill="auto"/>
          </w:tcPr>
          <w:p w14:paraId="14F231A8" w14:textId="77777777" w:rsidR="00270E45" w:rsidRPr="000615A5" w:rsidRDefault="00270E45" w:rsidP="00C47497">
            <w:pPr>
              <w:pStyle w:val="TABLE-cell"/>
            </w:pPr>
            <w:r w:rsidRPr="000615A5">
              <w:t>End Time</w:t>
            </w:r>
          </w:p>
        </w:tc>
        <w:tc>
          <w:tcPr>
            <w:tcW w:w="6390" w:type="dxa"/>
            <w:shd w:val="clear" w:color="auto" w:fill="auto"/>
          </w:tcPr>
          <w:p w14:paraId="2A67A8CA" w14:textId="77777777" w:rsidR="00270E45" w:rsidRPr="000615A5" w:rsidRDefault="00270E45" w:rsidP="00C47497">
            <w:pPr>
              <w:pStyle w:val="TABLE-cell"/>
            </w:pPr>
            <w:r w:rsidRPr="000615A5">
              <w:t xml:space="preserve">Specifies work capability information for times before, and including, the end time.  If not specified then the responder selects the </w:t>
            </w:r>
            <w:r w:rsidRPr="000615A5">
              <w:rPr>
                <w:i/>
              </w:rPr>
              <w:t>End Time</w:t>
            </w:r>
            <w:r w:rsidRPr="000615A5">
              <w:t>.</w:t>
            </w:r>
          </w:p>
        </w:tc>
      </w:tr>
      <w:tr w:rsidR="00270E45" w:rsidRPr="000615A5" w14:paraId="75734395" w14:textId="77777777" w:rsidTr="009A72DF">
        <w:trPr>
          <w:cantSplit/>
        </w:trPr>
        <w:tc>
          <w:tcPr>
            <w:tcW w:w="2970" w:type="dxa"/>
            <w:shd w:val="clear" w:color="auto" w:fill="auto"/>
          </w:tcPr>
          <w:p w14:paraId="06FEB2D6" w14:textId="77777777" w:rsidR="00270E45" w:rsidRPr="000615A5" w:rsidRDefault="00270E45" w:rsidP="00C47497">
            <w:pPr>
              <w:pStyle w:val="TABLE-cell"/>
            </w:pPr>
            <w:r w:rsidRPr="000615A5">
              <w:t>Hierarchy Scope</w:t>
            </w:r>
          </w:p>
        </w:tc>
        <w:tc>
          <w:tcPr>
            <w:tcW w:w="6390" w:type="dxa"/>
            <w:shd w:val="clear" w:color="auto" w:fill="auto"/>
          </w:tcPr>
          <w:p w14:paraId="741F725D" w14:textId="77777777" w:rsidR="00270E45" w:rsidRPr="000615A5" w:rsidRDefault="00270E45" w:rsidP="00C47497">
            <w:pPr>
              <w:pStyle w:val="TABLE-cell"/>
            </w:pPr>
            <w:r w:rsidRPr="000615A5">
              <w:t xml:space="preserve">Specifies work capability information for the specified scope in the role based equipment hierarchal. (e.g. A process cell, work center, production line, area, site, …) If not specified then the responder selects the </w:t>
            </w:r>
            <w:r w:rsidRPr="000615A5">
              <w:rPr>
                <w:i/>
              </w:rPr>
              <w:t>Hierarchy Scope</w:t>
            </w:r>
            <w:r w:rsidRPr="000615A5">
              <w:t xml:space="preserve">. </w:t>
            </w:r>
          </w:p>
        </w:tc>
      </w:tr>
      <w:tr w:rsidR="00270E45" w:rsidRPr="000615A5" w14:paraId="6D23D8C8" w14:textId="77777777" w:rsidTr="009A72DF">
        <w:trPr>
          <w:cantSplit/>
        </w:trPr>
        <w:tc>
          <w:tcPr>
            <w:tcW w:w="2970" w:type="dxa"/>
            <w:shd w:val="clear" w:color="auto" w:fill="auto"/>
          </w:tcPr>
          <w:p w14:paraId="61F49740" w14:textId="77777777" w:rsidR="00270E45" w:rsidRPr="000615A5" w:rsidRDefault="00270E45" w:rsidP="00C47497">
            <w:pPr>
              <w:pStyle w:val="TABLE-cell"/>
            </w:pPr>
            <w:r w:rsidRPr="000615A5">
              <w:t>Capability Type</w:t>
            </w:r>
          </w:p>
        </w:tc>
        <w:tc>
          <w:tcPr>
            <w:tcW w:w="6390" w:type="dxa"/>
            <w:shd w:val="clear" w:color="auto" w:fill="auto"/>
          </w:tcPr>
          <w:p w14:paraId="7F5B5048" w14:textId="77777777" w:rsidR="00270E45" w:rsidRPr="000615A5" w:rsidRDefault="00270E45" w:rsidP="00C47497">
            <w:pPr>
              <w:pStyle w:val="TABLE-cell"/>
            </w:pPr>
            <w:r w:rsidRPr="000615A5">
              <w:t xml:space="preserve">Specifies the type of work capability information to be returned.  If not specified, then the responder selects the </w:t>
            </w:r>
            <w:r w:rsidRPr="000615A5">
              <w:rPr>
                <w:i/>
              </w:rPr>
              <w:t>Capability Type</w:t>
            </w:r>
            <w:r w:rsidRPr="000615A5">
              <w:t xml:space="preserve"> information returned. </w:t>
            </w:r>
          </w:p>
        </w:tc>
      </w:tr>
      <w:tr w:rsidR="00270E45" w:rsidRPr="000615A5" w14:paraId="5B997ECA" w14:textId="77777777" w:rsidTr="009A72DF">
        <w:trPr>
          <w:cantSplit/>
        </w:trPr>
        <w:tc>
          <w:tcPr>
            <w:tcW w:w="2970" w:type="dxa"/>
            <w:shd w:val="clear" w:color="auto" w:fill="auto"/>
          </w:tcPr>
          <w:p w14:paraId="13406FF6" w14:textId="77777777" w:rsidR="00270E45" w:rsidRPr="000615A5" w:rsidRDefault="00270E45" w:rsidP="00C47497">
            <w:pPr>
              <w:pStyle w:val="TABLE-cell"/>
            </w:pPr>
            <w:r w:rsidRPr="000615A5">
              <w:t>Personnel Capability /</w:t>
            </w:r>
            <w:r w:rsidRPr="000615A5">
              <w:br/>
              <w:t>Personnel Class ID</w:t>
            </w:r>
          </w:p>
        </w:tc>
        <w:tc>
          <w:tcPr>
            <w:tcW w:w="6390" w:type="dxa"/>
            <w:shd w:val="clear" w:color="auto" w:fill="auto"/>
          </w:tcPr>
          <w:p w14:paraId="2A13FB39" w14:textId="77777777" w:rsidR="00270E45" w:rsidRPr="000615A5" w:rsidRDefault="00270E45" w:rsidP="00C47497">
            <w:pPr>
              <w:pStyle w:val="TABLE-cell"/>
            </w:pPr>
            <w:r w:rsidRPr="000615A5">
              <w:t xml:space="preserve">May specify a wildcard or a </w:t>
            </w:r>
            <w:r w:rsidRPr="000615A5">
              <w:rPr>
                <w:i/>
              </w:rPr>
              <w:t>Personnel Class</w:t>
            </w:r>
            <w:r w:rsidRPr="000615A5">
              <w:t xml:space="preserve"> ID.  If included, then it specifies the personnel class(es) for the returned </w:t>
            </w:r>
            <w:r w:rsidRPr="000615A5">
              <w:rPr>
                <w:i/>
              </w:rPr>
              <w:t>Personnel Capability</w:t>
            </w:r>
            <w:r w:rsidRPr="000615A5">
              <w:t xml:space="preserve">. </w:t>
            </w:r>
          </w:p>
        </w:tc>
      </w:tr>
      <w:tr w:rsidR="00270E45" w:rsidRPr="000615A5" w14:paraId="3643B52B" w14:textId="77777777" w:rsidTr="009A72DF">
        <w:trPr>
          <w:cantSplit/>
        </w:trPr>
        <w:tc>
          <w:tcPr>
            <w:tcW w:w="2970" w:type="dxa"/>
            <w:shd w:val="clear" w:color="auto" w:fill="auto"/>
          </w:tcPr>
          <w:p w14:paraId="2AA1F75B" w14:textId="77777777" w:rsidR="00270E45" w:rsidRPr="000615A5" w:rsidRDefault="00270E45" w:rsidP="00C47497">
            <w:pPr>
              <w:pStyle w:val="TABLE-cell"/>
            </w:pPr>
            <w:r w:rsidRPr="000615A5">
              <w:t xml:space="preserve">Personnel Capability / </w:t>
            </w:r>
            <w:r w:rsidRPr="000615A5">
              <w:br/>
              <w:t>Person ID</w:t>
            </w:r>
          </w:p>
        </w:tc>
        <w:tc>
          <w:tcPr>
            <w:tcW w:w="6390" w:type="dxa"/>
            <w:shd w:val="clear" w:color="auto" w:fill="auto"/>
          </w:tcPr>
          <w:p w14:paraId="229B2E16" w14:textId="77777777" w:rsidR="00270E45" w:rsidRPr="000615A5" w:rsidRDefault="00270E45" w:rsidP="00C47497">
            <w:pPr>
              <w:pStyle w:val="TABLE-cell"/>
            </w:pPr>
            <w:r w:rsidRPr="000615A5">
              <w:t xml:space="preserve">May specify a wildcard or a </w:t>
            </w:r>
            <w:r w:rsidRPr="000615A5">
              <w:rPr>
                <w:i/>
              </w:rPr>
              <w:t>Person</w:t>
            </w:r>
            <w:r w:rsidRPr="000615A5">
              <w:t xml:space="preserve"> ID.  If included, then it specifies the person(s) for the returned </w:t>
            </w:r>
            <w:r w:rsidRPr="000615A5">
              <w:rPr>
                <w:i/>
              </w:rPr>
              <w:t>Personnel Capability</w:t>
            </w:r>
            <w:r w:rsidRPr="000615A5">
              <w:t>.</w:t>
            </w:r>
          </w:p>
        </w:tc>
      </w:tr>
      <w:tr w:rsidR="00270E45" w:rsidRPr="000615A5" w14:paraId="6FFC4621" w14:textId="77777777" w:rsidTr="009A72DF">
        <w:trPr>
          <w:cantSplit/>
        </w:trPr>
        <w:tc>
          <w:tcPr>
            <w:tcW w:w="2970" w:type="dxa"/>
            <w:shd w:val="clear" w:color="auto" w:fill="auto"/>
          </w:tcPr>
          <w:p w14:paraId="5E8A0EC8" w14:textId="77777777" w:rsidR="00270E45" w:rsidRPr="000615A5" w:rsidRDefault="00270E45" w:rsidP="00C47497">
            <w:pPr>
              <w:pStyle w:val="TABLE-cell"/>
            </w:pPr>
            <w:r w:rsidRPr="000615A5">
              <w:t xml:space="preserve">Equipment Capability / </w:t>
            </w:r>
            <w:r w:rsidRPr="000615A5">
              <w:br/>
              <w:t>Equipment Class ID</w:t>
            </w:r>
          </w:p>
        </w:tc>
        <w:tc>
          <w:tcPr>
            <w:tcW w:w="6390" w:type="dxa"/>
            <w:shd w:val="clear" w:color="auto" w:fill="auto"/>
          </w:tcPr>
          <w:p w14:paraId="7165F887" w14:textId="77777777" w:rsidR="00270E45" w:rsidRPr="000615A5" w:rsidRDefault="00270E45" w:rsidP="00C47497">
            <w:pPr>
              <w:pStyle w:val="TABLE-cell"/>
            </w:pPr>
            <w:r w:rsidRPr="000615A5">
              <w:t xml:space="preserve">May specify a wildcard or an </w:t>
            </w:r>
            <w:r w:rsidRPr="000615A5">
              <w:rPr>
                <w:i/>
              </w:rPr>
              <w:t>Equipment Class</w:t>
            </w:r>
            <w:r w:rsidRPr="000615A5">
              <w:t xml:space="preserve"> ID.  If included, then it specifies the equipment class(es) for the returned </w:t>
            </w:r>
            <w:r w:rsidRPr="000615A5">
              <w:rPr>
                <w:i/>
              </w:rPr>
              <w:t>Equipment Capability</w:t>
            </w:r>
            <w:r w:rsidRPr="000615A5">
              <w:t>.</w:t>
            </w:r>
          </w:p>
        </w:tc>
      </w:tr>
      <w:tr w:rsidR="00270E45" w:rsidRPr="000615A5" w14:paraId="76E92037" w14:textId="77777777" w:rsidTr="009A72DF">
        <w:trPr>
          <w:cantSplit/>
        </w:trPr>
        <w:tc>
          <w:tcPr>
            <w:tcW w:w="2970" w:type="dxa"/>
            <w:shd w:val="clear" w:color="auto" w:fill="auto"/>
          </w:tcPr>
          <w:p w14:paraId="3C1B6031" w14:textId="77777777" w:rsidR="00270E45" w:rsidRPr="000615A5" w:rsidRDefault="00270E45" w:rsidP="00C47497">
            <w:pPr>
              <w:pStyle w:val="TABLE-cell"/>
            </w:pPr>
            <w:r w:rsidRPr="000615A5">
              <w:t xml:space="preserve">Equipment Capability / </w:t>
            </w:r>
            <w:r w:rsidRPr="000615A5">
              <w:br/>
              <w:t>Equipment ID</w:t>
            </w:r>
          </w:p>
        </w:tc>
        <w:tc>
          <w:tcPr>
            <w:tcW w:w="6390" w:type="dxa"/>
            <w:shd w:val="clear" w:color="auto" w:fill="auto"/>
          </w:tcPr>
          <w:p w14:paraId="0146098D" w14:textId="77777777" w:rsidR="00270E45" w:rsidRPr="000615A5" w:rsidRDefault="00270E45" w:rsidP="00C47497">
            <w:pPr>
              <w:pStyle w:val="TABLE-cell"/>
            </w:pPr>
            <w:r w:rsidRPr="000615A5">
              <w:t xml:space="preserve">May specify a wildcard or an </w:t>
            </w:r>
            <w:r w:rsidRPr="000615A5">
              <w:rPr>
                <w:i/>
              </w:rPr>
              <w:t>Equipment</w:t>
            </w:r>
            <w:r w:rsidRPr="000615A5">
              <w:t xml:space="preserve"> ID.  If included, then it specifies the equipment for the returned </w:t>
            </w:r>
            <w:r w:rsidRPr="000615A5">
              <w:rPr>
                <w:i/>
              </w:rPr>
              <w:t>Equipment Capability</w:t>
            </w:r>
            <w:r w:rsidRPr="000615A5">
              <w:t>.</w:t>
            </w:r>
          </w:p>
        </w:tc>
      </w:tr>
      <w:tr w:rsidR="00270E45" w:rsidRPr="000615A5" w14:paraId="780461B0" w14:textId="77777777" w:rsidTr="009A72DF">
        <w:trPr>
          <w:cantSplit/>
        </w:trPr>
        <w:tc>
          <w:tcPr>
            <w:tcW w:w="2970" w:type="dxa"/>
            <w:shd w:val="clear" w:color="auto" w:fill="auto"/>
          </w:tcPr>
          <w:p w14:paraId="6885CE72" w14:textId="77777777" w:rsidR="00270E45" w:rsidRPr="000615A5" w:rsidRDefault="00270E45" w:rsidP="00C47497">
            <w:pPr>
              <w:pStyle w:val="TABLE-cell"/>
            </w:pPr>
            <w:r w:rsidRPr="000615A5">
              <w:t xml:space="preserve">Physical Asset Capability / </w:t>
            </w:r>
            <w:r w:rsidRPr="000615A5">
              <w:br/>
              <w:t>Physical Asset ID</w:t>
            </w:r>
          </w:p>
        </w:tc>
        <w:tc>
          <w:tcPr>
            <w:tcW w:w="6390" w:type="dxa"/>
            <w:shd w:val="clear" w:color="auto" w:fill="auto"/>
          </w:tcPr>
          <w:p w14:paraId="704DE984" w14:textId="77777777" w:rsidR="00270E45" w:rsidRPr="000615A5" w:rsidRDefault="00270E45" w:rsidP="00C47497">
            <w:pPr>
              <w:pStyle w:val="TABLE-cell"/>
            </w:pPr>
            <w:r w:rsidRPr="000615A5">
              <w:t>May specify a wildcard or a Physical Asset ID.  If included, then it specifies the Physical Assets for the returned Physical Asset  Capability.</w:t>
            </w:r>
          </w:p>
        </w:tc>
      </w:tr>
      <w:tr w:rsidR="00270E45" w:rsidRPr="000615A5" w14:paraId="5F766202" w14:textId="77777777" w:rsidTr="009A72DF">
        <w:trPr>
          <w:cantSplit/>
        </w:trPr>
        <w:tc>
          <w:tcPr>
            <w:tcW w:w="2970" w:type="dxa"/>
            <w:shd w:val="clear" w:color="auto" w:fill="auto"/>
          </w:tcPr>
          <w:p w14:paraId="5B249D23" w14:textId="77777777" w:rsidR="00270E45" w:rsidRPr="000615A5" w:rsidRDefault="00270E45" w:rsidP="00C47497">
            <w:pPr>
              <w:pStyle w:val="TABLE-cell"/>
            </w:pPr>
            <w:r w:rsidRPr="000615A5">
              <w:t xml:space="preserve">Physical Asset Capability / </w:t>
            </w:r>
            <w:r w:rsidRPr="000615A5">
              <w:br/>
              <w:t>Physical Asset Class ID</w:t>
            </w:r>
          </w:p>
        </w:tc>
        <w:tc>
          <w:tcPr>
            <w:tcW w:w="6390" w:type="dxa"/>
            <w:shd w:val="clear" w:color="auto" w:fill="auto"/>
          </w:tcPr>
          <w:p w14:paraId="26AD3FD4" w14:textId="77777777" w:rsidR="00270E45" w:rsidRPr="000615A5" w:rsidRDefault="00270E45" w:rsidP="00C47497">
            <w:pPr>
              <w:pStyle w:val="TABLE-cell"/>
            </w:pPr>
            <w:r w:rsidRPr="000615A5">
              <w:t>May specify a wildcard or a Physical Asset Class ID.  If included, then it specifies the Physical Asset Class(es) for the returned Physical Asset Class Capability.</w:t>
            </w:r>
          </w:p>
        </w:tc>
      </w:tr>
      <w:tr w:rsidR="00270E45" w:rsidRPr="000615A5" w14:paraId="1AC0B6B4" w14:textId="77777777" w:rsidTr="009A72DF">
        <w:trPr>
          <w:cantSplit/>
        </w:trPr>
        <w:tc>
          <w:tcPr>
            <w:tcW w:w="2970" w:type="dxa"/>
            <w:shd w:val="clear" w:color="auto" w:fill="auto"/>
          </w:tcPr>
          <w:p w14:paraId="5B9AD731" w14:textId="77777777" w:rsidR="00270E45" w:rsidRPr="000615A5" w:rsidRDefault="00270E45" w:rsidP="00C47497">
            <w:pPr>
              <w:pStyle w:val="TABLE-cell"/>
            </w:pPr>
            <w:r w:rsidRPr="000615A5">
              <w:t xml:space="preserve">Material Capability / </w:t>
            </w:r>
            <w:r w:rsidRPr="000615A5">
              <w:br/>
              <w:t>Material Class ID</w:t>
            </w:r>
          </w:p>
        </w:tc>
        <w:tc>
          <w:tcPr>
            <w:tcW w:w="6390" w:type="dxa"/>
            <w:shd w:val="clear" w:color="auto" w:fill="auto"/>
          </w:tcPr>
          <w:p w14:paraId="5E3E654A" w14:textId="77777777" w:rsidR="00270E45" w:rsidRPr="000615A5" w:rsidRDefault="00270E45" w:rsidP="00C47497">
            <w:pPr>
              <w:pStyle w:val="TABLE-cell"/>
            </w:pPr>
            <w:r w:rsidRPr="000615A5">
              <w:t xml:space="preserve">May specify a wildcard or a </w:t>
            </w:r>
            <w:r w:rsidRPr="000615A5">
              <w:rPr>
                <w:i/>
              </w:rPr>
              <w:t>Material Class</w:t>
            </w:r>
            <w:r w:rsidRPr="000615A5">
              <w:t xml:space="preserve"> ID.  If included, then it specifies the material class(es) for the returned </w:t>
            </w:r>
            <w:r w:rsidRPr="000615A5">
              <w:rPr>
                <w:i/>
              </w:rPr>
              <w:t>Material Capability</w:t>
            </w:r>
            <w:r w:rsidRPr="000615A5">
              <w:t>.</w:t>
            </w:r>
          </w:p>
        </w:tc>
      </w:tr>
      <w:tr w:rsidR="00270E45" w:rsidRPr="000615A5" w14:paraId="6D3BA50F" w14:textId="77777777" w:rsidTr="009A72DF">
        <w:trPr>
          <w:cantSplit/>
        </w:trPr>
        <w:tc>
          <w:tcPr>
            <w:tcW w:w="2970" w:type="dxa"/>
            <w:shd w:val="clear" w:color="auto" w:fill="auto"/>
          </w:tcPr>
          <w:p w14:paraId="6E2DE3AA" w14:textId="77777777" w:rsidR="00270E45" w:rsidRPr="000615A5" w:rsidRDefault="00270E45" w:rsidP="00C47497">
            <w:pPr>
              <w:pStyle w:val="TABLE-cell"/>
            </w:pPr>
            <w:r w:rsidRPr="000615A5">
              <w:t xml:space="preserve">Material Capability / </w:t>
            </w:r>
            <w:r w:rsidRPr="000615A5">
              <w:br/>
              <w:t>Material Definition ID</w:t>
            </w:r>
          </w:p>
        </w:tc>
        <w:tc>
          <w:tcPr>
            <w:tcW w:w="6390" w:type="dxa"/>
            <w:shd w:val="clear" w:color="auto" w:fill="auto"/>
          </w:tcPr>
          <w:p w14:paraId="7183ED83" w14:textId="77777777" w:rsidR="00270E45" w:rsidRPr="000615A5" w:rsidRDefault="00270E45" w:rsidP="00C47497">
            <w:pPr>
              <w:pStyle w:val="TABLE-cell"/>
            </w:pPr>
            <w:r w:rsidRPr="000615A5">
              <w:t xml:space="preserve">May specify a wildcard or a </w:t>
            </w:r>
            <w:r w:rsidRPr="000615A5">
              <w:rPr>
                <w:i/>
              </w:rPr>
              <w:t>Material Definition</w:t>
            </w:r>
            <w:r w:rsidRPr="000615A5">
              <w:t xml:space="preserve"> ID.  If included, then it specifies the material definitions(s) for the returned </w:t>
            </w:r>
            <w:r w:rsidRPr="000615A5">
              <w:rPr>
                <w:i/>
              </w:rPr>
              <w:t>Material Capability</w:t>
            </w:r>
            <w:r w:rsidRPr="000615A5">
              <w:t>.</w:t>
            </w:r>
          </w:p>
        </w:tc>
      </w:tr>
      <w:tr w:rsidR="00270E45" w:rsidRPr="000615A5" w14:paraId="4D6DE886" w14:textId="77777777" w:rsidTr="009A72DF">
        <w:trPr>
          <w:cantSplit/>
        </w:trPr>
        <w:tc>
          <w:tcPr>
            <w:tcW w:w="2970" w:type="dxa"/>
            <w:shd w:val="clear" w:color="auto" w:fill="auto"/>
          </w:tcPr>
          <w:p w14:paraId="24383500" w14:textId="77777777" w:rsidR="00270E45" w:rsidRPr="000615A5" w:rsidRDefault="00270E45" w:rsidP="00C47497">
            <w:pPr>
              <w:pStyle w:val="TABLE-cell"/>
            </w:pPr>
            <w:r w:rsidRPr="000615A5">
              <w:t xml:space="preserve">Material Capability / </w:t>
            </w:r>
            <w:r w:rsidRPr="000615A5">
              <w:br/>
              <w:t>Material Lot ID</w:t>
            </w:r>
          </w:p>
        </w:tc>
        <w:tc>
          <w:tcPr>
            <w:tcW w:w="6390" w:type="dxa"/>
            <w:shd w:val="clear" w:color="auto" w:fill="auto"/>
          </w:tcPr>
          <w:p w14:paraId="1B5600EB" w14:textId="77777777" w:rsidR="00270E45" w:rsidRPr="000615A5" w:rsidRDefault="00270E45" w:rsidP="00C47497">
            <w:pPr>
              <w:pStyle w:val="TABLE-cell"/>
            </w:pPr>
            <w:r w:rsidRPr="000615A5">
              <w:t xml:space="preserve">May specify a wildcard or a </w:t>
            </w:r>
            <w:r w:rsidRPr="000615A5">
              <w:rPr>
                <w:i/>
              </w:rPr>
              <w:t>Material Lot</w:t>
            </w:r>
            <w:r w:rsidRPr="000615A5">
              <w:t xml:space="preserve"> ID.  If included, then it specifies the material lot(s) for the returned </w:t>
            </w:r>
            <w:r w:rsidRPr="000615A5">
              <w:rPr>
                <w:i/>
              </w:rPr>
              <w:t>Material Capability</w:t>
            </w:r>
            <w:r w:rsidRPr="000615A5">
              <w:t>.</w:t>
            </w:r>
          </w:p>
        </w:tc>
      </w:tr>
      <w:tr w:rsidR="00270E45" w:rsidRPr="000615A5" w14:paraId="0F69A38E" w14:textId="77777777" w:rsidTr="009A72DF">
        <w:trPr>
          <w:cantSplit/>
        </w:trPr>
        <w:tc>
          <w:tcPr>
            <w:tcW w:w="2970" w:type="dxa"/>
            <w:shd w:val="clear" w:color="auto" w:fill="auto"/>
          </w:tcPr>
          <w:p w14:paraId="0C7E3C84" w14:textId="77777777" w:rsidR="00270E45" w:rsidRPr="000615A5" w:rsidRDefault="00270E45" w:rsidP="00C47497">
            <w:pPr>
              <w:pStyle w:val="TABLE-cell"/>
            </w:pPr>
            <w:r w:rsidRPr="000615A5">
              <w:t xml:space="preserve">Material Capability / </w:t>
            </w:r>
            <w:r w:rsidRPr="000615A5">
              <w:br/>
              <w:t>Material SubLot ID</w:t>
            </w:r>
          </w:p>
        </w:tc>
        <w:tc>
          <w:tcPr>
            <w:tcW w:w="6390" w:type="dxa"/>
            <w:shd w:val="clear" w:color="auto" w:fill="auto"/>
          </w:tcPr>
          <w:p w14:paraId="61E453A4" w14:textId="77777777" w:rsidR="00270E45" w:rsidRPr="000615A5" w:rsidRDefault="00270E45" w:rsidP="00C47497">
            <w:pPr>
              <w:pStyle w:val="TABLE-cell"/>
            </w:pPr>
            <w:r w:rsidRPr="000615A5">
              <w:t xml:space="preserve">May specify a wildcard or a </w:t>
            </w:r>
            <w:r w:rsidRPr="000615A5">
              <w:rPr>
                <w:i/>
              </w:rPr>
              <w:t>Material Sublot</w:t>
            </w:r>
            <w:r w:rsidRPr="000615A5">
              <w:t xml:space="preserve"> ID.  If included, then it specifies the material sublot(s) for the returned </w:t>
            </w:r>
            <w:r w:rsidRPr="000615A5">
              <w:rPr>
                <w:i/>
              </w:rPr>
              <w:t>Material Capability</w:t>
            </w:r>
            <w:r w:rsidRPr="000615A5">
              <w:t>.</w:t>
            </w:r>
          </w:p>
        </w:tc>
      </w:tr>
      <w:tr w:rsidR="00270E45" w:rsidRPr="000615A5" w14:paraId="119902A7" w14:textId="77777777" w:rsidTr="009A72DF">
        <w:trPr>
          <w:cantSplit/>
        </w:trPr>
        <w:tc>
          <w:tcPr>
            <w:tcW w:w="2970" w:type="dxa"/>
            <w:shd w:val="clear" w:color="auto" w:fill="auto"/>
          </w:tcPr>
          <w:p w14:paraId="62B4446B" w14:textId="77777777" w:rsidR="00270E45" w:rsidRPr="000615A5" w:rsidRDefault="00270E45" w:rsidP="00C47497">
            <w:pPr>
              <w:pStyle w:val="TABLE-cell"/>
            </w:pPr>
            <w:r w:rsidRPr="000615A5">
              <w:t>Work Master Capability ID</w:t>
            </w:r>
          </w:p>
        </w:tc>
        <w:tc>
          <w:tcPr>
            <w:tcW w:w="6390" w:type="dxa"/>
            <w:shd w:val="clear" w:color="auto" w:fill="auto"/>
          </w:tcPr>
          <w:p w14:paraId="38B1A1CD" w14:textId="77777777" w:rsidR="00270E45" w:rsidRPr="000615A5" w:rsidRDefault="00270E45" w:rsidP="00C47497">
            <w:pPr>
              <w:pStyle w:val="TABLE-cell"/>
            </w:pPr>
            <w:r w:rsidRPr="000615A5">
              <w:t xml:space="preserve">May contain a wildcard or a </w:t>
            </w:r>
            <w:r w:rsidRPr="000615A5">
              <w:rPr>
                <w:i/>
              </w:rPr>
              <w:t>Work Master ID</w:t>
            </w:r>
            <w:r w:rsidRPr="000615A5">
              <w:t xml:space="preserve">. If included, then it specifies that </w:t>
            </w:r>
            <w:r w:rsidRPr="000615A5">
              <w:rPr>
                <w:i/>
              </w:rPr>
              <w:t>Work Master Capability</w:t>
            </w:r>
            <w:r w:rsidRPr="000615A5">
              <w:t xml:space="preserve"> should only be returned for the specified process segment. </w:t>
            </w:r>
          </w:p>
        </w:tc>
      </w:tr>
      <w:tr w:rsidR="00270E45" w:rsidRPr="000615A5" w14:paraId="73B015E4" w14:textId="77777777" w:rsidTr="009A72DF">
        <w:trPr>
          <w:cantSplit/>
        </w:trPr>
        <w:tc>
          <w:tcPr>
            <w:tcW w:w="2970" w:type="dxa"/>
            <w:shd w:val="clear" w:color="auto" w:fill="auto"/>
          </w:tcPr>
          <w:p w14:paraId="36077797" w14:textId="77777777" w:rsidR="00270E45" w:rsidRPr="000615A5" w:rsidRDefault="00270E45" w:rsidP="00C47497">
            <w:pPr>
              <w:pStyle w:val="TABLE-cell"/>
            </w:pPr>
            <w:r w:rsidRPr="000615A5">
              <w:t>Work Master Capability / Personnel Capability /</w:t>
            </w:r>
            <w:r w:rsidRPr="000615A5">
              <w:br/>
              <w:t>Personnel Class ID</w:t>
            </w:r>
          </w:p>
        </w:tc>
        <w:tc>
          <w:tcPr>
            <w:tcW w:w="6390" w:type="dxa"/>
            <w:shd w:val="clear" w:color="auto" w:fill="auto"/>
          </w:tcPr>
          <w:p w14:paraId="5783BB2A" w14:textId="77777777" w:rsidR="00270E45" w:rsidRPr="000615A5" w:rsidRDefault="00270E45" w:rsidP="00C47497">
            <w:pPr>
              <w:pStyle w:val="TABLE-cell"/>
            </w:pPr>
            <w:r w:rsidRPr="000615A5">
              <w:t xml:space="preserve">May specify a wildcard or a </w:t>
            </w:r>
            <w:r w:rsidRPr="000615A5">
              <w:rPr>
                <w:i/>
              </w:rPr>
              <w:t xml:space="preserve">Work Master </w:t>
            </w:r>
            <w:r w:rsidRPr="000615A5">
              <w:t xml:space="preserve">ID.  If included, then it specifies the personnel class(es) for the returned </w:t>
            </w:r>
            <w:r w:rsidRPr="000615A5">
              <w:rPr>
                <w:i/>
              </w:rPr>
              <w:t>Work Master / Personnel Capability</w:t>
            </w:r>
            <w:r w:rsidRPr="000615A5">
              <w:t xml:space="preserve">. </w:t>
            </w:r>
          </w:p>
        </w:tc>
      </w:tr>
      <w:tr w:rsidR="00270E45" w:rsidRPr="000615A5" w14:paraId="34196CB2" w14:textId="77777777" w:rsidTr="009A72DF">
        <w:trPr>
          <w:cantSplit/>
        </w:trPr>
        <w:tc>
          <w:tcPr>
            <w:tcW w:w="2970" w:type="dxa"/>
            <w:shd w:val="clear" w:color="auto" w:fill="auto"/>
          </w:tcPr>
          <w:p w14:paraId="4544D1A6" w14:textId="77777777" w:rsidR="00270E45" w:rsidRPr="000615A5" w:rsidRDefault="00270E45" w:rsidP="00C47497">
            <w:pPr>
              <w:pStyle w:val="TABLE-cell"/>
            </w:pPr>
            <w:r w:rsidRPr="000615A5">
              <w:t>Work Master Capability / Personnel Capability /</w:t>
            </w:r>
            <w:r w:rsidRPr="000615A5">
              <w:br/>
              <w:t>Person ID</w:t>
            </w:r>
          </w:p>
        </w:tc>
        <w:tc>
          <w:tcPr>
            <w:tcW w:w="6390" w:type="dxa"/>
            <w:shd w:val="clear" w:color="auto" w:fill="auto"/>
          </w:tcPr>
          <w:p w14:paraId="7C2BB706" w14:textId="77777777" w:rsidR="00270E45" w:rsidRPr="000615A5" w:rsidRDefault="00270E45" w:rsidP="00C47497">
            <w:pPr>
              <w:pStyle w:val="TABLE-cell"/>
            </w:pPr>
            <w:r w:rsidRPr="000615A5">
              <w:t xml:space="preserve">May specify a wildcard or a </w:t>
            </w:r>
            <w:r w:rsidRPr="000615A5">
              <w:rPr>
                <w:i/>
              </w:rPr>
              <w:t>Person</w:t>
            </w:r>
            <w:r w:rsidRPr="000615A5">
              <w:t xml:space="preserve"> ID.  If included, then it specifies the person(s) for the returned </w:t>
            </w:r>
            <w:r w:rsidRPr="000615A5">
              <w:rPr>
                <w:i/>
              </w:rPr>
              <w:t>Work Master / Personnel Capability</w:t>
            </w:r>
            <w:r w:rsidRPr="000615A5">
              <w:t>.</w:t>
            </w:r>
          </w:p>
        </w:tc>
      </w:tr>
      <w:tr w:rsidR="00270E45" w:rsidRPr="000615A5" w14:paraId="5916D4E9" w14:textId="77777777" w:rsidTr="009A72DF">
        <w:trPr>
          <w:cantSplit/>
        </w:trPr>
        <w:tc>
          <w:tcPr>
            <w:tcW w:w="2970" w:type="dxa"/>
            <w:shd w:val="clear" w:color="auto" w:fill="auto"/>
          </w:tcPr>
          <w:p w14:paraId="4E6BCAE5" w14:textId="2400D0F4" w:rsidR="00270E45" w:rsidRPr="000615A5" w:rsidRDefault="00270E45" w:rsidP="00A546B2">
            <w:pPr>
              <w:pStyle w:val="TABLE-cell"/>
            </w:pPr>
            <w:r w:rsidRPr="000615A5">
              <w:t xml:space="preserve">Work Master Capability / </w:t>
            </w:r>
            <w:r w:rsidR="00A546B2">
              <w:t>Equipment</w:t>
            </w:r>
            <w:r w:rsidR="00A546B2" w:rsidRPr="000615A5">
              <w:t xml:space="preserve"> </w:t>
            </w:r>
            <w:r w:rsidRPr="000615A5">
              <w:t>Capability /</w:t>
            </w:r>
            <w:r w:rsidRPr="000615A5">
              <w:br/>
              <w:t>Equipment Class ID</w:t>
            </w:r>
          </w:p>
        </w:tc>
        <w:tc>
          <w:tcPr>
            <w:tcW w:w="6390" w:type="dxa"/>
            <w:shd w:val="clear" w:color="auto" w:fill="auto"/>
          </w:tcPr>
          <w:p w14:paraId="1853920E" w14:textId="77777777" w:rsidR="00270E45" w:rsidRPr="000615A5" w:rsidRDefault="00270E45" w:rsidP="00C47497">
            <w:pPr>
              <w:pStyle w:val="TABLE-cell"/>
            </w:pPr>
            <w:r w:rsidRPr="000615A5">
              <w:t xml:space="preserve">May specify a wildcard or an </w:t>
            </w:r>
            <w:r w:rsidRPr="000615A5">
              <w:rPr>
                <w:i/>
              </w:rPr>
              <w:t>Equipment Class</w:t>
            </w:r>
            <w:r w:rsidRPr="000615A5">
              <w:t xml:space="preserve"> ID.  If included, then it specifies the equipment class(es) for the returned </w:t>
            </w:r>
            <w:r w:rsidRPr="000615A5">
              <w:rPr>
                <w:i/>
              </w:rPr>
              <w:t>Work Master / Equipment Capability</w:t>
            </w:r>
            <w:r w:rsidRPr="000615A5">
              <w:t>.</w:t>
            </w:r>
          </w:p>
        </w:tc>
      </w:tr>
      <w:tr w:rsidR="00270E45" w:rsidRPr="000615A5" w14:paraId="3B6107F4" w14:textId="77777777" w:rsidTr="009A72DF">
        <w:trPr>
          <w:cantSplit/>
        </w:trPr>
        <w:tc>
          <w:tcPr>
            <w:tcW w:w="2970" w:type="dxa"/>
            <w:shd w:val="clear" w:color="auto" w:fill="auto"/>
          </w:tcPr>
          <w:p w14:paraId="5BF2E6D4" w14:textId="77777777" w:rsidR="00270E45" w:rsidRPr="000615A5" w:rsidRDefault="00270E45" w:rsidP="00C47497">
            <w:pPr>
              <w:pStyle w:val="TABLE-cell"/>
            </w:pPr>
            <w:r w:rsidRPr="000615A5">
              <w:t xml:space="preserve">Work Master Capability / </w:t>
            </w:r>
            <w:r w:rsidRPr="000615A5">
              <w:br/>
              <w:t>Equipment Capability /</w:t>
            </w:r>
            <w:r w:rsidRPr="000615A5">
              <w:br/>
              <w:t>Equipment ID</w:t>
            </w:r>
          </w:p>
        </w:tc>
        <w:tc>
          <w:tcPr>
            <w:tcW w:w="6390" w:type="dxa"/>
            <w:shd w:val="clear" w:color="auto" w:fill="auto"/>
          </w:tcPr>
          <w:p w14:paraId="108E3A58" w14:textId="77777777" w:rsidR="00270E45" w:rsidRPr="000615A5" w:rsidRDefault="00270E45" w:rsidP="00C47497">
            <w:pPr>
              <w:pStyle w:val="TABLE-cell"/>
            </w:pPr>
            <w:r w:rsidRPr="000615A5">
              <w:t xml:space="preserve">May specify a wildcard or an </w:t>
            </w:r>
            <w:r w:rsidRPr="000615A5">
              <w:rPr>
                <w:i/>
              </w:rPr>
              <w:t>Equipment</w:t>
            </w:r>
            <w:r w:rsidRPr="000615A5">
              <w:t xml:space="preserve"> ID.  If included, then it specifies the equipment for the returned </w:t>
            </w:r>
            <w:r w:rsidRPr="000615A5">
              <w:rPr>
                <w:i/>
              </w:rPr>
              <w:t>Equipment Capability</w:t>
            </w:r>
            <w:r w:rsidRPr="000615A5">
              <w:t>.</w:t>
            </w:r>
          </w:p>
        </w:tc>
      </w:tr>
      <w:tr w:rsidR="00270E45" w:rsidRPr="000615A5" w14:paraId="126A78EA" w14:textId="77777777" w:rsidTr="009A72DF">
        <w:trPr>
          <w:cantSplit/>
        </w:trPr>
        <w:tc>
          <w:tcPr>
            <w:tcW w:w="2970" w:type="dxa"/>
            <w:shd w:val="clear" w:color="auto" w:fill="auto"/>
          </w:tcPr>
          <w:p w14:paraId="147AE825" w14:textId="77777777" w:rsidR="00270E45" w:rsidRPr="000615A5" w:rsidRDefault="00270E45" w:rsidP="00C47497">
            <w:pPr>
              <w:pStyle w:val="TABLE-cell"/>
            </w:pPr>
            <w:r w:rsidRPr="000615A5">
              <w:t xml:space="preserve">Work Master Capability / </w:t>
            </w:r>
            <w:r w:rsidRPr="000615A5">
              <w:br/>
              <w:t>Physical Asset Capability /</w:t>
            </w:r>
            <w:r w:rsidRPr="000615A5">
              <w:br/>
              <w:t>Physical Asset Class ID</w:t>
            </w:r>
          </w:p>
        </w:tc>
        <w:tc>
          <w:tcPr>
            <w:tcW w:w="6390" w:type="dxa"/>
            <w:shd w:val="clear" w:color="auto" w:fill="auto"/>
          </w:tcPr>
          <w:p w14:paraId="4A289860" w14:textId="77777777" w:rsidR="00270E45" w:rsidRPr="000615A5" w:rsidRDefault="00270E45" w:rsidP="00C47497">
            <w:pPr>
              <w:pStyle w:val="TABLE-cell"/>
            </w:pPr>
            <w:r w:rsidRPr="000615A5">
              <w:t xml:space="preserve">May specify a wildcard or a </w:t>
            </w:r>
            <w:r w:rsidRPr="000615A5">
              <w:rPr>
                <w:i/>
              </w:rPr>
              <w:t>Physical Asset Class ID</w:t>
            </w:r>
            <w:r w:rsidRPr="000615A5">
              <w:t xml:space="preserve">.  If included, then it specifies the Physical Asset class(es) for the returned </w:t>
            </w:r>
            <w:r w:rsidRPr="000615A5">
              <w:rPr>
                <w:i/>
              </w:rPr>
              <w:t xml:space="preserve">Work Master </w:t>
            </w:r>
            <w:r w:rsidRPr="000615A5">
              <w:t>/ Physical Asset Capability.</w:t>
            </w:r>
          </w:p>
        </w:tc>
      </w:tr>
      <w:tr w:rsidR="00270E45" w:rsidRPr="000615A5" w14:paraId="5CF70687" w14:textId="77777777" w:rsidTr="009A72DF">
        <w:trPr>
          <w:cantSplit/>
        </w:trPr>
        <w:tc>
          <w:tcPr>
            <w:tcW w:w="2970" w:type="dxa"/>
            <w:shd w:val="clear" w:color="auto" w:fill="auto"/>
          </w:tcPr>
          <w:p w14:paraId="19AD5AEA" w14:textId="77777777" w:rsidR="00270E45" w:rsidRPr="000615A5" w:rsidRDefault="00270E45" w:rsidP="00C47497">
            <w:pPr>
              <w:pStyle w:val="TABLE-cell"/>
            </w:pPr>
            <w:r w:rsidRPr="000615A5">
              <w:lastRenderedPageBreak/>
              <w:t xml:space="preserve">Work Master Capability / </w:t>
            </w:r>
            <w:r w:rsidRPr="000615A5">
              <w:br/>
              <w:t>Physical Asset Capability /</w:t>
            </w:r>
            <w:r w:rsidRPr="000615A5">
              <w:br/>
              <w:t>Physical Asset ID</w:t>
            </w:r>
          </w:p>
        </w:tc>
        <w:tc>
          <w:tcPr>
            <w:tcW w:w="6390" w:type="dxa"/>
            <w:shd w:val="clear" w:color="auto" w:fill="auto"/>
          </w:tcPr>
          <w:p w14:paraId="2A857570" w14:textId="77777777" w:rsidR="00270E45" w:rsidRPr="000615A5" w:rsidRDefault="00270E45" w:rsidP="00C47497">
            <w:pPr>
              <w:pStyle w:val="TABLE-cell"/>
            </w:pPr>
            <w:r w:rsidRPr="000615A5">
              <w:t xml:space="preserve">May specify a wildcard or a </w:t>
            </w:r>
            <w:r w:rsidRPr="000615A5">
              <w:rPr>
                <w:i/>
              </w:rPr>
              <w:t>Physical Asset ID</w:t>
            </w:r>
            <w:r w:rsidRPr="000615A5">
              <w:t>.  If included, then it specifies the Physical Asset for the returned Physical Asset Capability.</w:t>
            </w:r>
          </w:p>
        </w:tc>
      </w:tr>
      <w:tr w:rsidR="00270E45" w:rsidRPr="000615A5" w14:paraId="5AAA26C4" w14:textId="77777777" w:rsidTr="009A72DF">
        <w:trPr>
          <w:cantSplit/>
        </w:trPr>
        <w:tc>
          <w:tcPr>
            <w:tcW w:w="2970" w:type="dxa"/>
            <w:shd w:val="clear" w:color="auto" w:fill="auto"/>
          </w:tcPr>
          <w:p w14:paraId="0BC255C4" w14:textId="0689C9BA" w:rsidR="00270E45" w:rsidRPr="000615A5" w:rsidRDefault="00270E45" w:rsidP="00C47497">
            <w:pPr>
              <w:pStyle w:val="TABLE-cell"/>
            </w:pPr>
            <w:r w:rsidRPr="000615A5">
              <w:t xml:space="preserve">Work Master Capability / </w:t>
            </w:r>
            <w:r w:rsidR="00A546B2">
              <w:t>Material Capability /</w:t>
            </w:r>
            <w:r w:rsidRPr="000615A5">
              <w:br/>
              <w:t>Material Class ID</w:t>
            </w:r>
          </w:p>
        </w:tc>
        <w:tc>
          <w:tcPr>
            <w:tcW w:w="6390" w:type="dxa"/>
            <w:shd w:val="clear" w:color="auto" w:fill="auto"/>
          </w:tcPr>
          <w:p w14:paraId="3961092F" w14:textId="77777777" w:rsidR="00270E45" w:rsidRPr="000615A5" w:rsidRDefault="00270E45" w:rsidP="00C47497">
            <w:pPr>
              <w:pStyle w:val="TABLE-cell"/>
            </w:pPr>
            <w:r w:rsidRPr="000615A5">
              <w:t xml:space="preserve">May specify a wildcard or a </w:t>
            </w:r>
            <w:r w:rsidRPr="000615A5">
              <w:rPr>
                <w:i/>
              </w:rPr>
              <w:t>Material Class</w:t>
            </w:r>
            <w:r w:rsidRPr="000615A5">
              <w:t xml:space="preserve"> ID.  If included, then it specifies the material class(es) for the returned </w:t>
            </w:r>
            <w:r w:rsidRPr="000615A5">
              <w:rPr>
                <w:i/>
              </w:rPr>
              <w:t>Work Master / Material Capability</w:t>
            </w:r>
            <w:r w:rsidRPr="000615A5">
              <w:t>.</w:t>
            </w:r>
          </w:p>
        </w:tc>
      </w:tr>
      <w:tr w:rsidR="00270E45" w:rsidRPr="000615A5" w14:paraId="0597B4A8" w14:textId="77777777" w:rsidTr="009A72DF">
        <w:trPr>
          <w:cantSplit/>
        </w:trPr>
        <w:tc>
          <w:tcPr>
            <w:tcW w:w="2970" w:type="dxa"/>
            <w:shd w:val="clear" w:color="auto" w:fill="auto"/>
          </w:tcPr>
          <w:p w14:paraId="4C9E0D1C" w14:textId="6F0C9366" w:rsidR="00270E45" w:rsidRPr="000615A5" w:rsidRDefault="00270E45" w:rsidP="00C47497">
            <w:pPr>
              <w:pStyle w:val="TABLE-cell"/>
            </w:pPr>
            <w:r w:rsidRPr="000615A5">
              <w:t xml:space="preserve">Work Master Capability / </w:t>
            </w:r>
            <w:r w:rsidR="00A546B2">
              <w:t>Material Capability /</w:t>
            </w:r>
            <w:r w:rsidRPr="000615A5">
              <w:br/>
              <w:t>Material Definition ID</w:t>
            </w:r>
          </w:p>
        </w:tc>
        <w:tc>
          <w:tcPr>
            <w:tcW w:w="6390" w:type="dxa"/>
            <w:shd w:val="clear" w:color="auto" w:fill="auto"/>
          </w:tcPr>
          <w:p w14:paraId="6669D831" w14:textId="77777777" w:rsidR="00270E45" w:rsidRPr="000615A5" w:rsidRDefault="00270E45" w:rsidP="00C47497">
            <w:pPr>
              <w:pStyle w:val="TABLE-cell"/>
            </w:pPr>
            <w:r w:rsidRPr="000615A5">
              <w:t xml:space="preserve">May specify a wildcard or a </w:t>
            </w:r>
            <w:r w:rsidRPr="000615A5">
              <w:rPr>
                <w:i/>
              </w:rPr>
              <w:t>Material Definition</w:t>
            </w:r>
            <w:r w:rsidRPr="000615A5">
              <w:t xml:space="preserve"> ID.  If included, then it specifies the material definitions(s) for the returned </w:t>
            </w:r>
            <w:r w:rsidRPr="000615A5">
              <w:rPr>
                <w:i/>
              </w:rPr>
              <w:t>Work Master / Material Capability</w:t>
            </w:r>
            <w:r w:rsidRPr="000615A5">
              <w:t>.</w:t>
            </w:r>
          </w:p>
        </w:tc>
      </w:tr>
      <w:tr w:rsidR="00270E45" w:rsidRPr="000615A5" w14:paraId="55A9B99C" w14:textId="77777777" w:rsidTr="009A72DF">
        <w:trPr>
          <w:cantSplit/>
        </w:trPr>
        <w:tc>
          <w:tcPr>
            <w:tcW w:w="2970" w:type="dxa"/>
            <w:shd w:val="clear" w:color="auto" w:fill="auto"/>
          </w:tcPr>
          <w:p w14:paraId="27FA573E" w14:textId="67551B9D" w:rsidR="00270E45" w:rsidRPr="000615A5" w:rsidRDefault="00270E45" w:rsidP="00C47497">
            <w:pPr>
              <w:pStyle w:val="TABLE-cell"/>
            </w:pPr>
            <w:r w:rsidRPr="000615A5">
              <w:t xml:space="preserve">Work Master Capability / </w:t>
            </w:r>
            <w:r w:rsidR="00A546B2">
              <w:t>Material Capability /</w:t>
            </w:r>
            <w:r w:rsidRPr="000615A5">
              <w:br/>
              <w:t>Material Lot ID</w:t>
            </w:r>
          </w:p>
        </w:tc>
        <w:tc>
          <w:tcPr>
            <w:tcW w:w="6390" w:type="dxa"/>
            <w:shd w:val="clear" w:color="auto" w:fill="auto"/>
          </w:tcPr>
          <w:p w14:paraId="49F1A091" w14:textId="77777777" w:rsidR="00270E45" w:rsidRPr="000615A5" w:rsidRDefault="00270E45" w:rsidP="00C47497">
            <w:pPr>
              <w:pStyle w:val="TABLE-cell"/>
            </w:pPr>
            <w:r w:rsidRPr="000615A5">
              <w:t xml:space="preserve">May specify a wildcard or a </w:t>
            </w:r>
            <w:r w:rsidRPr="000615A5">
              <w:rPr>
                <w:i/>
              </w:rPr>
              <w:t>Material Lot</w:t>
            </w:r>
            <w:r w:rsidRPr="000615A5">
              <w:t xml:space="preserve"> ID.  If included, then it specifies the material lot(s) for the returned </w:t>
            </w:r>
            <w:r w:rsidRPr="000615A5">
              <w:rPr>
                <w:i/>
              </w:rPr>
              <w:t>Work Master / Material Capability</w:t>
            </w:r>
            <w:r w:rsidRPr="000615A5">
              <w:t>.</w:t>
            </w:r>
          </w:p>
        </w:tc>
      </w:tr>
      <w:tr w:rsidR="00270E45" w:rsidRPr="000615A5" w14:paraId="7096300A" w14:textId="77777777" w:rsidTr="009A72DF">
        <w:trPr>
          <w:cantSplit/>
        </w:trPr>
        <w:tc>
          <w:tcPr>
            <w:tcW w:w="2970" w:type="dxa"/>
            <w:shd w:val="clear" w:color="auto" w:fill="auto"/>
          </w:tcPr>
          <w:p w14:paraId="6B4274D4" w14:textId="7ECFF7B5" w:rsidR="00270E45" w:rsidRPr="000615A5" w:rsidRDefault="00270E45" w:rsidP="00C47497">
            <w:pPr>
              <w:pStyle w:val="TABLE-cell"/>
            </w:pPr>
            <w:r w:rsidRPr="000615A5">
              <w:t xml:space="preserve">Work Master Capability / </w:t>
            </w:r>
            <w:r w:rsidR="00A546B2">
              <w:t>Material Capability /</w:t>
            </w:r>
            <w:r w:rsidRPr="000615A5">
              <w:br/>
              <w:t>Material Lot ID</w:t>
            </w:r>
          </w:p>
        </w:tc>
        <w:tc>
          <w:tcPr>
            <w:tcW w:w="6390" w:type="dxa"/>
            <w:shd w:val="clear" w:color="auto" w:fill="auto"/>
          </w:tcPr>
          <w:p w14:paraId="6F88DD14" w14:textId="77777777" w:rsidR="00270E45" w:rsidRPr="000615A5" w:rsidRDefault="00270E45" w:rsidP="00C47497">
            <w:pPr>
              <w:pStyle w:val="TABLE-cell"/>
            </w:pPr>
            <w:r w:rsidRPr="000615A5">
              <w:t xml:space="preserve">May specify a wildcard or a </w:t>
            </w:r>
            <w:r w:rsidRPr="000615A5">
              <w:rPr>
                <w:i/>
              </w:rPr>
              <w:t>Material Sublot</w:t>
            </w:r>
            <w:r w:rsidRPr="000615A5">
              <w:t xml:space="preserve"> ID.  If included, then it specifies the material sublot(s) for the returned </w:t>
            </w:r>
            <w:r w:rsidRPr="000615A5">
              <w:rPr>
                <w:i/>
              </w:rPr>
              <w:t>Work Master / Material Capability</w:t>
            </w:r>
            <w:r w:rsidRPr="000615A5">
              <w:t>.</w:t>
            </w:r>
          </w:p>
        </w:tc>
      </w:tr>
    </w:tbl>
    <w:p w14:paraId="4CBDDF80" w14:textId="77777777" w:rsidR="00270E45" w:rsidRPr="000615A5" w:rsidRDefault="00270E45" w:rsidP="00833722">
      <w:pPr>
        <w:pStyle w:val="NOTE"/>
      </w:pPr>
    </w:p>
    <w:p w14:paraId="34356297" w14:textId="77777777" w:rsidR="001F137E" w:rsidRPr="000615A5" w:rsidRDefault="001F137E" w:rsidP="00833722">
      <w:pPr>
        <w:pStyle w:val="Heading2"/>
      </w:pPr>
      <w:bookmarkStart w:id="2805" w:name="_Toc507944943"/>
      <w:r w:rsidRPr="000615A5">
        <w:t>Work definition model</w:t>
      </w:r>
      <w:bookmarkEnd w:id="2805"/>
    </w:p>
    <w:p w14:paraId="7F1416AD" w14:textId="77777777" w:rsidR="001F137E" w:rsidRPr="000615A5" w:rsidRDefault="001F137E" w:rsidP="00833722">
      <w:pPr>
        <w:pStyle w:val="Heading3"/>
      </w:pPr>
      <w:bookmarkStart w:id="2806" w:name="_Toc507944944"/>
      <w:r w:rsidRPr="000615A5">
        <w:t>Work definition model elements</w:t>
      </w:r>
      <w:bookmarkEnd w:id="2806"/>
    </w:p>
    <w:p w14:paraId="40B6EEE9" w14:textId="3A7C40A3" w:rsidR="001F137E" w:rsidRPr="000615A5" w:rsidRDefault="001F137E" w:rsidP="002A2036">
      <w:pPr>
        <w:pStyle w:val="PARAGRAPH"/>
      </w:pPr>
      <w:r w:rsidRPr="000615A5">
        <w:t xml:space="preserve">The message definitions assume that Work Definition information may be accessed from two starting points; a </w:t>
      </w:r>
      <w:r w:rsidRPr="00DB1007">
        <w:rPr>
          <w:i/>
        </w:rPr>
        <w:t>Work Master</w:t>
      </w:r>
      <w:r w:rsidRPr="000615A5">
        <w:t xml:space="preserve"> and a </w:t>
      </w:r>
      <w:r w:rsidRPr="00DB1007">
        <w:rPr>
          <w:i/>
        </w:rPr>
        <w:t>Work Directive</w:t>
      </w:r>
      <w:r w:rsidRPr="000615A5">
        <w:t xml:space="preserve">, as identified by the dotted collection in </w:t>
      </w:r>
      <w:r w:rsidRPr="000615A5">
        <w:fldChar w:fldCharType="begin"/>
      </w:r>
      <w:r w:rsidRPr="000615A5">
        <w:instrText xml:space="preserve"> REF _Ref325466838 </w:instrText>
      </w:r>
      <w:r w:rsidRPr="000615A5">
        <w:fldChar w:fldCharType="separate"/>
      </w:r>
      <w:r w:rsidR="00181DCD" w:rsidRPr="000615A5">
        <w:t xml:space="preserve">Figure </w:t>
      </w:r>
      <w:r w:rsidR="00181DCD">
        <w:rPr>
          <w:noProof/>
        </w:rPr>
        <w:t>32</w:t>
      </w:r>
      <w:r w:rsidRPr="000615A5">
        <w:fldChar w:fldCharType="end"/>
      </w:r>
      <w:r w:rsidRPr="000615A5">
        <w:t>.</w:t>
      </w:r>
    </w:p>
    <w:p w14:paraId="44F82CD9" w14:textId="3F4712D3" w:rsidR="001F137E" w:rsidRPr="000615A5" w:rsidRDefault="00972D62" w:rsidP="002A2036">
      <w:pPr>
        <w:pStyle w:val="FIGURE"/>
      </w:pPr>
      <w:ins w:id="2807" w:author="Dennis Brandl" w:date="2018-03-05T16:27:00Z">
        <w:r w:rsidRPr="00972D62">
          <w:drawing>
            <wp:inline distT="0" distB="0" distL="0" distR="0" wp14:anchorId="2F0A9085" wp14:editId="3BB4A703">
              <wp:extent cx="5759450" cy="47245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9450" cy="4724553"/>
                      </a:xfrm>
                      <a:prstGeom prst="rect">
                        <a:avLst/>
                      </a:prstGeom>
                      <a:noFill/>
                      <a:ln>
                        <a:noFill/>
                      </a:ln>
                    </pic:spPr>
                  </pic:pic>
                </a:graphicData>
              </a:graphic>
            </wp:inline>
          </w:drawing>
        </w:r>
      </w:ins>
    </w:p>
    <w:p w14:paraId="7FDD5041" w14:textId="4BC88DCC" w:rsidR="001F137E" w:rsidRPr="000615A5" w:rsidRDefault="001F137E" w:rsidP="00833722">
      <w:pPr>
        <w:pStyle w:val="FIGURE-title"/>
      </w:pPr>
      <w:bookmarkStart w:id="2808" w:name="_Ref325466838"/>
      <w:bookmarkStart w:id="2809" w:name="_Toc507944739"/>
      <w:r w:rsidRPr="000615A5">
        <w:t xml:space="preserve">Figure </w:t>
      </w:r>
      <w:r w:rsidRPr="000615A5">
        <w:fldChar w:fldCharType="begin"/>
      </w:r>
      <w:r w:rsidRPr="000615A5">
        <w:instrText xml:space="preserve"> SEQ Figure \* ARABIC </w:instrText>
      </w:r>
      <w:r w:rsidRPr="000615A5">
        <w:fldChar w:fldCharType="separate"/>
      </w:r>
      <w:r w:rsidR="00181DCD">
        <w:rPr>
          <w:noProof/>
        </w:rPr>
        <w:t>32</w:t>
      </w:r>
      <w:r w:rsidRPr="000615A5">
        <w:fldChar w:fldCharType="end"/>
      </w:r>
      <w:bookmarkEnd w:id="2808"/>
      <w:r w:rsidRPr="000615A5">
        <w:t xml:space="preserve"> </w:t>
      </w:r>
      <w:r w:rsidR="00DB1007">
        <w:t>–</w:t>
      </w:r>
      <w:r w:rsidRPr="000615A5">
        <w:t xml:space="preserve"> Object</w:t>
      </w:r>
      <w:r w:rsidR="00DB1007">
        <w:t xml:space="preserve"> </w:t>
      </w:r>
      <w:r w:rsidRPr="000615A5">
        <w:t>grouping for the work definition model</w:t>
      </w:r>
      <w:bookmarkEnd w:id="2809"/>
    </w:p>
    <w:p w14:paraId="685CBC21" w14:textId="77777777" w:rsidR="001F137E" w:rsidRPr="000615A5" w:rsidRDefault="001F137E" w:rsidP="00833722">
      <w:pPr>
        <w:pStyle w:val="Heading3"/>
      </w:pPr>
      <w:bookmarkStart w:id="2810" w:name="_Toc507944945"/>
      <w:r w:rsidRPr="000615A5">
        <w:lastRenderedPageBreak/>
        <w:t>Work master verbs</w:t>
      </w:r>
      <w:bookmarkEnd w:id="2810"/>
    </w:p>
    <w:p w14:paraId="48AA3B31" w14:textId="16A6CA8C"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DB1007">
        <w:rPr>
          <w:i/>
        </w:rPr>
        <w:t>Work Master</w:t>
      </w:r>
      <w:r w:rsidR="001F137E" w:rsidRPr="000615A5">
        <w:t xml:space="preserve"> noun.   </w:t>
      </w:r>
    </w:p>
    <w:p w14:paraId="45ADB4A5" w14:textId="77777777" w:rsidR="001F137E" w:rsidRPr="000615A5" w:rsidRDefault="001F137E" w:rsidP="00833722">
      <w:pPr>
        <w:pStyle w:val="Heading3"/>
      </w:pPr>
      <w:bookmarkStart w:id="2811" w:name="_Toc507944946"/>
      <w:r w:rsidRPr="000615A5">
        <w:t>Work master verb actions</w:t>
      </w:r>
      <w:bookmarkEnd w:id="2811"/>
    </w:p>
    <w:p w14:paraId="33F802B9" w14:textId="1B935EA3" w:rsidR="001F137E" w:rsidRPr="000615A5" w:rsidRDefault="001F137E" w:rsidP="002A2036">
      <w:pPr>
        <w:pStyle w:val="PARAGRAPH"/>
      </w:pPr>
      <w:r w:rsidRPr="000615A5">
        <w:t xml:space="preserve">The actions performed on a </w:t>
      </w:r>
      <w:r w:rsidRPr="00DB1007">
        <w:rPr>
          <w:i/>
        </w:rPr>
        <w:t>Work Master</w:t>
      </w:r>
      <w:r w:rsidRPr="000615A5">
        <w:t xml:space="preserve"> </w:t>
      </w:r>
      <w:r w:rsidR="00751BC9">
        <w:t>noun are defined in</w:t>
      </w:r>
      <w:r w:rsidRPr="000615A5">
        <w:t xml:space="preserve"> </w:t>
      </w:r>
      <w:r w:rsidRPr="000615A5">
        <w:fldChar w:fldCharType="begin"/>
      </w:r>
      <w:r w:rsidRPr="000615A5">
        <w:instrText xml:space="preserve"> REF _Ref325460209 </w:instrText>
      </w:r>
      <w:r w:rsidRPr="000615A5">
        <w:fldChar w:fldCharType="separate"/>
      </w:r>
      <w:r w:rsidR="00036893" w:rsidRPr="000615A5">
        <w:t xml:space="preserve">Table </w:t>
      </w:r>
      <w:r w:rsidR="00036893">
        <w:rPr>
          <w:noProof/>
        </w:rPr>
        <w:t>47</w:t>
      </w:r>
      <w:r w:rsidRPr="000615A5">
        <w:fldChar w:fldCharType="end"/>
      </w:r>
      <w:r w:rsidRPr="000615A5">
        <w:t>.</w:t>
      </w:r>
    </w:p>
    <w:p w14:paraId="4C8D3272" w14:textId="7FA24E08" w:rsidR="001F137E" w:rsidRPr="000615A5" w:rsidRDefault="001F137E" w:rsidP="00833722">
      <w:pPr>
        <w:pStyle w:val="TABLE-title"/>
      </w:pPr>
      <w:bookmarkStart w:id="2812" w:name="_Ref325460209"/>
      <w:bookmarkStart w:id="2813" w:name="_Toc483857400"/>
      <w:r w:rsidRPr="000615A5">
        <w:t xml:space="preserve">Table </w:t>
      </w:r>
      <w:r w:rsidRPr="000615A5">
        <w:fldChar w:fldCharType="begin"/>
      </w:r>
      <w:r w:rsidRPr="000615A5">
        <w:instrText xml:space="preserve"> SEQ Table \* ARABIC </w:instrText>
      </w:r>
      <w:r w:rsidRPr="000615A5">
        <w:fldChar w:fldCharType="separate"/>
      </w:r>
      <w:r w:rsidR="00036893">
        <w:rPr>
          <w:noProof/>
        </w:rPr>
        <w:t>47</w:t>
      </w:r>
      <w:r w:rsidRPr="000615A5">
        <w:fldChar w:fldCharType="end"/>
      </w:r>
      <w:bookmarkEnd w:id="2812"/>
      <w:r w:rsidRPr="000615A5">
        <w:t xml:space="preserve"> – Work master </w:t>
      </w:r>
      <w:r w:rsidRPr="000615A5">
        <w:rPr>
          <w:szCs w:val="24"/>
        </w:rPr>
        <w:t>verb actions</w:t>
      </w:r>
      <w:bookmarkEnd w:id="2813"/>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756"/>
        <w:gridCol w:w="7050"/>
      </w:tblGrid>
      <w:tr w:rsidR="001F137E" w:rsidRPr="000615A5" w14:paraId="3731E4DA" w14:textId="77777777" w:rsidTr="002A2036">
        <w:trPr>
          <w:tblHeader/>
        </w:trPr>
        <w:tc>
          <w:tcPr>
            <w:tcW w:w="1756" w:type="dxa"/>
            <w:shd w:val="clear" w:color="auto" w:fill="000000"/>
          </w:tcPr>
          <w:p w14:paraId="5FD524F1" w14:textId="77777777" w:rsidR="001F137E" w:rsidRPr="000615A5" w:rsidRDefault="001F137E" w:rsidP="002A2036">
            <w:pPr>
              <w:pStyle w:val="TABLE-col-heading"/>
            </w:pPr>
            <w:r w:rsidRPr="000615A5">
              <w:t>Work Master ID</w:t>
            </w:r>
          </w:p>
        </w:tc>
        <w:tc>
          <w:tcPr>
            <w:tcW w:w="7050" w:type="dxa"/>
            <w:shd w:val="clear" w:color="auto" w:fill="000000"/>
            <w:vAlign w:val="center"/>
          </w:tcPr>
          <w:p w14:paraId="0EF7101D" w14:textId="7B9D1811" w:rsidR="001F137E" w:rsidRPr="000615A5" w:rsidRDefault="00751BC9" w:rsidP="002A2036">
            <w:pPr>
              <w:pStyle w:val="TABLE-col-heading"/>
            </w:pPr>
            <w:r>
              <w:t>Verb action on noun</w:t>
            </w:r>
          </w:p>
        </w:tc>
      </w:tr>
      <w:tr w:rsidR="001F137E" w:rsidRPr="000615A5" w14:paraId="64CF89FA" w14:textId="77777777" w:rsidTr="002A2036">
        <w:tc>
          <w:tcPr>
            <w:tcW w:w="1756" w:type="dxa"/>
          </w:tcPr>
          <w:p w14:paraId="10256181" w14:textId="77777777" w:rsidR="001F137E" w:rsidRPr="000615A5" w:rsidRDefault="001F137E" w:rsidP="002A2036">
            <w:pPr>
              <w:pStyle w:val="TABLE-cell"/>
            </w:pPr>
            <w:r w:rsidRPr="000615A5">
              <w:t>IDs specified</w:t>
            </w:r>
          </w:p>
        </w:tc>
        <w:tc>
          <w:tcPr>
            <w:tcW w:w="7050" w:type="dxa"/>
          </w:tcPr>
          <w:p w14:paraId="051A5155" w14:textId="77777777" w:rsidR="001F137E" w:rsidRPr="000615A5" w:rsidRDefault="001F137E" w:rsidP="002A2036">
            <w:pPr>
              <w:pStyle w:val="TABLE-cell"/>
            </w:pPr>
            <w:r w:rsidRPr="000615A5">
              <w:t xml:space="preserve">GET: Shall define a request that the receiver is to return, in a SHOW message, all attributes and subobjects of </w:t>
            </w:r>
            <w:r w:rsidRPr="000615A5">
              <w:rPr>
                <w:i/>
              </w:rPr>
              <w:t>Work Masters</w:t>
            </w:r>
            <w:r w:rsidRPr="000615A5">
              <w:t>.</w:t>
            </w:r>
          </w:p>
          <w:p w14:paraId="5DAED795" w14:textId="77777777" w:rsidR="001F137E" w:rsidRPr="000615A5" w:rsidRDefault="001F137E" w:rsidP="002A2036">
            <w:pPr>
              <w:pStyle w:val="TABLE-cell"/>
            </w:pPr>
            <w:r w:rsidRPr="000615A5">
              <w:t xml:space="preserve">PROCESS: Shall define a request that the receiver is to add </w:t>
            </w:r>
            <w:r w:rsidRPr="000615A5">
              <w:rPr>
                <w:i/>
              </w:rPr>
              <w:t>Work Masters</w:t>
            </w:r>
            <w:r w:rsidRPr="000615A5">
              <w:t xml:space="preserve">. The message defines suggested IDs for the </w:t>
            </w:r>
            <w:r w:rsidRPr="000615A5">
              <w:rPr>
                <w:i/>
              </w:rPr>
              <w:t>Work Masters</w:t>
            </w:r>
            <w:r w:rsidRPr="000615A5">
              <w:t xml:space="preserve">, values for the attributes and subobjects. The receiver adds the </w:t>
            </w:r>
            <w:r w:rsidRPr="000615A5">
              <w:rPr>
                <w:i/>
              </w:rPr>
              <w:t xml:space="preserve">Work Masters </w:t>
            </w:r>
            <w:r w:rsidRPr="000615A5">
              <w:t>and assigns IDs.  The assigned IDs shall be returned in the ACKNOWLEDGE message.</w:t>
            </w:r>
          </w:p>
          <w:p w14:paraId="179167B1" w14:textId="77777777" w:rsidR="001F137E" w:rsidRPr="000615A5" w:rsidRDefault="001F137E" w:rsidP="002A2036">
            <w:pPr>
              <w:pStyle w:val="TABLE-cell"/>
            </w:pPr>
            <w:r w:rsidRPr="000615A5">
              <w:t xml:space="preserve">CHANGE: Shall define a request that the receiver is to change the specified attributes and subobjects of the </w:t>
            </w:r>
            <w:r w:rsidRPr="000615A5">
              <w:rPr>
                <w:i/>
              </w:rPr>
              <w:t>Work Masters.</w:t>
            </w:r>
            <w:r w:rsidRPr="000615A5">
              <w:t xml:space="preserve">  The assumption is the new </w:t>
            </w:r>
            <w:r w:rsidRPr="000615A5">
              <w:rPr>
                <w:i/>
              </w:rPr>
              <w:t xml:space="preserve">Work Master </w:t>
            </w:r>
            <w:r w:rsidRPr="000615A5">
              <w:t xml:space="preserve">is the complete type definition and that the previous </w:t>
            </w:r>
            <w:r w:rsidRPr="000615A5">
              <w:rPr>
                <w:i/>
              </w:rPr>
              <w:t xml:space="preserve">Work Master </w:t>
            </w:r>
            <w:r w:rsidRPr="000615A5">
              <w:t xml:space="preserve">is canceled and the new </w:t>
            </w:r>
            <w:r w:rsidRPr="000615A5">
              <w:rPr>
                <w:i/>
              </w:rPr>
              <w:t>Work Master</w:t>
            </w:r>
            <w:r w:rsidRPr="000615A5">
              <w:t xml:space="preserve"> is added. A RESPOND message may be used to communicate agreement, disagreement, or changes made to the CHANGE message data.</w:t>
            </w:r>
          </w:p>
          <w:p w14:paraId="4043AEBE" w14:textId="77777777" w:rsidR="001F137E" w:rsidRPr="000615A5" w:rsidRDefault="001F137E" w:rsidP="002A2036">
            <w:pPr>
              <w:pStyle w:val="TABLE-cell"/>
            </w:pPr>
            <w:r w:rsidRPr="000615A5">
              <w:t xml:space="preserve">CANCEL: Shall define a request that the receiver is to cancel the specified </w:t>
            </w:r>
            <w:r w:rsidRPr="000615A5">
              <w:rPr>
                <w:i/>
              </w:rPr>
              <w:t>Work Masters</w:t>
            </w:r>
            <w:r w:rsidRPr="000615A5">
              <w:t>.</w:t>
            </w:r>
          </w:p>
          <w:p w14:paraId="7F9386C3" w14:textId="77777777" w:rsidR="001F137E" w:rsidRPr="000615A5" w:rsidRDefault="001F137E" w:rsidP="002A2036">
            <w:pPr>
              <w:pStyle w:val="TABLE-cell"/>
            </w:pPr>
            <w:r w:rsidRPr="000615A5">
              <w:t xml:space="preserve">SYNC ADD: Shall define a request that the receiver is to add the specified </w:t>
            </w:r>
            <w:r w:rsidRPr="000615A5">
              <w:rPr>
                <w:i/>
              </w:rPr>
              <w:t>Work Masters</w:t>
            </w:r>
            <w:r w:rsidRPr="000615A5">
              <w:t xml:space="preserve">, attributes and subobjects. </w:t>
            </w:r>
          </w:p>
          <w:p w14:paraId="59A5DB94" w14:textId="77777777" w:rsidR="001F137E" w:rsidRPr="000615A5" w:rsidRDefault="001F137E" w:rsidP="002A2036">
            <w:pPr>
              <w:pStyle w:val="TABLE-cell"/>
            </w:pPr>
            <w:r w:rsidRPr="000615A5">
              <w:t xml:space="preserve">SYNC CHANGE: Shall define a request that the receiver is to change the specified attributes and subobjects of the </w:t>
            </w:r>
            <w:r w:rsidRPr="000615A5">
              <w:rPr>
                <w:i/>
              </w:rPr>
              <w:t>Work Masters</w:t>
            </w:r>
            <w:r w:rsidRPr="000615A5">
              <w:t xml:space="preserve">. The assumption is the new </w:t>
            </w:r>
            <w:r w:rsidRPr="000615A5">
              <w:rPr>
                <w:i/>
              </w:rPr>
              <w:t xml:space="preserve">Work Master </w:t>
            </w:r>
            <w:r w:rsidRPr="000615A5">
              <w:t xml:space="preserve">is the complete type definition and that the previous </w:t>
            </w:r>
            <w:r w:rsidRPr="000615A5">
              <w:rPr>
                <w:i/>
              </w:rPr>
              <w:t xml:space="preserve">Work Master </w:t>
            </w:r>
            <w:r w:rsidRPr="000615A5">
              <w:t xml:space="preserve">is deleted and the new </w:t>
            </w:r>
            <w:r w:rsidRPr="000615A5">
              <w:rPr>
                <w:i/>
              </w:rPr>
              <w:t>Work Master</w:t>
            </w:r>
            <w:r w:rsidRPr="000615A5">
              <w:t xml:space="preserve"> is added.</w:t>
            </w:r>
          </w:p>
          <w:p w14:paraId="5724227E" w14:textId="229B1190" w:rsidR="009C2673" w:rsidRDefault="001F137E" w:rsidP="009C2673">
            <w:pPr>
              <w:pStyle w:val="TABLE-cell"/>
              <w:rPr>
                <w:ins w:id="2814" w:author="Dennis Brandl" w:date="2018-03-03T07:07:00Z"/>
              </w:rPr>
            </w:pPr>
            <w:r w:rsidRPr="000615A5">
              <w:t xml:space="preserve">SYNC DELETE: Shall define a request that the receiver is to delete the specified </w:t>
            </w:r>
            <w:r w:rsidRPr="000615A5">
              <w:rPr>
                <w:i/>
              </w:rPr>
              <w:t>Work Masters</w:t>
            </w:r>
            <w:r w:rsidRPr="000615A5">
              <w:t>.</w:t>
            </w:r>
            <w:ins w:id="2815" w:author="Dennis Brandl" w:date="2018-03-03T07:07:00Z">
              <w:r w:rsidR="009C2673">
                <w:t xml:space="preserve"> </w:t>
              </w:r>
            </w:ins>
          </w:p>
          <w:p w14:paraId="4AE5969B" w14:textId="76D91F1E" w:rsidR="001F137E" w:rsidRPr="000615A5" w:rsidRDefault="009C2673" w:rsidP="009C2673">
            <w:pPr>
              <w:pStyle w:val="TABLE-cell"/>
            </w:pPr>
            <w:ins w:id="2816" w:author="Dennis Brandl" w:date="2018-03-03T07:07:00Z">
              <w:r>
                <w:t xml:space="preserve">NOTIFY: Shall define the creation of a new </w:t>
              </w:r>
              <w:r>
                <w:rPr>
                  <w:i/>
                </w:rPr>
                <w:t>Work Master</w:t>
              </w:r>
              <w:r>
                <w:t>.</w:t>
              </w:r>
            </w:ins>
          </w:p>
        </w:tc>
      </w:tr>
      <w:tr w:rsidR="001F137E" w:rsidRPr="000615A5" w14:paraId="3BCE1148" w14:textId="77777777" w:rsidTr="002A2036">
        <w:tc>
          <w:tcPr>
            <w:tcW w:w="1756" w:type="dxa"/>
          </w:tcPr>
          <w:p w14:paraId="08ED3B94" w14:textId="77777777" w:rsidR="001F137E" w:rsidRPr="000615A5" w:rsidRDefault="001F137E" w:rsidP="002A2036">
            <w:pPr>
              <w:pStyle w:val="TABLE-cell"/>
            </w:pPr>
            <w:r w:rsidRPr="000615A5">
              <w:t>&lt;not specified&gt;</w:t>
            </w:r>
          </w:p>
        </w:tc>
        <w:tc>
          <w:tcPr>
            <w:tcW w:w="7050" w:type="dxa"/>
          </w:tcPr>
          <w:p w14:paraId="101344A1" w14:textId="77777777" w:rsidR="001F137E" w:rsidRPr="000615A5" w:rsidRDefault="001F137E" w:rsidP="002A2036">
            <w:pPr>
              <w:pStyle w:val="TABLE-cell"/>
            </w:pPr>
            <w:r w:rsidRPr="000615A5">
              <w:t>GET: Error.</w:t>
            </w:r>
          </w:p>
          <w:p w14:paraId="4E3CA03E" w14:textId="77777777" w:rsidR="001F137E" w:rsidRPr="000615A5" w:rsidRDefault="001F137E" w:rsidP="002A2036">
            <w:pPr>
              <w:pStyle w:val="TABLE-cell"/>
            </w:pPr>
            <w:r w:rsidRPr="000615A5">
              <w:t>PROCESS: Error.</w:t>
            </w:r>
          </w:p>
          <w:p w14:paraId="06DC3681" w14:textId="77777777" w:rsidR="001F137E" w:rsidRPr="000615A5" w:rsidRDefault="001F137E" w:rsidP="002A2036">
            <w:pPr>
              <w:pStyle w:val="TABLE-cell"/>
            </w:pPr>
            <w:r w:rsidRPr="000615A5">
              <w:t xml:space="preserve">CHANGE: Error. </w:t>
            </w:r>
          </w:p>
          <w:p w14:paraId="4923AD62" w14:textId="77777777" w:rsidR="001F137E" w:rsidRPr="000615A5" w:rsidRDefault="001F137E" w:rsidP="002A2036">
            <w:pPr>
              <w:pStyle w:val="TABLE-cell"/>
            </w:pPr>
            <w:r w:rsidRPr="000615A5">
              <w:t xml:space="preserve">CANCEL: Error. </w:t>
            </w:r>
          </w:p>
          <w:p w14:paraId="78BF5D1E" w14:textId="77777777" w:rsidR="001F137E" w:rsidRPr="000615A5" w:rsidRDefault="001F137E" w:rsidP="002A2036">
            <w:pPr>
              <w:pStyle w:val="TABLE-cell"/>
            </w:pPr>
            <w:r w:rsidRPr="000615A5">
              <w:t xml:space="preserve">SYNC ADD: Error. </w:t>
            </w:r>
          </w:p>
          <w:p w14:paraId="606443E7" w14:textId="77777777" w:rsidR="001F137E" w:rsidRPr="000615A5" w:rsidRDefault="001F137E" w:rsidP="002A2036">
            <w:pPr>
              <w:pStyle w:val="TABLE-cell"/>
            </w:pPr>
            <w:r w:rsidRPr="000615A5">
              <w:t>SYNC CHANGE: Error.</w:t>
            </w:r>
          </w:p>
          <w:p w14:paraId="028BBA76" w14:textId="77777777" w:rsidR="001F137E" w:rsidRDefault="001F137E" w:rsidP="002A2036">
            <w:pPr>
              <w:pStyle w:val="TABLE-cell"/>
              <w:rPr>
                <w:ins w:id="2817" w:author="Dennis Brandl" w:date="2018-03-03T07:07:00Z"/>
              </w:rPr>
            </w:pPr>
            <w:r w:rsidRPr="000615A5">
              <w:t>SYNC DELETE: Error.</w:t>
            </w:r>
          </w:p>
          <w:p w14:paraId="018DE670" w14:textId="457CFE62" w:rsidR="009C2673" w:rsidRPr="000615A5" w:rsidRDefault="009C2673" w:rsidP="002A2036">
            <w:pPr>
              <w:pStyle w:val="TABLE-cell"/>
            </w:pPr>
            <w:ins w:id="2818" w:author="Dennis Brandl" w:date="2018-03-03T07:07:00Z">
              <w:r>
                <w:t>NOTIFY: Error.</w:t>
              </w:r>
            </w:ins>
          </w:p>
        </w:tc>
      </w:tr>
      <w:tr w:rsidR="001F137E" w:rsidRPr="000615A5" w14:paraId="2F297F02" w14:textId="77777777" w:rsidTr="002A2036">
        <w:tc>
          <w:tcPr>
            <w:tcW w:w="1756" w:type="dxa"/>
          </w:tcPr>
          <w:p w14:paraId="6B79D2A4" w14:textId="77777777" w:rsidR="001F137E" w:rsidRPr="000615A5" w:rsidRDefault="001F137E" w:rsidP="002A2036">
            <w:pPr>
              <w:pStyle w:val="TABLE-cell"/>
            </w:pPr>
            <w:r w:rsidRPr="000615A5">
              <w:t>Wildcard specified</w:t>
            </w:r>
          </w:p>
        </w:tc>
        <w:tc>
          <w:tcPr>
            <w:tcW w:w="7050" w:type="dxa"/>
          </w:tcPr>
          <w:p w14:paraId="3B92E0EE" w14:textId="77777777" w:rsidR="001F137E" w:rsidRPr="000615A5" w:rsidRDefault="001F137E" w:rsidP="002A2036">
            <w:pPr>
              <w:pStyle w:val="TABLE-cell"/>
            </w:pPr>
            <w:r w:rsidRPr="000615A5">
              <w:t xml:space="preserve">GET: Shall define a request that the receiver is to return, in a SHOW message, all attributes and subobjects about all </w:t>
            </w:r>
            <w:r w:rsidRPr="000615A5">
              <w:rPr>
                <w:i/>
              </w:rPr>
              <w:t>Work Masters</w:t>
            </w:r>
            <w:r w:rsidRPr="000615A5">
              <w:t xml:space="preserve"> identified by the wildcard.</w:t>
            </w:r>
          </w:p>
          <w:p w14:paraId="0CCBCDFA" w14:textId="77777777" w:rsidR="001F137E" w:rsidRPr="000615A5" w:rsidRDefault="001F137E" w:rsidP="002A2036">
            <w:pPr>
              <w:pStyle w:val="TABLE-cell"/>
            </w:pPr>
            <w:r w:rsidRPr="000615A5">
              <w:t>PROCESS: Error.</w:t>
            </w:r>
          </w:p>
          <w:p w14:paraId="01A99630" w14:textId="77777777" w:rsidR="001F137E" w:rsidRPr="000615A5" w:rsidRDefault="001F137E" w:rsidP="002A2036">
            <w:pPr>
              <w:pStyle w:val="TABLE-cell"/>
            </w:pPr>
            <w:r w:rsidRPr="000615A5">
              <w:t>CHANGE: Error.</w:t>
            </w:r>
          </w:p>
          <w:p w14:paraId="61F362E9" w14:textId="77777777" w:rsidR="001F137E" w:rsidRPr="000615A5" w:rsidRDefault="001F137E" w:rsidP="002A2036">
            <w:pPr>
              <w:pStyle w:val="TABLE-cell"/>
            </w:pPr>
            <w:r w:rsidRPr="000615A5">
              <w:t xml:space="preserve">CANCEL: Shall define a request that the receiver is to cancel all </w:t>
            </w:r>
            <w:r w:rsidRPr="000615A5">
              <w:rPr>
                <w:i/>
              </w:rPr>
              <w:t>Work Masters</w:t>
            </w:r>
            <w:r w:rsidRPr="000615A5">
              <w:t xml:space="preserve"> matching the wildcard. </w:t>
            </w:r>
          </w:p>
          <w:p w14:paraId="51267CAE" w14:textId="77777777" w:rsidR="001F137E" w:rsidRPr="000615A5" w:rsidRDefault="001F137E" w:rsidP="002A2036">
            <w:pPr>
              <w:pStyle w:val="TABLE-cell"/>
            </w:pPr>
            <w:r w:rsidRPr="000615A5">
              <w:t xml:space="preserve">SYNC ADD: Error. </w:t>
            </w:r>
          </w:p>
          <w:p w14:paraId="4C8A0410" w14:textId="77777777" w:rsidR="001F137E" w:rsidRPr="000615A5" w:rsidRDefault="001F137E" w:rsidP="002A2036">
            <w:pPr>
              <w:pStyle w:val="TABLE-cell"/>
            </w:pPr>
            <w:r w:rsidRPr="000615A5">
              <w:t>SYNC CHANGE: Error.</w:t>
            </w:r>
          </w:p>
          <w:p w14:paraId="6737D450" w14:textId="77777777" w:rsidR="001F137E" w:rsidRDefault="001F137E" w:rsidP="002A2036">
            <w:pPr>
              <w:pStyle w:val="TABLE-cell"/>
              <w:rPr>
                <w:ins w:id="2819" w:author="Dennis Brandl" w:date="2018-03-03T07:07:00Z"/>
              </w:rPr>
            </w:pPr>
            <w:r w:rsidRPr="000615A5">
              <w:t xml:space="preserve">SYNC DELETE: Shall define a request that the receiver is to delete all </w:t>
            </w:r>
            <w:r w:rsidRPr="000615A5">
              <w:rPr>
                <w:i/>
              </w:rPr>
              <w:t>Work Masters</w:t>
            </w:r>
            <w:r w:rsidRPr="000615A5">
              <w:t xml:space="preserve"> matching the wildcard.</w:t>
            </w:r>
          </w:p>
          <w:p w14:paraId="65CAC662" w14:textId="63D8E251" w:rsidR="009C2673" w:rsidRPr="000615A5" w:rsidRDefault="009C2673" w:rsidP="002A2036">
            <w:pPr>
              <w:pStyle w:val="TABLE-cell"/>
            </w:pPr>
            <w:ins w:id="2820" w:author="Dennis Brandl" w:date="2018-03-03T07:07:00Z">
              <w:r>
                <w:t>NOTIFY: Error.</w:t>
              </w:r>
            </w:ins>
          </w:p>
        </w:tc>
      </w:tr>
    </w:tbl>
    <w:p w14:paraId="65FA4EA9" w14:textId="77777777" w:rsidR="001F137E" w:rsidRPr="000615A5" w:rsidRDefault="001F137E" w:rsidP="00833722">
      <w:pPr>
        <w:pStyle w:val="NOTE"/>
      </w:pPr>
    </w:p>
    <w:p w14:paraId="4EA8888E" w14:textId="77777777" w:rsidR="001F137E" w:rsidRPr="000615A5" w:rsidRDefault="001F137E" w:rsidP="00833722">
      <w:pPr>
        <w:pStyle w:val="Heading3"/>
      </w:pPr>
      <w:bookmarkStart w:id="2821" w:name="_Toc507944947"/>
      <w:r w:rsidRPr="000615A5">
        <w:t>Work directive verbs</w:t>
      </w:r>
      <w:bookmarkEnd w:id="2821"/>
    </w:p>
    <w:p w14:paraId="328B7D4A" w14:textId="66F4FFC6" w:rsidR="001F137E" w:rsidRPr="000615A5" w:rsidRDefault="00672F56" w:rsidP="002A2036">
      <w:pPr>
        <w:pStyle w:val="PARAGRAPH"/>
      </w:pPr>
      <w:r>
        <w:t>All verbs</w:t>
      </w:r>
      <w:r w:rsidR="009A3909">
        <w:t xml:space="preserve"> </w:t>
      </w:r>
      <w:r>
        <w:t>shall be valid</w:t>
      </w:r>
      <w:r w:rsidR="001F137E" w:rsidRPr="000615A5">
        <w:t xml:space="preserve"> for a </w:t>
      </w:r>
      <w:r w:rsidR="001F137E" w:rsidRPr="00DB1007">
        <w:rPr>
          <w:i/>
        </w:rPr>
        <w:t>Work Directive</w:t>
      </w:r>
      <w:r w:rsidR="001F137E" w:rsidRPr="000615A5">
        <w:t xml:space="preserve"> noun.   </w:t>
      </w:r>
    </w:p>
    <w:p w14:paraId="2C524139" w14:textId="77777777" w:rsidR="001F137E" w:rsidRPr="000615A5" w:rsidRDefault="001F137E" w:rsidP="00833722">
      <w:pPr>
        <w:pStyle w:val="Heading3"/>
      </w:pPr>
      <w:bookmarkStart w:id="2822" w:name="_Toc507944948"/>
      <w:r w:rsidRPr="000615A5">
        <w:t>Work directive verb actions</w:t>
      </w:r>
      <w:bookmarkEnd w:id="2822"/>
    </w:p>
    <w:p w14:paraId="6A9CEA2B" w14:textId="41DA1527" w:rsidR="001F137E" w:rsidRPr="000615A5" w:rsidRDefault="001F137E" w:rsidP="002A2036">
      <w:pPr>
        <w:pStyle w:val="PARAGRAPH"/>
      </w:pPr>
      <w:r w:rsidRPr="000615A5">
        <w:t xml:space="preserve">The actions performed on a </w:t>
      </w:r>
      <w:r w:rsidRPr="00DB1007">
        <w:rPr>
          <w:i/>
        </w:rPr>
        <w:t>Work Directive</w:t>
      </w:r>
      <w:r w:rsidRPr="000615A5">
        <w:t xml:space="preserve"> </w:t>
      </w:r>
      <w:r w:rsidR="00751BC9">
        <w:t>noun are defined in</w:t>
      </w:r>
      <w:r w:rsidRPr="000615A5">
        <w:t xml:space="preserve"> </w:t>
      </w:r>
      <w:r w:rsidRPr="000615A5">
        <w:fldChar w:fldCharType="begin"/>
      </w:r>
      <w:r w:rsidRPr="000615A5">
        <w:instrText xml:space="preserve"> REF _Ref325466925 </w:instrText>
      </w:r>
      <w:r w:rsidRPr="000615A5">
        <w:fldChar w:fldCharType="separate"/>
      </w:r>
      <w:r w:rsidR="00036893" w:rsidRPr="000615A5">
        <w:t xml:space="preserve">Table </w:t>
      </w:r>
      <w:r w:rsidR="00036893">
        <w:rPr>
          <w:noProof/>
        </w:rPr>
        <w:t>48</w:t>
      </w:r>
      <w:r w:rsidRPr="000615A5">
        <w:fldChar w:fldCharType="end"/>
      </w:r>
      <w:r w:rsidRPr="000615A5">
        <w:t>.</w:t>
      </w:r>
    </w:p>
    <w:p w14:paraId="20D051E2" w14:textId="666A4405" w:rsidR="001F137E" w:rsidRPr="000615A5" w:rsidRDefault="001F137E" w:rsidP="00833722">
      <w:pPr>
        <w:pStyle w:val="TABLE-title"/>
      </w:pPr>
      <w:bookmarkStart w:id="2823" w:name="_Ref325466925"/>
      <w:bookmarkStart w:id="2824" w:name="_Toc483857401"/>
      <w:r w:rsidRPr="000615A5">
        <w:lastRenderedPageBreak/>
        <w:t xml:space="preserve">Table </w:t>
      </w:r>
      <w:r w:rsidRPr="000615A5">
        <w:fldChar w:fldCharType="begin"/>
      </w:r>
      <w:r w:rsidRPr="000615A5">
        <w:instrText xml:space="preserve"> SEQ Table \* ARABIC </w:instrText>
      </w:r>
      <w:r w:rsidRPr="000615A5">
        <w:fldChar w:fldCharType="separate"/>
      </w:r>
      <w:r w:rsidR="00036893">
        <w:rPr>
          <w:noProof/>
        </w:rPr>
        <w:t>48</w:t>
      </w:r>
      <w:r w:rsidRPr="000615A5">
        <w:fldChar w:fldCharType="end"/>
      </w:r>
      <w:bookmarkEnd w:id="2823"/>
      <w:r w:rsidRPr="000615A5">
        <w:t xml:space="preserve"> – Work directive </w:t>
      </w:r>
      <w:r w:rsidRPr="000615A5">
        <w:rPr>
          <w:szCs w:val="24"/>
        </w:rPr>
        <w:t>verb actions</w:t>
      </w:r>
      <w:bookmarkEnd w:id="2824"/>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756"/>
        <w:gridCol w:w="7050"/>
      </w:tblGrid>
      <w:tr w:rsidR="001F137E" w:rsidRPr="000615A5" w14:paraId="599B6ADE" w14:textId="77777777" w:rsidTr="002A2036">
        <w:trPr>
          <w:tblHeader/>
        </w:trPr>
        <w:tc>
          <w:tcPr>
            <w:tcW w:w="1756" w:type="dxa"/>
            <w:shd w:val="clear" w:color="auto" w:fill="000000"/>
          </w:tcPr>
          <w:p w14:paraId="72E211E8" w14:textId="77777777" w:rsidR="001F137E" w:rsidRPr="000615A5" w:rsidRDefault="001F137E" w:rsidP="002A2036">
            <w:pPr>
              <w:pStyle w:val="TABLE-centered"/>
            </w:pPr>
            <w:r w:rsidRPr="000615A5">
              <w:t>Work Directive ID</w:t>
            </w:r>
          </w:p>
        </w:tc>
        <w:tc>
          <w:tcPr>
            <w:tcW w:w="7050" w:type="dxa"/>
            <w:shd w:val="clear" w:color="auto" w:fill="000000"/>
            <w:vAlign w:val="center"/>
          </w:tcPr>
          <w:p w14:paraId="65D5E412" w14:textId="2F23345D" w:rsidR="001F137E" w:rsidRPr="000615A5" w:rsidRDefault="00751BC9" w:rsidP="002A2036">
            <w:pPr>
              <w:pStyle w:val="TABLE-centered"/>
            </w:pPr>
            <w:r>
              <w:t>Verb action on noun</w:t>
            </w:r>
          </w:p>
        </w:tc>
      </w:tr>
      <w:tr w:rsidR="001F137E" w:rsidRPr="000615A5" w14:paraId="453714E1" w14:textId="77777777" w:rsidTr="002A2036">
        <w:tc>
          <w:tcPr>
            <w:tcW w:w="1756" w:type="dxa"/>
          </w:tcPr>
          <w:p w14:paraId="3A5FA8CE" w14:textId="77777777" w:rsidR="001F137E" w:rsidRPr="000615A5" w:rsidRDefault="001F137E" w:rsidP="002A2036">
            <w:pPr>
              <w:pStyle w:val="TABLE-cell"/>
            </w:pPr>
            <w:r w:rsidRPr="000615A5">
              <w:t>IDs specified</w:t>
            </w:r>
          </w:p>
        </w:tc>
        <w:tc>
          <w:tcPr>
            <w:tcW w:w="7050" w:type="dxa"/>
          </w:tcPr>
          <w:p w14:paraId="02DBBEBB" w14:textId="77777777" w:rsidR="001F137E" w:rsidRPr="000615A5" w:rsidRDefault="001F137E" w:rsidP="002A2036">
            <w:pPr>
              <w:pStyle w:val="TABLE-cell"/>
            </w:pPr>
            <w:r w:rsidRPr="000615A5">
              <w:t xml:space="preserve">GET: Shall define a request that the receiver is to return, in a SHOW message, all attributes and subobjects of </w:t>
            </w:r>
            <w:r w:rsidRPr="000615A5">
              <w:rPr>
                <w:i/>
              </w:rPr>
              <w:t>Work Directives</w:t>
            </w:r>
            <w:r w:rsidRPr="000615A5">
              <w:t>.</w:t>
            </w:r>
          </w:p>
          <w:p w14:paraId="4330C1E2" w14:textId="77777777" w:rsidR="001F137E" w:rsidRPr="000615A5" w:rsidRDefault="001F137E" w:rsidP="002A2036">
            <w:pPr>
              <w:pStyle w:val="TABLE-cell"/>
            </w:pPr>
            <w:r w:rsidRPr="000615A5">
              <w:t xml:space="preserve">PROCESS: Shall define a request that the receiver is to add </w:t>
            </w:r>
            <w:r w:rsidRPr="000615A5">
              <w:rPr>
                <w:i/>
              </w:rPr>
              <w:t>Work Directives</w:t>
            </w:r>
            <w:r w:rsidRPr="000615A5">
              <w:t xml:space="preserve">. The message defines suggested IDs for the </w:t>
            </w:r>
            <w:r w:rsidRPr="000615A5">
              <w:rPr>
                <w:i/>
              </w:rPr>
              <w:t>Work Directives</w:t>
            </w:r>
            <w:r w:rsidRPr="000615A5">
              <w:t xml:space="preserve">, values for the attributes and subobjects. The receiver adds the </w:t>
            </w:r>
            <w:r w:rsidRPr="000615A5">
              <w:rPr>
                <w:i/>
              </w:rPr>
              <w:t xml:space="preserve">Work Directives </w:t>
            </w:r>
            <w:r w:rsidRPr="000615A5">
              <w:t>and assigns IDs.  The assigned IDs shall be returned in the ACKNOWLEDGE message.</w:t>
            </w:r>
          </w:p>
          <w:p w14:paraId="408ACC8D" w14:textId="77777777" w:rsidR="001F137E" w:rsidRPr="000615A5" w:rsidRDefault="001F137E" w:rsidP="002A2036">
            <w:pPr>
              <w:pStyle w:val="TABLE-cell"/>
            </w:pPr>
            <w:r w:rsidRPr="000615A5">
              <w:t xml:space="preserve">CHANGE: Shall define a request that the receiver is to change the specified attributes and subobjects of the </w:t>
            </w:r>
            <w:r w:rsidRPr="000615A5">
              <w:rPr>
                <w:i/>
              </w:rPr>
              <w:t>Work Directives.</w:t>
            </w:r>
            <w:r w:rsidRPr="000615A5">
              <w:t xml:space="preserve">  The assumption is the new </w:t>
            </w:r>
            <w:r w:rsidRPr="000615A5">
              <w:rPr>
                <w:i/>
              </w:rPr>
              <w:t>Work Directive</w:t>
            </w:r>
            <w:r w:rsidRPr="000615A5">
              <w:t xml:space="preserve"> is the complete type definition and that the previous </w:t>
            </w:r>
            <w:r w:rsidRPr="000615A5">
              <w:rPr>
                <w:i/>
              </w:rPr>
              <w:t>Work Directive</w:t>
            </w:r>
            <w:r w:rsidRPr="000615A5">
              <w:t xml:space="preserve"> is canceled and the new </w:t>
            </w:r>
            <w:r w:rsidRPr="000615A5">
              <w:rPr>
                <w:i/>
              </w:rPr>
              <w:t>Work Directive</w:t>
            </w:r>
            <w:r w:rsidRPr="000615A5">
              <w:t xml:space="preserve"> is added. A RESPOND message may be used to communicate agreement, disagreement, or changes made to the CHANGE message data.</w:t>
            </w:r>
          </w:p>
          <w:p w14:paraId="27D618B6" w14:textId="77777777" w:rsidR="001F137E" w:rsidRPr="000615A5" w:rsidRDefault="001F137E" w:rsidP="002A2036">
            <w:pPr>
              <w:pStyle w:val="TABLE-cell"/>
            </w:pPr>
            <w:r w:rsidRPr="000615A5">
              <w:t xml:space="preserve">CANCEL: Shall define a request that the receiver is to cancel the specified </w:t>
            </w:r>
            <w:r w:rsidRPr="000615A5">
              <w:rPr>
                <w:i/>
              </w:rPr>
              <w:t>Work Directives</w:t>
            </w:r>
            <w:r w:rsidRPr="000615A5">
              <w:t>.</w:t>
            </w:r>
          </w:p>
          <w:p w14:paraId="5B7ECFA3" w14:textId="77777777" w:rsidR="001F137E" w:rsidRPr="000615A5" w:rsidRDefault="001F137E" w:rsidP="002A2036">
            <w:pPr>
              <w:pStyle w:val="TABLE-cell"/>
            </w:pPr>
            <w:r w:rsidRPr="000615A5">
              <w:t xml:space="preserve">SYNC ADD: Shall define a request that the receiver is to add the specified </w:t>
            </w:r>
            <w:r w:rsidRPr="000615A5">
              <w:rPr>
                <w:i/>
              </w:rPr>
              <w:t>Work Directives</w:t>
            </w:r>
            <w:r w:rsidRPr="000615A5">
              <w:t xml:space="preserve">, attributes and subobjects. </w:t>
            </w:r>
          </w:p>
          <w:p w14:paraId="2AF09208" w14:textId="77777777" w:rsidR="001F137E" w:rsidRPr="000615A5" w:rsidRDefault="001F137E" w:rsidP="002A2036">
            <w:pPr>
              <w:pStyle w:val="TABLE-cell"/>
            </w:pPr>
            <w:r w:rsidRPr="000615A5">
              <w:t xml:space="preserve">SYNC CHANGE: Shall define a request that the receiver is to change the specified attributes and subobjects of the </w:t>
            </w:r>
            <w:r w:rsidRPr="000615A5">
              <w:rPr>
                <w:i/>
              </w:rPr>
              <w:t>Work Directives</w:t>
            </w:r>
            <w:r w:rsidRPr="000615A5">
              <w:t xml:space="preserve">. The assumption is the new </w:t>
            </w:r>
            <w:r w:rsidRPr="000615A5">
              <w:rPr>
                <w:i/>
              </w:rPr>
              <w:t>Work Directive</w:t>
            </w:r>
            <w:r w:rsidRPr="000615A5">
              <w:t xml:space="preserve"> is the complete type definition and that the previous </w:t>
            </w:r>
            <w:r w:rsidRPr="000615A5">
              <w:rPr>
                <w:i/>
              </w:rPr>
              <w:t>Work Directive</w:t>
            </w:r>
            <w:r w:rsidRPr="000615A5">
              <w:t xml:space="preserve"> is deleted and the new </w:t>
            </w:r>
            <w:r w:rsidRPr="000615A5">
              <w:rPr>
                <w:i/>
              </w:rPr>
              <w:t>Work Directive</w:t>
            </w:r>
            <w:r w:rsidRPr="000615A5">
              <w:t xml:space="preserve"> is added.</w:t>
            </w:r>
          </w:p>
          <w:p w14:paraId="126F34CA" w14:textId="3B55FE30" w:rsidR="009C2673" w:rsidRDefault="001F137E" w:rsidP="009C2673">
            <w:pPr>
              <w:pStyle w:val="TABLE-cell"/>
              <w:rPr>
                <w:ins w:id="2825" w:author="Dennis Brandl" w:date="2018-03-03T07:07:00Z"/>
              </w:rPr>
            </w:pPr>
            <w:r w:rsidRPr="000615A5">
              <w:t xml:space="preserve">SYNC DELETE: Shall define a request that the receiver is to delete the specified </w:t>
            </w:r>
            <w:r w:rsidRPr="000615A5">
              <w:rPr>
                <w:i/>
              </w:rPr>
              <w:t>Work Directives</w:t>
            </w:r>
            <w:r w:rsidRPr="000615A5">
              <w:t>.</w:t>
            </w:r>
            <w:ins w:id="2826" w:author="Dennis Brandl" w:date="2018-03-03T07:07:00Z">
              <w:r w:rsidR="009C2673">
                <w:t xml:space="preserve"> </w:t>
              </w:r>
            </w:ins>
          </w:p>
          <w:p w14:paraId="6A1F135F" w14:textId="04E5682D" w:rsidR="001F137E" w:rsidRPr="000615A5" w:rsidRDefault="009C2673" w:rsidP="009C2673">
            <w:pPr>
              <w:pStyle w:val="TABLE-cell"/>
            </w:pPr>
            <w:ins w:id="2827" w:author="Dennis Brandl" w:date="2018-03-03T07:07:00Z">
              <w:r>
                <w:t xml:space="preserve">NOTIFY: Shall define the creation of a new </w:t>
              </w:r>
              <w:r>
                <w:rPr>
                  <w:i/>
                </w:rPr>
                <w:t>Work Directive</w:t>
              </w:r>
              <w:r>
                <w:t>.</w:t>
              </w:r>
            </w:ins>
          </w:p>
        </w:tc>
      </w:tr>
      <w:tr w:rsidR="001F137E" w:rsidRPr="000615A5" w14:paraId="0773E6EE" w14:textId="77777777" w:rsidTr="002A2036">
        <w:tc>
          <w:tcPr>
            <w:tcW w:w="1756" w:type="dxa"/>
          </w:tcPr>
          <w:p w14:paraId="6D28CEC2" w14:textId="77777777" w:rsidR="001F137E" w:rsidRPr="000615A5" w:rsidRDefault="001F137E" w:rsidP="002A2036">
            <w:pPr>
              <w:pStyle w:val="TABLE-cell"/>
            </w:pPr>
            <w:r w:rsidRPr="000615A5">
              <w:t>&lt;not specified&gt;</w:t>
            </w:r>
          </w:p>
        </w:tc>
        <w:tc>
          <w:tcPr>
            <w:tcW w:w="7050" w:type="dxa"/>
          </w:tcPr>
          <w:p w14:paraId="5190CC35" w14:textId="77777777" w:rsidR="001F137E" w:rsidRPr="000615A5" w:rsidRDefault="001F137E" w:rsidP="002A2036">
            <w:pPr>
              <w:pStyle w:val="TABLE-cell"/>
            </w:pPr>
            <w:r w:rsidRPr="000615A5">
              <w:t>GET: Error.</w:t>
            </w:r>
          </w:p>
          <w:p w14:paraId="3AF6DE1A" w14:textId="77777777" w:rsidR="001F137E" w:rsidRPr="000615A5" w:rsidRDefault="001F137E" w:rsidP="002A2036">
            <w:pPr>
              <w:pStyle w:val="TABLE-cell"/>
            </w:pPr>
            <w:r w:rsidRPr="000615A5">
              <w:t>PROCESS: Error.</w:t>
            </w:r>
          </w:p>
          <w:p w14:paraId="2BB364E9" w14:textId="77777777" w:rsidR="001F137E" w:rsidRPr="000615A5" w:rsidRDefault="001F137E" w:rsidP="002A2036">
            <w:pPr>
              <w:pStyle w:val="TABLE-cell"/>
            </w:pPr>
            <w:r w:rsidRPr="000615A5">
              <w:t xml:space="preserve">CHANGE: Error. </w:t>
            </w:r>
          </w:p>
          <w:p w14:paraId="1C3313D7" w14:textId="77777777" w:rsidR="001F137E" w:rsidRPr="000615A5" w:rsidRDefault="001F137E" w:rsidP="002A2036">
            <w:pPr>
              <w:pStyle w:val="TABLE-cell"/>
            </w:pPr>
            <w:r w:rsidRPr="000615A5">
              <w:t xml:space="preserve">CANCEL: Error. </w:t>
            </w:r>
          </w:p>
          <w:p w14:paraId="6E8CE6BC" w14:textId="77777777" w:rsidR="001F137E" w:rsidRPr="000615A5" w:rsidRDefault="001F137E" w:rsidP="002A2036">
            <w:pPr>
              <w:pStyle w:val="TABLE-cell"/>
            </w:pPr>
            <w:r w:rsidRPr="000615A5">
              <w:t xml:space="preserve">SYNC ADD: Error. </w:t>
            </w:r>
          </w:p>
          <w:p w14:paraId="2E7CAD03" w14:textId="77777777" w:rsidR="001F137E" w:rsidRPr="000615A5" w:rsidRDefault="001F137E" w:rsidP="002A2036">
            <w:pPr>
              <w:pStyle w:val="TABLE-cell"/>
            </w:pPr>
            <w:r w:rsidRPr="000615A5">
              <w:t>SYNC CHANGE: Error.</w:t>
            </w:r>
          </w:p>
          <w:p w14:paraId="6FDA2AAF" w14:textId="77777777" w:rsidR="001F137E" w:rsidRDefault="001F137E" w:rsidP="002A2036">
            <w:pPr>
              <w:pStyle w:val="TABLE-cell"/>
              <w:rPr>
                <w:ins w:id="2828" w:author="Dennis Brandl" w:date="2018-03-03T07:07:00Z"/>
              </w:rPr>
            </w:pPr>
            <w:r w:rsidRPr="000615A5">
              <w:t>SYNC DELETE: Error.</w:t>
            </w:r>
          </w:p>
          <w:p w14:paraId="00062988" w14:textId="1FA47F73" w:rsidR="009C2673" w:rsidRPr="000615A5" w:rsidRDefault="009C2673" w:rsidP="002A2036">
            <w:pPr>
              <w:pStyle w:val="TABLE-cell"/>
            </w:pPr>
            <w:ins w:id="2829" w:author="Dennis Brandl" w:date="2018-03-03T07:08:00Z">
              <w:r>
                <w:t>NOTIFY: Error.</w:t>
              </w:r>
            </w:ins>
          </w:p>
        </w:tc>
      </w:tr>
      <w:tr w:rsidR="001F137E" w:rsidRPr="000615A5" w14:paraId="33E9BE42" w14:textId="77777777" w:rsidTr="002A2036">
        <w:tc>
          <w:tcPr>
            <w:tcW w:w="1756" w:type="dxa"/>
          </w:tcPr>
          <w:p w14:paraId="046EE580" w14:textId="77777777" w:rsidR="001F137E" w:rsidRPr="000615A5" w:rsidRDefault="001F137E" w:rsidP="002A2036">
            <w:pPr>
              <w:pStyle w:val="TABLE-cell"/>
            </w:pPr>
            <w:r w:rsidRPr="000615A5">
              <w:t>Wildcard specified</w:t>
            </w:r>
          </w:p>
        </w:tc>
        <w:tc>
          <w:tcPr>
            <w:tcW w:w="7050" w:type="dxa"/>
          </w:tcPr>
          <w:p w14:paraId="2D6700A3" w14:textId="77777777" w:rsidR="001F137E" w:rsidRPr="000615A5" w:rsidRDefault="001F137E" w:rsidP="002A2036">
            <w:pPr>
              <w:pStyle w:val="TABLE-cell"/>
            </w:pPr>
            <w:r w:rsidRPr="000615A5">
              <w:t xml:space="preserve">GET: Shall define a request that the receiver is to return, in a SHOW message, all attributes and subobjects about all </w:t>
            </w:r>
            <w:r w:rsidRPr="000615A5">
              <w:rPr>
                <w:i/>
              </w:rPr>
              <w:t>Work Directives</w:t>
            </w:r>
            <w:r w:rsidRPr="000615A5">
              <w:t xml:space="preserve"> identified by the wildcard.</w:t>
            </w:r>
          </w:p>
          <w:p w14:paraId="63904A25" w14:textId="77777777" w:rsidR="001F137E" w:rsidRPr="000615A5" w:rsidRDefault="001F137E" w:rsidP="002A2036">
            <w:pPr>
              <w:pStyle w:val="TABLE-cell"/>
            </w:pPr>
            <w:r w:rsidRPr="000615A5">
              <w:t>PROCESS: Error.</w:t>
            </w:r>
          </w:p>
          <w:p w14:paraId="31794868" w14:textId="77777777" w:rsidR="001F137E" w:rsidRPr="000615A5" w:rsidRDefault="001F137E" w:rsidP="002A2036">
            <w:pPr>
              <w:pStyle w:val="TABLE-cell"/>
            </w:pPr>
            <w:r w:rsidRPr="000615A5">
              <w:t>CHANGE: Error.</w:t>
            </w:r>
          </w:p>
          <w:p w14:paraId="14DB84E4" w14:textId="77777777" w:rsidR="001F137E" w:rsidRPr="000615A5" w:rsidRDefault="001F137E" w:rsidP="002A2036">
            <w:pPr>
              <w:pStyle w:val="TABLE-cell"/>
            </w:pPr>
            <w:r w:rsidRPr="000615A5">
              <w:t xml:space="preserve">CANCEL: Shall define a request that the receiver is to cancel all </w:t>
            </w:r>
            <w:r w:rsidRPr="000615A5">
              <w:rPr>
                <w:i/>
              </w:rPr>
              <w:t>Work Directives</w:t>
            </w:r>
            <w:r w:rsidRPr="000615A5">
              <w:t xml:space="preserve"> matching the wildcard. </w:t>
            </w:r>
          </w:p>
          <w:p w14:paraId="4485E0C4" w14:textId="77777777" w:rsidR="001F137E" w:rsidRPr="000615A5" w:rsidRDefault="001F137E" w:rsidP="002A2036">
            <w:pPr>
              <w:pStyle w:val="TABLE-cell"/>
            </w:pPr>
            <w:r w:rsidRPr="000615A5">
              <w:t xml:space="preserve">SYNC ADD: Error. </w:t>
            </w:r>
          </w:p>
          <w:p w14:paraId="5F0C930C" w14:textId="77777777" w:rsidR="001F137E" w:rsidRPr="000615A5" w:rsidRDefault="001F137E" w:rsidP="002A2036">
            <w:pPr>
              <w:pStyle w:val="TABLE-cell"/>
            </w:pPr>
            <w:r w:rsidRPr="000615A5">
              <w:t>SYNC CHANGE: Error.</w:t>
            </w:r>
          </w:p>
          <w:p w14:paraId="04BA2CA2" w14:textId="77777777" w:rsidR="001F137E" w:rsidRDefault="001F137E" w:rsidP="002A2036">
            <w:pPr>
              <w:pStyle w:val="TABLE-cell"/>
              <w:rPr>
                <w:ins w:id="2830" w:author="Dennis Brandl" w:date="2018-03-03T07:08:00Z"/>
              </w:rPr>
            </w:pPr>
            <w:r w:rsidRPr="000615A5">
              <w:t xml:space="preserve">SYNC DELETE: Shall define a request that the receiver is to delete all </w:t>
            </w:r>
            <w:r w:rsidRPr="000615A5">
              <w:rPr>
                <w:i/>
              </w:rPr>
              <w:t>Work Directives</w:t>
            </w:r>
            <w:r w:rsidRPr="000615A5">
              <w:t xml:space="preserve"> matching the wildcard.</w:t>
            </w:r>
          </w:p>
          <w:p w14:paraId="00721705" w14:textId="754EEBC2" w:rsidR="009C2673" w:rsidRPr="000615A5" w:rsidRDefault="009C2673" w:rsidP="002A2036">
            <w:pPr>
              <w:pStyle w:val="TABLE-cell"/>
            </w:pPr>
            <w:ins w:id="2831" w:author="Dennis Brandl" w:date="2018-03-03T07:08:00Z">
              <w:r>
                <w:t>NOTIFY: Error.</w:t>
              </w:r>
            </w:ins>
          </w:p>
        </w:tc>
      </w:tr>
    </w:tbl>
    <w:p w14:paraId="2934C099" w14:textId="77777777" w:rsidR="001F137E" w:rsidRPr="000615A5" w:rsidRDefault="001F137E" w:rsidP="00833722">
      <w:pPr>
        <w:pStyle w:val="NOTE"/>
      </w:pPr>
    </w:p>
    <w:p w14:paraId="2CC7206F" w14:textId="77777777" w:rsidR="00270E45" w:rsidRPr="000615A5" w:rsidRDefault="00270E45" w:rsidP="00833722">
      <w:pPr>
        <w:pStyle w:val="Heading2"/>
      </w:pPr>
      <w:bookmarkStart w:id="2832" w:name="_Toc507944949"/>
      <w:r w:rsidRPr="000615A5">
        <w:t>Work record</w:t>
      </w:r>
      <w:bookmarkEnd w:id="2832"/>
    </w:p>
    <w:p w14:paraId="6E340289" w14:textId="2E3AB077" w:rsidR="00270E45" w:rsidRPr="000615A5" w:rsidRDefault="00270E45" w:rsidP="00833722">
      <w:pPr>
        <w:pStyle w:val="Heading3"/>
      </w:pPr>
      <w:bookmarkStart w:id="2833" w:name="_Toc507944950"/>
      <w:r w:rsidRPr="000615A5">
        <w:t>Work record elements</w:t>
      </w:r>
      <w:bookmarkEnd w:id="2833"/>
    </w:p>
    <w:p w14:paraId="5C523528" w14:textId="621CB36D" w:rsidR="00270E45" w:rsidRPr="000615A5" w:rsidRDefault="00270E45" w:rsidP="00270E45">
      <w:pPr>
        <w:pStyle w:val="PARAGRAPH"/>
      </w:pPr>
      <w:r w:rsidRPr="000615A5">
        <w:t xml:space="preserve">The message definitions assume that </w:t>
      </w:r>
      <w:r>
        <w:t>w</w:t>
      </w:r>
      <w:r w:rsidRPr="000615A5">
        <w:t xml:space="preserve">ork </w:t>
      </w:r>
      <w:r>
        <w:t>r</w:t>
      </w:r>
      <w:r w:rsidRPr="000615A5">
        <w:t xml:space="preserve">ecord information may be accessed from one starting point, a </w:t>
      </w:r>
      <w:r w:rsidRPr="009A72DF">
        <w:rPr>
          <w:i/>
        </w:rPr>
        <w:t>Work Record</w:t>
      </w:r>
      <w:r w:rsidRPr="000615A5">
        <w:t xml:space="preserve">, as identified by the dotted collection in </w:t>
      </w:r>
      <w:r w:rsidRPr="000615A5">
        <w:fldChar w:fldCharType="begin"/>
      </w:r>
      <w:r w:rsidRPr="000615A5">
        <w:instrText xml:space="preserve"> REF _Ref407629677 </w:instrText>
      </w:r>
      <w:r w:rsidRPr="000615A5">
        <w:fldChar w:fldCharType="separate"/>
      </w:r>
      <w:r w:rsidR="00181DCD" w:rsidRPr="000615A5">
        <w:t xml:space="preserve">Figure </w:t>
      </w:r>
      <w:r w:rsidR="00181DCD">
        <w:rPr>
          <w:noProof/>
        </w:rPr>
        <w:t>33</w:t>
      </w:r>
      <w:r w:rsidRPr="000615A5">
        <w:fldChar w:fldCharType="end"/>
      </w:r>
      <w:r w:rsidRPr="000615A5">
        <w:t>.</w:t>
      </w:r>
    </w:p>
    <w:p w14:paraId="58CE353E" w14:textId="77777777" w:rsidR="00270E45" w:rsidRPr="000615A5" w:rsidRDefault="00270E45" w:rsidP="00270E45">
      <w:pPr>
        <w:pStyle w:val="FIGURE"/>
      </w:pPr>
      <w:r w:rsidRPr="000615A5">
        <w:rPr>
          <w:noProof/>
          <w:lang w:val="en-US" w:eastAsia="en-US"/>
        </w:rPr>
        <w:lastRenderedPageBreak/>
        <w:drawing>
          <wp:inline distT="0" distB="0" distL="0" distR="0" wp14:anchorId="0A27AD54" wp14:editId="2F312012">
            <wp:extent cx="4511040" cy="3923665"/>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11040" cy="3923665"/>
                    </a:xfrm>
                    <a:prstGeom prst="rect">
                      <a:avLst/>
                    </a:prstGeom>
                    <a:noFill/>
                    <a:ln>
                      <a:noFill/>
                    </a:ln>
                  </pic:spPr>
                </pic:pic>
              </a:graphicData>
            </a:graphic>
          </wp:inline>
        </w:drawing>
      </w:r>
    </w:p>
    <w:p w14:paraId="79DD7312" w14:textId="021C5131" w:rsidR="00270E45" w:rsidRPr="000615A5" w:rsidRDefault="00270E45" w:rsidP="00833722">
      <w:pPr>
        <w:pStyle w:val="FIGURE-title"/>
      </w:pPr>
      <w:bookmarkStart w:id="2834" w:name="_Ref407629677"/>
      <w:bookmarkStart w:id="2835" w:name="_Toc507944740"/>
      <w:r w:rsidRPr="000615A5">
        <w:t xml:space="preserve">Figure </w:t>
      </w:r>
      <w:r w:rsidRPr="000615A5">
        <w:fldChar w:fldCharType="begin"/>
      </w:r>
      <w:r w:rsidRPr="000615A5">
        <w:instrText xml:space="preserve"> SEQ Figure \* ARABIC </w:instrText>
      </w:r>
      <w:r w:rsidRPr="000615A5">
        <w:fldChar w:fldCharType="separate"/>
      </w:r>
      <w:r w:rsidR="00181DCD">
        <w:rPr>
          <w:noProof/>
        </w:rPr>
        <w:t>33</w:t>
      </w:r>
      <w:r w:rsidRPr="000615A5">
        <w:fldChar w:fldCharType="end"/>
      </w:r>
      <w:bookmarkEnd w:id="2834"/>
      <w:r w:rsidRPr="000615A5">
        <w:t xml:space="preserve"> </w:t>
      </w:r>
      <w:r w:rsidR="00DB1007">
        <w:t>–</w:t>
      </w:r>
      <w:r w:rsidRPr="000615A5">
        <w:t xml:space="preserve"> Object grouping for the work record model</w:t>
      </w:r>
      <w:bookmarkEnd w:id="2835"/>
    </w:p>
    <w:p w14:paraId="3F947ACA" w14:textId="77777777" w:rsidR="00270E45" w:rsidRPr="000615A5" w:rsidRDefault="00270E45" w:rsidP="00833722">
      <w:pPr>
        <w:pStyle w:val="Heading3"/>
      </w:pPr>
      <w:bookmarkStart w:id="2836" w:name="_Toc507944951"/>
      <w:r w:rsidRPr="000615A5">
        <w:t>Work record verbs</w:t>
      </w:r>
      <w:bookmarkEnd w:id="2836"/>
    </w:p>
    <w:p w14:paraId="3E377DF6" w14:textId="2EA0E4BA"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9A72DF">
        <w:rPr>
          <w:i/>
        </w:rPr>
        <w:t>work record</w:t>
      </w:r>
      <w:r w:rsidR="00270E45" w:rsidRPr="000615A5">
        <w:t xml:space="preserve"> noun.</w:t>
      </w:r>
    </w:p>
    <w:p w14:paraId="71E81364" w14:textId="77777777" w:rsidR="00270E45" w:rsidRPr="000615A5" w:rsidRDefault="00270E45" w:rsidP="00833722">
      <w:pPr>
        <w:pStyle w:val="Heading3"/>
      </w:pPr>
      <w:bookmarkStart w:id="2837" w:name="_Toc507944952"/>
      <w:r w:rsidRPr="000615A5">
        <w:t>Work record verb actions</w:t>
      </w:r>
      <w:bookmarkEnd w:id="2837"/>
    </w:p>
    <w:p w14:paraId="6F3CD90A" w14:textId="02D1602B" w:rsidR="00270E45" w:rsidRPr="000615A5" w:rsidRDefault="00270E45" w:rsidP="00833722">
      <w:pPr>
        <w:pStyle w:val="PARAGRAPH"/>
      </w:pPr>
      <w:r w:rsidRPr="000615A5">
        <w:t xml:space="preserve">The actions performed on a </w:t>
      </w:r>
      <w:r w:rsidRPr="009A72DF">
        <w:rPr>
          <w:i/>
        </w:rPr>
        <w:t>work record</w:t>
      </w:r>
      <w:r w:rsidRPr="000615A5">
        <w:t xml:space="preserve"> </w:t>
      </w:r>
      <w:r>
        <w:t>noun are defined in</w:t>
      </w:r>
      <w:r w:rsidRPr="000615A5">
        <w:t xml:space="preserve"> </w:t>
      </w:r>
      <w:r w:rsidRPr="000615A5">
        <w:fldChar w:fldCharType="begin"/>
      </w:r>
      <w:r w:rsidRPr="000615A5">
        <w:instrText xml:space="preserve"> REF _Ref415036563 </w:instrText>
      </w:r>
      <w:r w:rsidRPr="000615A5">
        <w:fldChar w:fldCharType="separate"/>
      </w:r>
      <w:r w:rsidR="00036893" w:rsidRPr="000615A5">
        <w:t xml:space="preserve">Table </w:t>
      </w:r>
      <w:r w:rsidR="00036893">
        <w:rPr>
          <w:noProof/>
        </w:rPr>
        <w:t>49</w:t>
      </w:r>
      <w:r w:rsidRPr="000615A5">
        <w:fldChar w:fldCharType="end"/>
      </w:r>
      <w:r w:rsidRPr="000615A5">
        <w:t>.</w:t>
      </w:r>
    </w:p>
    <w:p w14:paraId="0C5F3C43" w14:textId="725DB478" w:rsidR="00270E45" w:rsidRPr="000615A5" w:rsidRDefault="00270E45" w:rsidP="00833722">
      <w:pPr>
        <w:pStyle w:val="TABLE-title"/>
      </w:pPr>
      <w:bookmarkStart w:id="2838" w:name="_Ref415036563"/>
      <w:bookmarkStart w:id="2839" w:name="_Toc483857402"/>
      <w:r w:rsidRPr="000615A5">
        <w:t xml:space="preserve">Table </w:t>
      </w:r>
      <w:r w:rsidRPr="000615A5">
        <w:fldChar w:fldCharType="begin"/>
      </w:r>
      <w:r w:rsidRPr="000615A5">
        <w:instrText xml:space="preserve"> SEQ Table \* ARABIC </w:instrText>
      </w:r>
      <w:r w:rsidRPr="000615A5">
        <w:fldChar w:fldCharType="separate"/>
      </w:r>
      <w:r w:rsidR="00036893">
        <w:rPr>
          <w:noProof/>
        </w:rPr>
        <w:t>49</w:t>
      </w:r>
      <w:r w:rsidRPr="000615A5">
        <w:fldChar w:fldCharType="end"/>
      </w:r>
      <w:bookmarkEnd w:id="2838"/>
      <w:r w:rsidRPr="000615A5">
        <w:t xml:space="preserve"> – Work record verb actions</w:t>
      </w:r>
      <w:bookmarkEnd w:id="28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8"/>
        <w:gridCol w:w="6854"/>
      </w:tblGrid>
      <w:tr w:rsidR="00270E45" w:rsidRPr="009A72DF" w14:paraId="3732BB2A" w14:textId="77777777" w:rsidTr="009A72DF">
        <w:trPr>
          <w:tblHeader/>
        </w:trPr>
        <w:tc>
          <w:tcPr>
            <w:tcW w:w="2136" w:type="dxa"/>
            <w:shd w:val="clear" w:color="auto" w:fill="auto"/>
          </w:tcPr>
          <w:p w14:paraId="3C9791E9" w14:textId="77777777" w:rsidR="00270E45" w:rsidRPr="009A72DF" w:rsidRDefault="00270E45" w:rsidP="006D237F">
            <w:pPr>
              <w:pStyle w:val="TABLE-centered"/>
            </w:pPr>
            <w:r w:rsidRPr="009A72DF">
              <w:t>Work Record ID</w:t>
            </w:r>
          </w:p>
        </w:tc>
        <w:tc>
          <w:tcPr>
            <w:tcW w:w="7042" w:type="dxa"/>
            <w:shd w:val="clear" w:color="auto" w:fill="auto"/>
            <w:vAlign w:val="center"/>
          </w:tcPr>
          <w:p w14:paraId="1DC55AA2" w14:textId="77777777" w:rsidR="00270E45" w:rsidRPr="009A72DF" w:rsidRDefault="00270E45" w:rsidP="006D237F">
            <w:pPr>
              <w:pStyle w:val="TABLE-centered"/>
            </w:pPr>
            <w:r w:rsidRPr="009A72DF">
              <w:t>Verb action on noun</w:t>
            </w:r>
          </w:p>
        </w:tc>
      </w:tr>
      <w:tr w:rsidR="00270E45" w:rsidRPr="009A72DF" w14:paraId="4ECA7FD2" w14:textId="77777777" w:rsidTr="009A72DF">
        <w:tc>
          <w:tcPr>
            <w:tcW w:w="2136" w:type="dxa"/>
            <w:shd w:val="clear" w:color="auto" w:fill="auto"/>
          </w:tcPr>
          <w:p w14:paraId="30430A95" w14:textId="77777777" w:rsidR="00270E45" w:rsidRPr="009A72DF" w:rsidRDefault="00270E45" w:rsidP="006D237F">
            <w:pPr>
              <w:pStyle w:val="TABLE-cell"/>
            </w:pPr>
            <w:r w:rsidRPr="009A72DF">
              <w:t>IDs specified</w:t>
            </w:r>
          </w:p>
        </w:tc>
        <w:tc>
          <w:tcPr>
            <w:tcW w:w="7042" w:type="dxa"/>
            <w:shd w:val="clear" w:color="auto" w:fill="auto"/>
          </w:tcPr>
          <w:p w14:paraId="16F9C52E" w14:textId="77777777" w:rsidR="00270E45" w:rsidRPr="009A72DF" w:rsidRDefault="00270E45" w:rsidP="006D237F">
            <w:pPr>
              <w:pStyle w:val="TABLE-cell"/>
            </w:pPr>
            <w:r w:rsidRPr="009A72DF">
              <w:t xml:space="preserve">GET: Shall define a request that the receiver is to return, in a SHOW message, all attributes and contained elements of the </w:t>
            </w:r>
            <w:r w:rsidRPr="009A72DF">
              <w:rPr>
                <w:i/>
              </w:rPr>
              <w:t>work record</w:t>
            </w:r>
            <w:r w:rsidRPr="009A72DF">
              <w:t xml:space="preserve"> that match the IDs. </w:t>
            </w:r>
          </w:p>
          <w:p w14:paraId="070E4164" w14:textId="77777777" w:rsidR="00270E45" w:rsidRPr="009A72DF" w:rsidRDefault="00270E45" w:rsidP="006D237F">
            <w:pPr>
              <w:pStyle w:val="TABLE-cell"/>
            </w:pPr>
            <w:r w:rsidRPr="009A72DF">
              <w:t xml:space="preserve">PROCESS: Shall define a request that the receiver is to add new </w:t>
            </w:r>
            <w:r w:rsidRPr="009A72DF">
              <w:rPr>
                <w:i/>
              </w:rPr>
              <w:t>work records</w:t>
            </w:r>
            <w:r w:rsidRPr="009A72DF">
              <w:t>.  Any assigned IDs shall be returned in the ACKNOWLEDGE message.</w:t>
            </w:r>
          </w:p>
          <w:p w14:paraId="48EF5E56" w14:textId="77777777" w:rsidR="00270E45" w:rsidRPr="009A72DF" w:rsidRDefault="00270E45" w:rsidP="006D237F">
            <w:pPr>
              <w:pStyle w:val="TABLE-cell"/>
            </w:pPr>
            <w:r w:rsidRPr="009A72DF">
              <w:t xml:space="preserve">CHANGE: Shall define a request that the receiver is to change the specified attributes and contained elements of </w:t>
            </w:r>
            <w:r w:rsidRPr="009A72DF">
              <w:rPr>
                <w:i/>
              </w:rPr>
              <w:t>work records</w:t>
            </w:r>
            <w:r w:rsidRPr="009A72DF">
              <w:t xml:space="preserve"> that match the IDs.  A RESPOND message may be used to communicate agreement, disagreement, or changes made to the CHANGE message data.</w:t>
            </w:r>
          </w:p>
          <w:p w14:paraId="2202EE3F" w14:textId="77777777" w:rsidR="00270E45" w:rsidRPr="009A72DF" w:rsidRDefault="00270E45" w:rsidP="006D237F">
            <w:pPr>
              <w:pStyle w:val="TABLE-cell"/>
            </w:pPr>
            <w:r w:rsidRPr="009A72DF">
              <w:t xml:space="preserve">CANCEL: Shall define a request that the receiver is to cancel the specified attributes and contained elements of </w:t>
            </w:r>
            <w:r w:rsidRPr="009A72DF">
              <w:rPr>
                <w:i/>
              </w:rPr>
              <w:t>work records</w:t>
            </w:r>
            <w:r w:rsidRPr="009A72DF">
              <w:t xml:space="preserve"> that match the IDs. If contained elements IDs are specified, then only the specified contained elements for the specified </w:t>
            </w:r>
            <w:r w:rsidRPr="009A72DF">
              <w:rPr>
                <w:i/>
              </w:rPr>
              <w:t xml:space="preserve">work record </w:t>
            </w:r>
            <w:r w:rsidRPr="009A72DF">
              <w:t xml:space="preserve">are to be cancelled, not the </w:t>
            </w:r>
            <w:r w:rsidRPr="009A72DF">
              <w:rPr>
                <w:i/>
              </w:rPr>
              <w:t>work record</w:t>
            </w:r>
            <w:r w:rsidRPr="009A72DF">
              <w:t>.</w:t>
            </w:r>
          </w:p>
          <w:p w14:paraId="657ABB07" w14:textId="77777777" w:rsidR="00270E45" w:rsidRPr="009A72DF" w:rsidRDefault="00270E45" w:rsidP="006D237F">
            <w:pPr>
              <w:pStyle w:val="TABLE-cell"/>
            </w:pPr>
            <w:r w:rsidRPr="009A72DF">
              <w:t xml:space="preserve">SYNC ADD: Shall define a request that the receiver is to add the specified attributes and contained elements of </w:t>
            </w:r>
            <w:r w:rsidRPr="009A72DF">
              <w:rPr>
                <w:i/>
              </w:rPr>
              <w:t>work record</w:t>
            </w:r>
            <w:r w:rsidRPr="009A72DF">
              <w:t xml:space="preserve">. </w:t>
            </w:r>
          </w:p>
          <w:p w14:paraId="3065FB12" w14:textId="77777777" w:rsidR="00270E45" w:rsidRPr="009A72DF" w:rsidRDefault="00270E45" w:rsidP="006D237F">
            <w:pPr>
              <w:pStyle w:val="TABLE-cell"/>
            </w:pPr>
            <w:r w:rsidRPr="009A72DF">
              <w:t xml:space="preserve">SYNC CHANGE: Shall define a request that the receiver is to change the specified attributes and contained elements of </w:t>
            </w:r>
            <w:r w:rsidRPr="009A72DF">
              <w:rPr>
                <w:i/>
              </w:rPr>
              <w:t>work records</w:t>
            </w:r>
            <w:r w:rsidRPr="009A72DF">
              <w:t xml:space="preserve"> that match the IDs. </w:t>
            </w:r>
          </w:p>
          <w:p w14:paraId="6FB7786B" w14:textId="77605E98" w:rsidR="009C2673" w:rsidRDefault="00270E45" w:rsidP="009C2673">
            <w:pPr>
              <w:pStyle w:val="TABLE-cell"/>
              <w:rPr>
                <w:ins w:id="2840" w:author="Dennis Brandl" w:date="2018-03-03T07:08:00Z"/>
              </w:rPr>
            </w:pPr>
            <w:r w:rsidRPr="009A72DF">
              <w:t xml:space="preserve">SYNC DELETE: Shall define a request that the receiver is to delete the specified attributes and contained elements of </w:t>
            </w:r>
            <w:r w:rsidRPr="009A72DF">
              <w:rPr>
                <w:i/>
              </w:rPr>
              <w:t>work records</w:t>
            </w:r>
            <w:r w:rsidRPr="009A72DF">
              <w:t xml:space="preserve"> that match the IDs.</w:t>
            </w:r>
            <w:ins w:id="2841" w:author="Dennis Brandl" w:date="2018-03-03T07:08:00Z">
              <w:r w:rsidR="009C2673">
                <w:t xml:space="preserve"> </w:t>
              </w:r>
            </w:ins>
          </w:p>
          <w:p w14:paraId="535DC139" w14:textId="6019F200" w:rsidR="00270E45" w:rsidRPr="009A72DF" w:rsidRDefault="009C2673" w:rsidP="009C2673">
            <w:pPr>
              <w:pStyle w:val="TABLE-cell"/>
            </w:pPr>
            <w:ins w:id="2842" w:author="Dennis Brandl" w:date="2018-03-03T07:08:00Z">
              <w:r>
                <w:t xml:space="preserve">NOTIFY: Shall define the creation of a new </w:t>
              </w:r>
              <w:r>
                <w:rPr>
                  <w:i/>
                </w:rPr>
                <w:t>Work Record</w:t>
              </w:r>
              <w:r>
                <w:t>.</w:t>
              </w:r>
            </w:ins>
          </w:p>
        </w:tc>
      </w:tr>
      <w:tr w:rsidR="00270E45" w:rsidRPr="009A72DF" w14:paraId="147BA74E" w14:textId="77777777" w:rsidTr="009A72DF">
        <w:tc>
          <w:tcPr>
            <w:tcW w:w="2136" w:type="dxa"/>
            <w:shd w:val="clear" w:color="auto" w:fill="auto"/>
          </w:tcPr>
          <w:p w14:paraId="49968C81" w14:textId="77777777" w:rsidR="00270E45" w:rsidRPr="009A72DF" w:rsidRDefault="00270E45" w:rsidP="006D237F">
            <w:pPr>
              <w:pStyle w:val="TABLE-cell"/>
            </w:pPr>
            <w:r w:rsidRPr="009A72DF">
              <w:t>&lt;not specified&gt;</w:t>
            </w:r>
          </w:p>
        </w:tc>
        <w:tc>
          <w:tcPr>
            <w:tcW w:w="7042" w:type="dxa"/>
            <w:shd w:val="clear" w:color="auto" w:fill="auto"/>
          </w:tcPr>
          <w:p w14:paraId="2F991C50" w14:textId="77777777" w:rsidR="00270E45" w:rsidRPr="009A72DF" w:rsidRDefault="00270E45" w:rsidP="006D237F">
            <w:pPr>
              <w:pStyle w:val="TABLE-cell"/>
            </w:pPr>
            <w:r w:rsidRPr="009A72DF">
              <w:t xml:space="preserve">GET: Error. </w:t>
            </w:r>
          </w:p>
          <w:p w14:paraId="1FDFEEAC" w14:textId="77777777" w:rsidR="00270E45" w:rsidRPr="009A72DF" w:rsidRDefault="00270E45" w:rsidP="006D237F">
            <w:pPr>
              <w:pStyle w:val="TABLE-cell"/>
            </w:pPr>
            <w:r w:rsidRPr="009A72DF">
              <w:t xml:space="preserve">PROCESS: Shall define a request that the receiver is to add new </w:t>
            </w:r>
            <w:r w:rsidRPr="009A72DF">
              <w:rPr>
                <w:i/>
              </w:rPr>
              <w:t xml:space="preserve">work records </w:t>
            </w:r>
            <w:r w:rsidRPr="009A72DF">
              <w:t>based on the information specified in the GET message.</w:t>
            </w:r>
          </w:p>
          <w:p w14:paraId="6CD40C81" w14:textId="77777777" w:rsidR="00270E45" w:rsidRPr="009A72DF" w:rsidRDefault="00270E45" w:rsidP="006D237F">
            <w:pPr>
              <w:pStyle w:val="TABLE-cell"/>
            </w:pPr>
            <w:r w:rsidRPr="009A72DF">
              <w:t xml:space="preserve">CHANGE: Error. </w:t>
            </w:r>
          </w:p>
          <w:p w14:paraId="1DF0B0C5" w14:textId="77777777" w:rsidR="00270E45" w:rsidRPr="009A72DF" w:rsidRDefault="00270E45" w:rsidP="006D237F">
            <w:pPr>
              <w:pStyle w:val="TABLE-cell"/>
            </w:pPr>
            <w:r w:rsidRPr="009A72DF">
              <w:lastRenderedPageBreak/>
              <w:t xml:space="preserve">CANCEL: Error.  </w:t>
            </w:r>
          </w:p>
          <w:p w14:paraId="35BA2B71" w14:textId="77777777" w:rsidR="00270E45" w:rsidRPr="009A72DF" w:rsidRDefault="00270E45" w:rsidP="006D237F">
            <w:pPr>
              <w:pStyle w:val="TABLE-cell"/>
            </w:pPr>
            <w:r w:rsidRPr="009A72DF">
              <w:t xml:space="preserve">SYNC ADD: Error.   </w:t>
            </w:r>
          </w:p>
          <w:p w14:paraId="42215888" w14:textId="77777777" w:rsidR="00270E45" w:rsidRPr="009A72DF" w:rsidRDefault="00270E45" w:rsidP="006D237F">
            <w:pPr>
              <w:pStyle w:val="TABLE-cell"/>
            </w:pPr>
            <w:r w:rsidRPr="009A72DF">
              <w:t xml:space="preserve">SYNC CHANGE: Error. </w:t>
            </w:r>
          </w:p>
          <w:p w14:paraId="5E65E482" w14:textId="77777777" w:rsidR="00270E45" w:rsidRDefault="00270E45" w:rsidP="006D237F">
            <w:pPr>
              <w:pStyle w:val="TABLE-cell"/>
              <w:rPr>
                <w:ins w:id="2843" w:author="Dennis Brandl" w:date="2018-03-03T07:08:00Z"/>
              </w:rPr>
            </w:pPr>
            <w:r w:rsidRPr="009A72DF">
              <w:t>SYNC DELETE: Error.</w:t>
            </w:r>
          </w:p>
          <w:p w14:paraId="144E2204" w14:textId="05FC2865" w:rsidR="009C2673" w:rsidRPr="009A72DF" w:rsidRDefault="009C2673" w:rsidP="006D237F">
            <w:pPr>
              <w:pStyle w:val="TABLE-cell"/>
            </w:pPr>
            <w:ins w:id="2844" w:author="Dennis Brandl" w:date="2018-03-03T07:08:00Z">
              <w:r>
                <w:t>NOTIFY: Error.</w:t>
              </w:r>
            </w:ins>
          </w:p>
        </w:tc>
      </w:tr>
      <w:tr w:rsidR="00270E45" w:rsidRPr="009A72DF" w14:paraId="0630D8EB" w14:textId="77777777" w:rsidTr="009A72DF">
        <w:tc>
          <w:tcPr>
            <w:tcW w:w="2136" w:type="dxa"/>
            <w:shd w:val="clear" w:color="auto" w:fill="auto"/>
          </w:tcPr>
          <w:p w14:paraId="66CE297C" w14:textId="77777777" w:rsidR="00270E45" w:rsidRPr="009A72DF" w:rsidRDefault="00270E45" w:rsidP="006D237F">
            <w:pPr>
              <w:pStyle w:val="TABLE-cell"/>
            </w:pPr>
            <w:r w:rsidRPr="009A72DF">
              <w:lastRenderedPageBreak/>
              <w:t>Wildcard specified</w:t>
            </w:r>
          </w:p>
        </w:tc>
        <w:tc>
          <w:tcPr>
            <w:tcW w:w="7042" w:type="dxa"/>
            <w:shd w:val="clear" w:color="auto" w:fill="auto"/>
          </w:tcPr>
          <w:p w14:paraId="0E1A6533" w14:textId="77777777" w:rsidR="00270E45" w:rsidRPr="009A72DF" w:rsidRDefault="00270E45" w:rsidP="006D237F">
            <w:pPr>
              <w:pStyle w:val="TABLE-cell"/>
            </w:pPr>
            <w:r w:rsidRPr="009A72DF">
              <w:t>GET: Error.</w:t>
            </w:r>
          </w:p>
          <w:p w14:paraId="25A8FF44" w14:textId="77777777" w:rsidR="00270E45" w:rsidRPr="009A72DF" w:rsidRDefault="00270E45" w:rsidP="006D237F">
            <w:pPr>
              <w:pStyle w:val="TABLE-cell"/>
            </w:pPr>
            <w:r w:rsidRPr="009A72DF">
              <w:t xml:space="preserve">PROCESS: Error </w:t>
            </w:r>
          </w:p>
          <w:p w14:paraId="5F558DD9" w14:textId="77777777" w:rsidR="00270E45" w:rsidRPr="009A72DF" w:rsidRDefault="00270E45" w:rsidP="006D237F">
            <w:pPr>
              <w:pStyle w:val="TABLE-cell"/>
            </w:pPr>
            <w:r w:rsidRPr="009A72DF">
              <w:t xml:space="preserve">CHANGE: Error. </w:t>
            </w:r>
          </w:p>
          <w:p w14:paraId="702F95DF" w14:textId="77777777" w:rsidR="00270E45" w:rsidRPr="009A72DF" w:rsidRDefault="00270E45" w:rsidP="006D237F">
            <w:pPr>
              <w:pStyle w:val="TABLE-cell"/>
            </w:pPr>
            <w:r w:rsidRPr="009A72DF">
              <w:t xml:space="preserve">CANCEL: Error. </w:t>
            </w:r>
          </w:p>
          <w:p w14:paraId="6C957642" w14:textId="77777777" w:rsidR="00270E45" w:rsidRPr="009A72DF" w:rsidRDefault="00270E45" w:rsidP="006D237F">
            <w:pPr>
              <w:pStyle w:val="TABLE-cell"/>
            </w:pPr>
            <w:r w:rsidRPr="009A72DF">
              <w:t xml:space="preserve">SYNC ADD: Error.   </w:t>
            </w:r>
          </w:p>
          <w:p w14:paraId="3CE6B1B2" w14:textId="77777777" w:rsidR="00270E45" w:rsidRPr="009A72DF" w:rsidRDefault="00270E45" w:rsidP="006D237F">
            <w:pPr>
              <w:pStyle w:val="TABLE-cell"/>
            </w:pPr>
            <w:r w:rsidRPr="009A72DF">
              <w:t xml:space="preserve">SYNC CHANGE: Error. </w:t>
            </w:r>
          </w:p>
          <w:p w14:paraId="35A66403" w14:textId="77777777" w:rsidR="00270E45" w:rsidRDefault="00270E45" w:rsidP="006D237F">
            <w:pPr>
              <w:pStyle w:val="TABLE-cell"/>
              <w:rPr>
                <w:ins w:id="2845" w:author="Dennis Brandl" w:date="2018-03-03T07:08:00Z"/>
              </w:rPr>
            </w:pPr>
            <w:r w:rsidRPr="009A72DF">
              <w:t xml:space="preserve">SYNC DELETE: Error </w:t>
            </w:r>
          </w:p>
          <w:p w14:paraId="793BCCE8" w14:textId="4B579F35" w:rsidR="009C2673" w:rsidRPr="009A72DF" w:rsidRDefault="009C2673" w:rsidP="006D237F">
            <w:pPr>
              <w:pStyle w:val="TABLE-cell"/>
            </w:pPr>
            <w:ins w:id="2846" w:author="Dennis Brandl" w:date="2018-03-03T07:08:00Z">
              <w:r>
                <w:t>NOTIFY: Error.</w:t>
              </w:r>
            </w:ins>
          </w:p>
        </w:tc>
      </w:tr>
    </w:tbl>
    <w:p w14:paraId="2EB25305" w14:textId="77777777" w:rsidR="00270E45" w:rsidRPr="000615A5" w:rsidRDefault="00270E45" w:rsidP="00833722">
      <w:pPr>
        <w:pStyle w:val="NOTE"/>
      </w:pPr>
    </w:p>
    <w:p w14:paraId="4F1C4A0C" w14:textId="77777777" w:rsidR="00270E45" w:rsidRPr="000615A5" w:rsidRDefault="00270E45" w:rsidP="00833722">
      <w:pPr>
        <w:pStyle w:val="Heading2"/>
      </w:pPr>
      <w:bookmarkStart w:id="2847" w:name="_Toc507944953"/>
      <w:r w:rsidRPr="000615A5">
        <w:t>Work schedule model</w:t>
      </w:r>
      <w:bookmarkEnd w:id="2847"/>
    </w:p>
    <w:p w14:paraId="0B519517" w14:textId="77777777" w:rsidR="00270E45" w:rsidRPr="000615A5" w:rsidRDefault="00270E45" w:rsidP="00833722">
      <w:pPr>
        <w:pStyle w:val="Heading3"/>
      </w:pPr>
      <w:bookmarkStart w:id="2848" w:name="_Toc507944954"/>
      <w:r w:rsidRPr="000615A5">
        <w:t>Work schedule elements</w:t>
      </w:r>
      <w:bookmarkEnd w:id="2848"/>
    </w:p>
    <w:p w14:paraId="53D147F4" w14:textId="0AF05CB9" w:rsidR="00270E45" w:rsidRPr="000615A5" w:rsidRDefault="00270E45" w:rsidP="00270E45">
      <w:pPr>
        <w:pStyle w:val="PARAGRAPH"/>
      </w:pPr>
      <w:r w:rsidRPr="000615A5">
        <w:t>The message definitions assume that Work Schedule information may be accessed from two starting points; a Work Schedule and a Job List, as identified by the dotted collection</w:t>
      </w:r>
      <w:r w:rsidR="00CF582E">
        <w:t>s</w:t>
      </w:r>
      <w:r w:rsidRPr="000615A5">
        <w:t xml:space="preserve"> in </w:t>
      </w:r>
      <w:r w:rsidRPr="000615A5">
        <w:fldChar w:fldCharType="begin"/>
      </w:r>
      <w:r w:rsidRPr="000615A5">
        <w:instrText xml:space="preserve"> REF _Ref325461807 </w:instrText>
      </w:r>
      <w:r w:rsidRPr="000615A5">
        <w:fldChar w:fldCharType="separate"/>
      </w:r>
      <w:r w:rsidR="00181DCD" w:rsidRPr="000615A5">
        <w:t xml:space="preserve">Figure </w:t>
      </w:r>
      <w:r w:rsidR="00181DCD">
        <w:rPr>
          <w:noProof/>
        </w:rPr>
        <w:t>34</w:t>
      </w:r>
      <w:r w:rsidRPr="000615A5">
        <w:fldChar w:fldCharType="end"/>
      </w:r>
      <w:r w:rsidRPr="000615A5">
        <w:t>.</w:t>
      </w:r>
    </w:p>
    <w:p w14:paraId="1EC2491D" w14:textId="4A8909BF" w:rsidR="00270E45" w:rsidRPr="000615A5" w:rsidRDefault="00BE79E2" w:rsidP="00270E45">
      <w:pPr>
        <w:pStyle w:val="FIGURE"/>
      </w:pPr>
      <w:ins w:id="2849" w:author="Dennis Brandl" w:date="2018-03-05T16:32:00Z">
        <w:r w:rsidRPr="00BE79E2">
          <w:drawing>
            <wp:inline distT="0" distB="0" distL="0" distR="0" wp14:anchorId="679722B0" wp14:editId="4F3A3F7D">
              <wp:extent cx="5759450" cy="5001913"/>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9450" cy="5001913"/>
                      </a:xfrm>
                      <a:prstGeom prst="rect">
                        <a:avLst/>
                      </a:prstGeom>
                      <a:noFill/>
                      <a:ln>
                        <a:noFill/>
                      </a:ln>
                    </pic:spPr>
                  </pic:pic>
                </a:graphicData>
              </a:graphic>
            </wp:inline>
          </w:drawing>
        </w:r>
      </w:ins>
    </w:p>
    <w:p w14:paraId="1E7B9F79" w14:textId="23C581D7" w:rsidR="00270E45" w:rsidRPr="000615A5" w:rsidRDefault="00270E45" w:rsidP="00833722">
      <w:pPr>
        <w:pStyle w:val="FIGURE-title"/>
      </w:pPr>
      <w:bookmarkStart w:id="2850" w:name="_Ref325461807"/>
      <w:bookmarkStart w:id="2851" w:name="_Toc507944741"/>
      <w:r w:rsidRPr="000615A5">
        <w:t xml:space="preserve">Figure </w:t>
      </w:r>
      <w:r w:rsidRPr="000615A5">
        <w:fldChar w:fldCharType="begin"/>
      </w:r>
      <w:r w:rsidRPr="000615A5">
        <w:instrText xml:space="preserve"> SEQ Figure \* ARABIC </w:instrText>
      </w:r>
      <w:r w:rsidRPr="000615A5">
        <w:fldChar w:fldCharType="separate"/>
      </w:r>
      <w:r w:rsidR="00181DCD">
        <w:rPr>
          <w:noProof/>
        </w:rPr>
        <w:t>34</w:t>
      </w:r>
      <w:r w:rsidRPr="000615A5">
        <w:fldChar w:fldCharType="end"/>
      </w:r>
      <w:bookmarkEnd w:id="2850"/>
      <w:r w:rsidRPr="000615A5">
        <w:t xml:space="preserve"> </w:t>
      </w:r>
      <w:r w:rsidR="00DB1007">
        <w:t>–</w:t>
      </w:r>
      <w:r w:rsidRPr="000615A5">
        <w:t xml:space="preserve"> Object</w:t>
      </w:r>
      <w:r w:rsidR="00DB1007">
        <w:t xml:space="preserve"> </w:t>
      </w:r>
      <w:r w:rsidRPr="000615A5">
        <w:t>grouping for the work schedule model</w:t>
      </w:r>
      <w:bookmarkEnd w:id="2851"/>
    </w:p>
    <w:p w14:paraId="07A1B8CE" w14:textId="77777777" w:rsidR="00270E45" w:rsidRPr="000615A5" w:rsidRDefault="00270E45" w:rsidP="00833722">
      <w:pPr>
        <w:pStyle w:val="Heading3"/>
      </w:pPr>
      <w:bookmarkStart w:id="2852" w:name="_Toc507944955"/>
      <w:r w:rsidRPr="000615A5">
        <w:lastRenderedPageBreak/>
        <w:t>Work schedule verbs</w:t>
      </w:r>
      <w:bookmarkEnd w:id="2852"/>
    </w:p>
    <w:p w14:paraId="623B7420" w14:textId="22E00885" w:rsidR="00270E45" w:rsidRPr="000615A5" w:rsidRDefault="00672F56" w:rsidP="00270E45">
      <w:pPr>
        <w:pStyle w:val="PARAGRAPH"/>
      </w:pPr>
      <w:r>
        <w:t>All verbs</w:t>
      </w:r>
      <w:r w:rsidR="009A3909">
        <w:t xml:space="preserve"> </w:t>
      </w:r>
      <w:r>
        <w:t>shall be valid</w:t>
      </w:r>
      <w:r w:rsidR="00270E45" w:rsidRPr="000615A5">
        <w:t xml:space="preserve"> for a Work Schedule noun.   </w:t>
      </w:r>
    </w:p>
    <w:p w14:paraId="1DE2DFCC" w14:textId="77777777" w:rsidR="00270E45" w:rsidRPr="000615A5" w:rsidRDefault="00270E45" w:rsidP="00833722">
      <w:pPr>
        <w:pStyle w:val="Heading3"/>
      </w:pPr>
      <w:bookmarkStart w:id="2853" w:name="_Toc507944956"/>
      <w:r w:rsidRPr="000615A5">
        <w:t>Work schedule verb actions</w:t>
      </w:r>
      <w:bookmarkEnd w:id="2853"/>
    </w:p>
    <w:p w14:paraId="23B0455E" w14:textId="12BEE89D" w:rsidR="00270E45" w:rsidRPr="000615A5" w:rsidRDefault="00270E45" w:rsidP="00270E45">
      <w:pPr>
        <w:pStyle w:val="PARAGRAPH"/>
      </w:pPr>
      <w:r w:rsidRPr="000615A5">
        <w:t xml:space="preserve">The actions performed on a Work Schedule </w:t>
      </w:r>
      <w:r>
        <w:t>noun are defined in</w:t>
      </w:r>
      <w:r w:rsidRPr="000615A5">
        <w:t xml:space="preserve"> </w:t>
      </w:r>
      <w:r w:rsidRPr="000615A5">
        <w:fldChar w:fldCharType="begin"/>
      </w:r>
      <w:r w:rsidRPr="000615A5">
        <w:instrText xml:space="preserve"> REF _Ref325461860 </w:instrText>
      </w:r>
      <w:r w:rsidRPr="000615A5">
        <w:fldChar w:fldCharType="separate"/>
      </w:r>
      <w:r w:rsidR="00036893" w:rsidRPr="000615A5">
        <w:t xml:space="preserve">Table </w:t>
      </w:r>
      <w:r w:rsidR="00036893">
        <w:rPr>
          <w:noProof/>
        </w:rPr>
        <w:t>50</w:t>
      </w:r>
      <w:r w:rsidRPr="000615A5">
        <w:fldChar w:fldCharType="end"/>
      </w:r>
      <w:r w:rsidRPr="000615A5">
        <w:t>.</w:t>
      </w:r>
    </w:p>
    <w:p w14:paraId="3C61D9BA" w14:textId="40EE8163" w:rsidR="00270E45" w:rsidRPr="000615A5" w:rsidRDefault="00270E45" w:rsidP="00833722">
      <w:pPr>
        <w:pStyle w:val="TABLE-title"/>
      </w:pPr>
      <w:bookmarkStart w:id="2854" w:name="_Ref325461860"/>
      <w:bookmarkStart w:id="2855" w:name="_Toc483857403"/>
      <w:r w:rsidRPr="000615A5">
        <w:t xml:space="preserve">Table </w:t>
      </w:r>
      <w:r w:rsidRPr="000615A5">
        <w:fldChar w:fldCharType="begin"/>
      </w:r>
      <w:r w:rsidRPr="000615A5">
        <w:instrText xml:space="preserve"> SEQ Table \* ARABIC </w:instrText>
      </w:r>
      <w:r w:rsidRPr="000615A5">
        <w:fldChar w:fldCharType="separate"/>
      </w:r>
      <w:r w:rsidR="00036893">
        <w:rPr>
          <w:noProof/>
        </w:rPr>
        <w:t>50</w:t>
      </w:r>
      <w:r w:rsidRPr="000615A5">
        <w:fldChar w:fldCharType="end"/>
      </w:r>
      <w:bookmarkEnd w:id="2854"/>
      <w:r w:rsidRPr="000615A5">
        <w:t xml:space="preserve"> – Work Schedule </w:t>
      </w:r>
      <w:r w:rsidRPr="000615A5">
        <w:rPr>
          <w:szCs w:val="24"/>
        </w:rPr>
        <w:t>verb actions</w:t>
      </w:r>
      <w:bookmarkEnd w:id="2855"/>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797"/>
        <w:gridCol w:w="7135"/>
      </w:tblGrid>
      <w:tr w:rsidR="00270E45" w:rsidRPr="000615A5" w14:paraId="012FBE4C" w14:textId="77777777" w:rsidTr="00A83C8B">
        <w:trPr>
          <w:tblHeader/>
        </w:trPr>
        <w:tc>
          <w:tcPr>
            <w:tcW w:w="1827" w:type="dxa"/>
            <w:shd w:val="clear" w:color="auto" w:fill="000000"/>
          </w:tcPr>
          <w:p w14:paraId="10EA7F5A" w14:textId="79EF48A3" w:rsidR="00270E45" w:rsidRPr="000615A5" w:rsidRDefault="00270E45" w:rsidP="009C2673">
            <w:pPr>
              <w:pStyle w:val="TABLE-col-heading"/>
            </w:pPr>
            <w:r w:rsidRPr="000615A5">
              <w:t>Work Schedule ID</w:t>
            </w:r>
          </w:p>
        </w:tc>
        <w:tc>
          <w:tcPr>
            <w:tcW w:w="7353" w:type="dxa"/>
            <w:shd w:val="clear" w:color="auto" w:fill="000000"/>
            <w:vAlign w:val="center"/>
          </w:tcPr>
          <w:p w14:paraId="0F245DD0" w14:textId="77777777" w:rsidR="00270E45" w:rsidRPr="000615A5" w:rsidRDefault="00270E45" w:rsidP="00A83C8B">
            <w:pPr>
              <w:pStyle w:val="TABLE-col-heading"/>
            </w:pPr>
            <w:r>
              <w:t>Verb action on noun</w:t>
            </w:r>
          </w:p>
        </w:tc>
      </w:tr>
      <w:tr w:rsidR="00270E45" w:rsidRPr="000615A5" w14:paraId="5BA7E690" w14:textId="77777777" w:rsidTr="00A83C8B">
        <w:tc>
          <w:tcPr>
            <w:tcW w:w="1827" w:type="dxa"/>
          </w:tcPr>
          <w:p w14:paraId="1FA412E6" w14:textId="77777777" w:rsidR="00270E45" w:rsidRPr="000615A5" w:rsidRDefault="00270E45" w:rsidP="00A83C8B">
            <w:pPr>
              <w:pStyle w:val="TABLE-cell"/>
            </w:pPr>
            <w:r w:rsidRPr="000615A5">
              <w:t>IDs specified</w:t>
            </w:r>
          </w:p>
        </w:tc>
        <w:tc>
          <w:tcPr>
            <w:tcW w:w="7353" w:type="dxa"/>
          </w:tcPr>
          <w:p w14:paraId="7475B840" w14:textId="6010885E" w:rsidR="00270E45" w:rsidRPr="000615A5" w:rsidRDefault="00270E45" w:rsidP="00A83C8B">
            <w:pPr>
              <w:pStyle w:val="TABLE-cell"/>
            </w:pPr>
            <w:r w:rsidRPr="000615A5">
              <w:t xml:space="preserve">GET: Shall define a request that the receiver is to return, in a SHOW message, all attributes and subobjects of a </w:t>
            </w:r>
            <w:r w:rsidRPr="000615A5">
              <w:rPr>
                <w:i/>
              </w:rPr>
              <w:t>Work Schedule</w:t>
            </w:r>
            <w:r w:rsidRPr="000615A5">
              <w:t xml:space="preserve">.  See </w:t>
            </w:r>
            <w:fldSimple w:instr=" REF _Ref325561710  \* MERGEFORMAT ">
              <w:r w:rsidR="00036893" w:rsidRPr="000615A5">
                <w:t xml:space="preserve">Table </w:t>
              </w:r>
              <w:r w:rsidR="00036893">
                <w:t>52</w:t>
              </w:r>
            </w:fldSimple>
            <w:r w:rsidRPr="000615A5">
              <w:t xml:space="preserve"> for additional selection criteria. </w:t>
            </w:r>
          </w:p>
          <w:p w14:paraId="632A6B84" w14:textId="77777777" w:rsidR="00270E45" w:rsidRPr="000615A5" w:rsidRDefault="00270E45" w:rsidP="00A83C8B">
            <w:pPr>
              <w:pStyle w:val="TABLE-cell"/>
            </w:pPr>
            <w:r w:rsidRPr="000615A5">
              <w:t xml:space="preserve">PROCESS: Shall define a request that the receiver is to add </w:t>
            </w:r>
            <w:r w:rsidRPr="000615A5">
              <w:rPr>
                <w:i/>
              </w:rPr>
              <w:t>Work Schedules</w:t>
            </w:r>
            <w:r w:rsidRPr="000615A5">
              <w:t xml:space="preserve">. The message defines suggested IDs for the </w:t>
            </w:r>
            <w:r w:rsidRPr="000615A5">
              <w:rPr>
                <w:i/>
              </w:rPr>
              <w:t>Work Schedules</w:t>
            </w:r>
            <w:r w:rsidRPr="000615A5">
              <w:t xml:space="preserve">, values for the attributes and subobjects. The receiver adds the </w:t>
            </w:r>
            <w:r w:rsidRPr="000615A5">
              <w:rPr>
                <w:i/>
              </w:rPr>
              <w:t>Work Schedules</w:t>
            </w:r>
            <w:r w:rsidRPr="000615A5">
              <w:t xml:space="preserve"> and assigns IDs.  The assigned IDs shall be returned in the ACKNOWLEDGE message.</w:t>
            </w:r>
          </w:p>
          <w:p w14:paraId="6D6B9DB6" w14:textId="77777777" w:rsidR="00270E45" w:rsidRPr="000615A5" w:rsidRDefault="00270E45" w:rsidP="00A83C8B">
            <w:pPr>
              <w:pStyle w:val="TABLE-cell"/>
            </w:pPr>
            <w:r w:rsidRPr="000615A5">
              <w:t xml:space="preserve">CHANGE: Shall define a request that the receiver is to change the specified attributes and subobjects of the </w:t>
            </w:r>
            <w:r w:rsidRPr="000615A5">
              <w:rPr>
                <w:i/>
              </w:rPr>
              <w:t>Work Schedules.</w:t>
            </w:r>
            <w:r w:rsidRPr="000615A5">
              <w:t xml:space="preserve">  The assumption is the new </w:t>
            </w:r>
            <w:r w:rsidRPr="000615A5">
              <w:rPr>
                <w:i/>
              </w:rPr>
              <w:t xml:space="preserve">Work Schedule </w:t>
            </w:r>
            <w:r w:rsidRPr="000615A5">
              <w:t xml:space="preserve"> is the complete type definition and that the previous </w:t>
            </w:r>
            <w:r w:rsidRPr="000615A5">
              <w:rPr>
                <w:i/>
              </w:rPr>
              <w:t xml:space="preserve">Work Schedule </w:t>
            </w:r>
            <w:r w:rsidRPr="000615A5">
              <w:t xml:space="preserve">is canceled and the new </w:t>
            </w:r>
            <w:r w:rsidRPr="000615A5">
              <w:rPr>
                <w:i/>
              </w:rPr>
              <w:t>Work Schedule</w:t>
            </w:r>
            <w:r w:rsidRPr="000615A5">
              <w:t xml:space="preserve"> is added. .A RESPOND message may be used to communicate agreement, disagreement, or changes made to the CHANGE message data.</w:t>
            </w:r>
          </w:p>
          <w:p w14:paraId="548E4B7F" w14:textId="77777777" w:rsidR="00270E45" w:rsidRPr="000615A5" w:rsidRDefault="00270E45" w:rsidP="00A83C8B">
            <w:pPr>
              <w:pStyle w:val="TABLE-cell"/>
            </w:pPr>
            <w:r w:rsidRPr="000615A5">
              <w:t xml:space="preserve">CANCEL: Shall define a request that the receiver is to cancel the specified </w:t>
            </w:r>
            <w:r w:rsidRPr="000615A5">
              <w:rPr>
                <w:i/>
              </w:rPr>
              <w:t>Work Schedules</w:t>
            </w:r>
            <w:r w:rsidRPr="000615A5">
              <w:t>.</w:t>
            </w:r>
          </w:p>
          <w:p w14:paraId="71F3350E" w14:textId="77777777" w:rsidR="00270E45" w:rsidRPr="000615A5" w:rsidRDefault="00270E45" w:rsidP="00A83C8B">
            <w:pPr>
              <w:pStyle w:val="TABLE-cell"/>
            </w:pPr>
            <w:r w:rsidRPr="000615A5">
              <w:t xml:space="preserve">SYNC ADD: Shall define a request that the receiver is to add the specified </w:t>
            </w:r>
            <w:r w:rsidRPr="000615A5">
              <w:rPr>
                <w:i/>
              </w:rPr>
              <w:t>Work Schedules</w:t>
            </w:r>
            <w:r w:rsidRPr="000615A5">
              <w:t xml:space="preserve">, attributes and subobjects. </w:t>
            </w:r>
          </w:p>
          <w:p w14:paraId="1A4745D6" w14:textId="77777777" w:rsidR="00270E45" w:rsidRPr="000615A5" w:rsidRDefault="00270E45" w:rsidP="00A83C8B">
            <w:pPr>
              <w:pStyle w:val="TABLE-cell"/>
            </w:pPr>
            <w:r w:rsidRPr="000615A5">
              <w:t xml:space="preserve">SYNC CHANGE: Shall define a request that the receiver is to change the specified attributes and subobjects of the </w:t>
            </w:r>
            <w:r w:rsidRPr="000615A5">
              <w:rPr>
                <w:i/>
              </w:rPr>
              <w:t>Work Schedules</w:t>
            </w:r>
            <w:r w:rsidRPr="000615A5">
              <w:t xml:space="preserve">. The assumption is the new </w:t>
            </w:r>
            <w:r w:rsidRPr="000615A5">
              <w:rPr>
                <w:i/>
              </w:rPr>
              <w:t xml:space="preserve">Work Schedule </w:t>
            </w:r>
            <w:r w:rsidRPr="000615A5">
              <w:t xml:space="preserve"> is the complete type definition and that the previous </w:t>
            </w:r>
            <w:r w:rsidRPr="000615A5">
              <w:rPr>
                <w:i/>
              </w:rPr>
              <w:t xml:space="preserve">Work Schedule </w:t>
            </w:r>
            <w:r w:rsidRPr="000615A5">
              <w:t xml:space="preserve">is deleted and the new </w:t>
            </w:r>
            <w:r w:rsidRPr="000615A5">
              <w:rPr>
                <w:i/>
              </w:rPr>
              <w:t>Work Schedule</w:t>
            </w:r>
            <w:r w:rsidRPr="000615A5">
              <w:t xml:space="preserve"> is added.</w:t>
            </w:r>
          </w:p>
          <w:p w14:paraId="7B837F1B" w14:textId="44EC1BBC" w:rsidR="009C2673" w:rsidRDefault="00270E45" w:rsidP="009C2673">
            <w:pPr>
              <w:pStyle w:val="TABLE-cell"/>
              <w:rPr>
                <w:ins w:id="2856" w:author="Dennis Brandl" w:date="2018-03-03T07:08:00Z"/>
              </w:rPr>
            </w:pPr>
            <w:r w:rsidRPr="000615A5">
              <w:t xml:space="preserve">SYNC DELETE: Shall define a request that the receiver is to delete the specified </w:t>
            </w:r>
            <w:r w:rsidRPr="000615A5">
              <w:rPr>
                <w:i/>
              </w:rPr>
              <w:t>Work Schedules</w:t>
            </w:r>
            <w:r w:rsidRPr="000615A5">
              <w:t>.</w:t>
            </w:r>
            <w:ins w:id="2857" w:author="Dennis Brandl" w:date="2018-03-03T07:08:00Z">
              <w:r w:rsidR="009C2673">
                <w:t xml:space="preserve"> </w:t>
              </w:r>
            </w:ins>
          </w:p>
          <w:p w14:paraId="3B4EDE03" w14:textId="2C403143" w:rsidR="00270E45" w:rsidRPr="000615A5" w:rsidRDefault="009C2673" w:rsidP="009C2673">
            <w:pPr>
              <w:pStyle w:val="TABLE-cell"/>
            </w:pPr>
            <w:ins w:id="2858" w:author="Dennis Brandl" w:date="2018-03-03T07:08:00Z">
              <w:r>
                <w:t xml:space="preserve">NOTIFY: Shall define the creation of a new </w:t>
              </w:r>
              <w:r>
                <w:rPr>
                  <w:i/>
                </w:rPr>
                <w:t xml:space="preserve">Work </w:t>
              </w:r>
            </w:ins>
            <w:ins w:id="2859" w:author="Dennis Brandl" w:date="2018-03-03T07:09:00Z">
              <w:r>
                <w:rPr>
                  <w:i/>
                </w:rPr>
                <w:t>Schedule</w:t>
              </w:r>
            </w:ins>
            <w:ins w:id="2860" w:author="Dennis Brandl" w:date="2018-03-03T07:08:00Z">
              <w:r>
                <w:t>.</w:t>
              </w:r>
            </w:ins>
          </w:p>
        </w:tc>
      </w:tr>
      <w:tr w:rsidR="00270E45" w:rsidRPr="000615A5" w14:paraId="2B6C7872" w14:textId="77777777" w:rsidTr="00A83C8B">
        <w:tc>
          <w:tcPr>
            <w:tcW w:w="1827" w:type="dxa"/>
          </w:tcPr>
          <w:p w14:paraId="53451B78" w14:textId="77777777" w:rsidR="00270E45" w:rsidRPr="000615A5" w:rsidRDefault="00270E45" w:rsidP="00A83C8B">
            <w:pPr>
              <w:pStyle w:val="TABLE-cell"/>
            </w:pPr>
            <w:r w:rsidRPr="000615A5">
              <w:t>&lt;not specified&gt;</w:t>
            </w:r>
          </w:p>
        </w:tc>
        <w:tc>
          <w:tcPr>
            <w:tcW w:w="7353" w:type="dxa"/>
          </w:tcPr>
          <w:p w14:paraId="1D3BBFC9" w14:textId="77777777" w:rsidR="00270E45" w:rsidRPr="000615A5" w:rsidRDefault="00270E45" w:rsidP="00A83C8B">
            <w:pPr>
              <w:pStyle w:val="TABLE-cell"/>
            </w:pPr>
            <w:r w:rsidRPr="000615A5">
              <w:t>GET: Error.</w:t>
            </w:r>
          </w:p>
          <w:p w14:paraId="183938CB" w14:textId="77777777" w:rsidR="00270E45" w:rsidRPr="000615A5" w:rsidRDefault="00270E45" w:rsidP="00A83C8B">
            <w:pPr>
              <w:pStyle w:val="TABLE-cell"/>
            </w:pPr>
            <w:r w:rsidRPr="000615A5">
              <w:t>PROCESS: Error.</w:t>
            </w:r>
          </w:p>
          <w:p w14:paraId="6644951E" w14:textId="77777777" w:rsidR="00270E45" w:rsidRPr="000615A5" w:rsidRDefault="00270E45" w:rsidP="00A83C8B">
            <w:pPr>
              <w:pStyle w:val="TABLE-cell"/>
            </w:pPr>
            <w:r w:rsidRPr="000615A5">
              <w:t xml:space="preserve">CHANGE: Error. </w:t>
            </w:r>
          </w:p>
          <w:p w14:paraId="701983C6" w14:textId="77777777" w:rsidR="00270E45" w:rsidRPr="000615A5" w:rsidRDefault="00270E45" w:rsidP="00A83C8B">
            <w:pPr>
              <w:pStyle w:val="TABLE-cell"/>
            </w:pPr>
            <w:r w:rsidRPr="000615A5">
              <w:t xml:space="preserve">CANCEL: Error. </w:t>
            </w:r>
          </w:p>
          <w:p w14:paraId="1DE14801" w14:textId="77777777" w:rsidR="00270E45" w:rsidRPr="000615A5" w:rsidRDefault="00270E45" w:rsidP="00A83C8B">
            <w:pPr>
              <w:pStyle w:val="TABLE-cell"/>
            </w:pPr>
            <w:r w:rsidRPr="000615A5">
              <w:t xml:space="preserve">SYNC ADD: Error. </w:t>
            </w:r>
          </w:p>
          <w:p w14:paraId="6694189D" w14:textId="77777777" w:rsidR="00270E45" w:rsidRPr="000615A5" w:rsidRDefault="00270E45" w:rsidP="00A83C8B">
            <w:pPr>
              <w:pStyle w:val="TABLE-cell"/>
            </w:pPr>
            <w:r w:rsidRPr="000615A5">
              <w:t>SYNC CHANGE: Error.</w:t>
            </w:r>
          </w:p>
          <w:p w14:paraId="35AE93BC" w14:textId="77777777" w:rsidR="00270E45" w:rsidRDefault="00270E45" w:rsidP="00A83C8B">
            <w:pPr>
              <w:pStyle w:val="TABLE-cell"/>
              <w:rPr>
                <w:ins w:id="2861" w:author="Dennis Brandl" w:date="2018-03-03T07:09:00Z"/>
              </w:rPr>
            </w:pPr>
            <w:r w:rsidRPr="000615A5">
              <w:t>SYNC DELETE: Error.</w:t>
            </w:r>
          </w:p>
          <w:p w14:paraId="5A813F76" w14:textId="05665636" w:rsidR="009C2673" w:rsidRPr="000615A5" w:rsidRDefault="009C2673" w:rsidP="00A83C8B">
            <w:pPr>
              <w:pStyle w:val="TABLE-cell"/>
            </w:pPr>
            <w:ins w:id="2862" w:author="Dennis Brandl" w:date="2018-03-03T07:09:00Z">
              <w:r>
                <w:t>NOTIFY: Error.</w:t>
              </w:r>
            </w:ins>
          </w:p>
        </w:tc>
      </w:tr>
      <w:tr w:rsidR="00270E45" w:rsidRPr="000615A5" w14:paraId="4296CCE6" w14:textId="77777777" w:rsidTr="00A83C8B">
        <w:tc>
          <w:tcPr>
            <w:tcW w:w="1827" w:type="dxa"/>
          </w:tcPr>
          <w:p w14:paraId="7B557A70" w14:textId="77777777" w:rsidR="00270E45" w:rsidRPr="000615A5" w:rsidRDefault="00270E45" w:rsidP="00A83C8B">
            <w:pPr>
              <w:pStyle w:val="TABLE-cell"/>
            </w:pPr>
            <w:r w:rsidRPr="000615A5">
              <w:t>Wildcard specified</w:t>
            </w:r>
          </w:p>
        </w:tc>
        <w:tc>
          <w:tcPr>
            <w:tcW w:w="7353" w:type="dxa"/>
          </w:tcPr>
          <w:p w14:paraId="19471067" w14:textId="1002F21E" w:rsidR="00270E45" w:rsidRPr="000615A5" w:rsidRDefault="00270E45" w:rsidP="00A83C8B">
            <w:pPr>
              <w:pStyle w:val="TABLE-cell"/>
            </w:pPr>
            <w:r w:rsidRPr="000615A5">
              <w:t xml:space="preserve">GET: Shall define a request that the receiver is to return, in a SHOW message, all attributes and subobjects about all </w:t>
            </w:r>
            <w:r w:rsidRPr="000615A5">
              <w:rPr>
                <w:i/>
              </w:rPr>
              <w:t>Work Schedules</w:t>
            </w:r>
            <w:r w:rsidRPr="000615A5">
              <w:t xml:space="preserve"> identified by the wildcard. See </w:t>
            </w:r>
            <w:fldSimple w:instr=" REF _Ref325561710  \* MERGEFORMAT ">
              <w:r w:rsidR="00036893" w:rsidRPr="000615A5">
                <w:t xml:space="preserve">Table </w:t>
              </w:r>
              <w:r w:rsidR="00036893">
                <w:t>52</w:t>
              </w:r>
            </w:fldSimple>
            <w:r w:rsidRPr="000615A5">
              <w:t xml:space="preserve"> for additional selection criteria.</w:t>
            </w:r>
          </w:p>
          <w:p w14:paraId="564D00AE" w14:textId="77777777" w:rsidR="00270E45" w:rsidRPr="000615A5" w:rsidRDefault="00270E45" w:rsidP="00A83C8B">
            <w:pPr>
              <w:pStyle w:val="TABLE-cell"/>
            </w:pPr>
            <w:r w:rsidRPr="000615A5">
              <w:t>PROCESS: Error.</w:t>
            </w:r>
          </w:p>
          <w:p w14:paraId="631FF511" w14:textId="77777777" w:rsidR="00270E45" w:rsidRPr="000615A5" w:rsidRDefault="00270E45" w:rsidP="00A83C8B">
            <w:pPr>
              <w:pStyle w:val="TABLE-cell"/>
            </w:pPr>
            <w:r w:rsidRPr="000615A5">
              <w:t>CHANGE: Error.</w:t>
            </w:r>
          </w:p>
          <w:p w14:paraId="5C096F8E" w14:textId="77777777" w:rsidR="00270E45" w:rsidRPr="000615A5" w:rsidRDefault="00270E45" w:rsidP="00A83C8B">
            <w:pPr>
              <w:pStyle w:val="TABLE-cell"/>
            </w:pPr>
            <w:r w:rsidRPr="000615A5">
              <w:t xml:space="preserve">CANCEL: Shall define a request that the receiver is to cancel all </w:t>
            </w:r>
            <w:r w:rsidRPr="000615A5">
              <w:rPr>
                <w:i/>
              </w:rPr>
              <w:t>Work Schedules</w:t>
            </w:r>
            <w:r w:rsidRPr="000615A5">
              <w:t xml:space="preserve"> matching the wildcard. </w:t>
            </w:r>
          </w:p>
          <w:p w14:paraId="71098761" w14:textId="77777777" w:rsidR="00270E45" w:rsidRPr="000615A5" w:rsidRDefault="00270E45" w:rsidP="00A83C8B">
            <w:pPr>
              <w:pStyle w:val="TABLE-cell"/>
            </w:pPr>
            <w:r w:rsidRPr="000615A5">
              <w:t xml:space="preserve">SYNC ADD: Error. </w:t>
            </w:r>
          </w:p>
          <w:p w14:paraId="159B8A8E" w14:textId="77777777" w:rsidR="00270E45" w:rsidRPr="000615A5" w:rsidRDefault="00270E45" w:rsidP="00A83C8B">
            <w:pPr>
              <w:pStyle w:val="TABLE-cell"/>
            </w:pPr>
            <w:r w:rsidRPr="000615A5">
              <w:t>SYNC CHANGE: Error.</w:t>
            </w:r>
          </w:p>
          <w:p w14:paraId="420610F6" w14:textId="77777777" w:rsidR="00270E45" w:rsidRDefault="00270E45" w:rsidP="00A83C8B">
            <w:pPr>
              <w:pStyle w:val="TABLE-cell"/>
              <w:rPr>
                <w:ins w:id="2863" w:author="Dennis Brandl" w:date="2018-03-03T07:09:00Z"/>
              </w:rPr>
            </w:pPr>
            <w:r w:rsidRPr="000615A5">
              <w:t xml:space="preserve">SYNC DELETE: Shall define a request that the receiver is to delete all </w:t>
            </w:r>
            <w:r w:rsidRPr="000615A5">
              <w:rPr>
                <w:i/>
              </w:rPr>
              <w:t>Work Schedules</w:t>
            </w:r>
            <w:r w:rsidRPr="000615A5">
              <w:t xml:space="preserve"> matching the wildcard.</w:t>
            </w:r>
          </w:p>
          <w:p w14:paraId="0B1F15DF" w14:textId="7DC581CF" w:rsidR="009C2673" w:rsidRPr="000615A5" w:rsidRDefault="009C2673" w:rsidP="00A83C8B">
            <w:pPr>
              <w:pStyle w:val="TABLE-cell"/>
            </w:pPr>
            <w:ins w:id="2864" w:author="Dennis Brandl" w:date="2018-03-03T07:09:00Z">
              <w:r>
                <w:t>NOTIFY: Error.</w:t>
              </w:r>
            </w:ins>
          </w:p>
        </w:tc>
      </w:tr>
    </w:tbl>
    <w:p w14:paraId="2E3F78EF" w14:textId="77777777" w:rsidR="00270E45" w:rsidRPr="000615A5" w:rsidRDefault="00270E45" w:rsidP="00833722">
      <w:pPr>
        <w:pStyle w:val="NOTE"/>
      </w:pPr>
    </w:p>
    <w:p w14:paraId="540F3972" w14:textId="77777777" w:rsidR="00270E45" w:rsidRPr="000615A5" w:rsidRDefault="00270E45" w:rsidP="00833722">
      <w:pPr>
        <w:pStyle w:val="Heading3"/>
      </w:pPr>
      <w:bookmarkStart w:id="2865" w:name="_Toc507944957"/>
      <w:r w:rsidRPr="000615A5">
        <w:t>Job list verbs</w:t>
      </w:r>
      <w:bookmarkEnd w:id="2865"/>
    </w:p>
    <w:p w14:paraId="671BB556" w14:textId="0F11DB83" w:rsidR="00270E45" w:rsidRPr="000615A5" w:rsidRDefault="00672F56" w:rsidP="00270E45">
      <w:pPr>
        <w:pStyle w:val="PARAGRAPH"/>
      </w:pPr>
      <w:r>
        <w:t>All verbs</w:t>
      </w:r>
      <w:r w:rsidR="009A3909">
        <w:t xml:space="preserve"> </w:t>
      </w:r>
      <w:r>
        <w:t>shall be valid</w:t>
      </w:r>
      <w:r w:rsidR="00270E45" w:rsidRPr="000615A5">
        <w:t xml:space="preserve"> for a Job List noun.   </w:t>
      </w:r>
    </w:p>
    <w:p w14:paraId="2D0885CD" w14:textId="77777777" w:rsidR="00270E45" w:rsidRPr="000615A5" w:rsidRDefault="00270E45" w:rsidP="00833722">
      <w:pPr>
        <w:pStyle w:val="Heading3"/>
      </w:pPr>
      <w:bookmarkStart w:id="2866" w:name="_Toc507944958"/>
      <w:r w:rsidRPr="000615A5">
        <w:t>Job list verb actions</w:t>
      </w:r>
      <w:bookmarkEnd w:id="2866"/>
    </w:p>
    <w:p w14:paraId="3B01CFFB" w14:textId="2D95B587" w:rsidR="00270E45" w:rsidRPr="000615A5" w:rsidRDefault="00270E45" w:rsidP="00270E45">
      <w:pPr>
        <w:pStyle w:val="PARAGRAPH"/>
      </w:pPr>
      <w:r w:rsidRPr="000615A5">
        <w:t xml:space="preserve">The actions performed on a Job List </w:t>
      </w:r>
      <w:r>
        <w:t>noun are defined in</w:t>
      </w:r>
      <w:r w:rsidRPr="000615A5">
        <w:t xml:space="preserve"> </w:t>
      </w:r>
      <w:r w:rsidRPr="000615A5">
        <w:fldChar w:fldCharType="begin"/>
      </w:r>
      <w:r w:rsidRPr="000615A5">
        <w:instrText xml:space="preserve"> REF _Ref325461994 </w:instrText>
      </w:r>
      <w:r w:rsidRPr="000615A5">
        <w:fldChar w:fldCharType="separate"/>
      </w:r>
      <w:r w:rsidR="00036893" w:rsidRPr="000615A5">
        <w:t xml:space="preserve">Table </w:t>
      </w:r>
      <w:r w:rsidR="00036893">
        <w:rPr>
          <w:noProof/>
        </w:rPr>
        <w:t>51</w:t>
      </w:r>
      <w:r w:rsidRPr="000615A5">
        <w:fldChar w:fldCharType="end"/>
      </w:r>
      <w:r w:rsidRPr="000615A5">
        <w:t>.</w:t>
      </w:r>
    </w:p>
    <w:p w14:paraId="4F94A71A" w14:textId="6361C146" w:rsidR="00270E45" w:rsidRPr="000615A5" w:rsidRDefault="00270E45" w:rsidP="00833722">
      <w:pPr>
        <w:pStyle w:val="TABLE-title"/>
      </w:pPr>
      <w:bookmarkStart w:id="2867" w:name="_Ref325461994"/>
      <w:bookmarkStart w:id="2868" w:name="_Toc483857404"/>
      <w:r w:rsidRPr="000615A5">
        <w:lastRenderedPageBreak/>
        <w:t xml:space="preserve">Table </w:t>
      </w:r>
      <w:r w:rsidRPr="000615A5">
        <w:fldChar w:fldCharType="begin"/>
      </w:r>
      <w:r w:rsidRPr="000615A5">
        <w:instrText xml:space="preserve"> SEQ Table \* ARABIC </w:instrText>
      </w:r>
      <w:r w:rsidRPr="000615A5">
        <w:fldChar w:fldCharType="separate"/>
      </w:r>
      <w:r w:rsidR="00036893">
        <w:rPr>
          <w:noProof/>
        </w:rPr>
        <w:t>51</w:t>
      </w:r>
      <w:r w:rsidRPr="000615A5">
        <w:fldChar w:fldCharType="end"/>
      </w:r>
      <w:bookmarkEnd w:id="2867"/>
      <w:r w:rsidRPr="000615A5">
        <w:t xml:space="preserve"> – Job List </w:t>
      </w:r>
      <w:r w:rsidRPr="000615A5">
        <w:rPr>
          <w:szCs w:val="24"/>
        </w:rPr>
        <w:t>verb actions</w:t>
      </w:r>
      <w:bookmarkEnd w:id="2868"/>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771"/>
        <w:gridCol w:w="7161"/>
      </w:tblGrid>
      <w:tr w:rsidR="00270E45" w:rsidRPr="000615A5" w14:paraId="733B05CE" w14:textId="77777777" w:rsidTr="00A83C8B">
        <w:trPr>
          <w:tblHeader/>
        </w:trPr>
        <w:tc>
          <w:tcPr>
            <w:tcW w:w="1800" w:type="dxa"/>
            <w:shd w:val="clear" w:color="auto" w:fill="000000"/>
          </w:tcPr>
          <w:p w14:paraId="14DB5EE6" w14:textId="77777777" w:rsidR="00270E45" w:rsidRPr="000615A5" w:rsidRDefault="00270E45" w:rsidP="00A83C8B">
            <w:pPr>
              <w:pStyle w:val="TABLE-col-heading"/>
            </w:pPr>
            <w:r w:rsidRPr="000615A5">
              <w:t>Job List ID</w:t>
            </w:r>
          </w:p>
        </w:tc>
        <w:tc>
          <w:tcPr>
            <w:tcW w:w="7380" w:type="dxa"/>
            <w:shd w:val="clear" w:color="auto" w:fill="000000"/>
            <w:vAlign w:val="center"/>
          </w:tcPr>
          <w:p w14:paraId="3ED457D9" w14:textId="77777777" w:rsidR="00270E45" w:rsidRPr="000615A5" w:rsidRDefault="00270E45" w:rsidP="00A83C8B">
            <w:pPr>
              <w:pStyle w:val="TABLE-col-heading"/>
            </w:pPr>
            <w:r>
              <w:t>Verb action on noun</w:t>
            </w:r>
          </w:p>
        </w:tc>
      </w:tr>
      <w:tr w:rsidR="00270E45" w:rsidRPr="000615A5" w14:paraId="6EA3CE23" w14:textId="77777777" w:rsidTr="00A83C8B">
        <w:tc>
          <w:tcPr>
            <w:tcW w:w="1800" w:type="dxa"/>
          </w:tcPr>
          <w:p w14:paraId="3A5AB835" w14:textId="77777777" w:rsidR="00270E45" w:rsidRPr="000615A5" w:rsidRDefault="00270E45" w:rsidP="00A83C8B">
            <w:pPr>
              <w:pStyle w:val="TABLE-cell"/>
            </w:pPr>
            <w:r w:rsidRPr="000615A5">
              <w:t>IDs specified</w:t>
            </w:r>
          </w:p>
        </w:tc>
        <w:tc>
          <w:tcPr>
            <w:tcW w:w="7380" w:type="dxa"/>
          </w:tcPr>
          <w:p w14:paraId="45599335" w14:textId="20879564" w:rsidR="00270E45" w:rsidRPr="000615A5" w:rsidRDefault="00270E45" w:rsidP="00A83C8B">
            <w:pPr>
              <w:pStyle w:val="TABLE-cell"/>
            </w:pPr>
            <w:r w:rsidRPr="000615A5">
              <w:t xml:space="preserve">GET: Shall define a request that the receiver is to return, in a SHOW message, all attributes and subobjects of a </w:t>
            </w:r>
            <w:r w:rsidRPr="000615A5">
              <w:rPr>
                <w:i/>
              </w:rPr>
              <w:t>Job List</w:t>
            </w:r>
            <w:r w:rsidRPr="000615A5">
              <w:t xml:space="preserve">.  See </w:t>
            </w:r>
            <w:fldSimple w:instr=" REF _Ref325561710  \* MERGEFORMAT ">
              <w:r w:rsidR="00036893" w:rsidRPr="000615A5">
                <w:t xml:space="preserve">Table </w:t>
              </w:r>
              <w:r w:rsidR="00036893">
                <w:t>52</w:t>
              </w:r>
            </w:fldSimple>
            <w:r w:rsidRPr="000615A5">
              <w:t xml:space="preserve"> for additional selection criteria.</w:t>
            </w:r>
          </w:p>
          <w:p w14:paraId="18713CCF" w14:textId="77777777" w:rsidR="00270E45" w:rsidRPr="000615A5" w:rsidRDefault="00270E45" w:rsidP="00A83C8B">
            <w:pPr>
              <w:pStyle w:val="TABLE-cell"/>
            </w:pPr>
            <w:r w:rsidRPr="000615A5">
              <w:t xml:space="preserve">PROCESS: Shall define a request that the receiver is to add </w:t>
            </w:r>
            <w:r w:rsidRPr="000615A5">
              <w:rPr>
                <w:i/>
              </w:rPr>
              <w:t>Job Lists</w:t>
            </w:r>
            <w:r w:rsidRPr="000615A5">
              <w:t xml:space="preserve">. The message defines suggested IDs for the </w:t>
            </w:r>
            <w:r w:rsidRPr="000615A5">
              <w:rPr>
                <w:i/>
              </w:rPr>
              <w:t>Job Lists</w:t>
            </w:r>
            <w:r w:rsidRPr="000615A5">
              <w:t xml:space="preserve">, values for the attributes and subobjects. The receiver adds the </w:t>
            </w:r>
            <w:r w:rsidRPr="000615A5">
              <w:rPr>
                <w:i/>
              </w:rPr>
              <w:t>Job Lists</w:t>
            </w:r>
            <w:r w:rsidRPr="000615A5">
              <w:t xml:space="preserve"> and assigns IDs.  The assigned IDs shall be returned in the ACKNOWLEDGE message.</w:t>
            </w:r>
          </w:p>
          <w:p w14:paraId="4B36A1E6" w14:textId="77777777" w:rsidR="00270E45" w:rsidRPr="000615A5" w:rsidRDefault="00270E45" w:rsidP="00A83C8B">
            <w:pPr>
              <w:pStyle w:val="TABLE-cell"/>
            </w:pPr>
            <w:r w:rsidRPr="000615A5">
              <w:t xml:space="preserve">CHANGE: Shall define a request that the receiver is to change the specified attributes and subobjects of the </w:t>
            </w:r>
            <w:r w:rsidRPr="000615A5">
              <w:rPr>
                <w:i/>
              </w:rPr>
              <w:t>Job Lists.</w:t>
            </w:r>
            <w:r w:rsidRPr="000615A5">
              <w:t xml:space="preserve">  The assumption is the new </w:t>
            </w:r>
            <w:r w:rsidRPr="000615A5">
              <w:rPr>
                <w:i/>
              </w:rPr>
              <w:t xml:space="preserve">Job List </w:t>
            </w:r>
            <w:r w:rsidRPr="000615A5">
              <w:t xml:space="preserve">is the complete type definition and that the previous </w:t>
            </w:r>
            <w:r w:rsidRPr="000615A5">
              <w:rPr>
                <w:i/>
              </w:rPr>
              <w:t>Job List is</w:t>
            </w:r>
            <w:r w:rsidRPr="000615A5">
              <w:t xml:space="preserve"> cancelled and the new </w:t>
            </w:r>
            <w:r w:rsidRPr="000615A5">
              <w:rPr>
                <w:i/>
              </w:rPr>
              <w:t>Job List</w:t>
            </w:r>
            <w:r w:rsidRPr="000615A5">
              <w:t xml:space="preserve"> is added. A RESPOND message may be used to communicate agreement, disagreement, or changes made to the CHANGE message data.</w:t>
            </w:r>
          </w:p>
          <w:p w14:paraId="09EDC016" w14:textId="77777777" w:rsidR="00270E45" w:rsidRPr="000615A5" w:rsidRDefault="00270E45" w:rsidP="00A83C8B">
            <w:pPr>
              <w:pStyle w:val="TABLE-cell"/>
            </w:pPr>
            <w:r w:rsidRPr="000615A5">
              <w:t xml:space="preserve">CANCEL: Shall define a request that the receiver is to cancel the specified </w:t>
            </w:r>
            <w:r w:rsidRPr="000615A5">
              <w:rPr>
                <w:i/>
              </w:rPr>
              <w:t>Job Lists</w:t>
            </w:r>
            <w:r w:rsidRPr="000615A5">
              <w:t>.</w:t>
            </w:r>
          </w:p>
          <w:p w14:paraId="00EEC312" w14:textId="77777777" w:rsidR="00270E45" w:rsidRPr="000615A5" w:rsidRDefault="00270E45" w:rsidP="00A83C8B">
            <w:pPr>
              <w:pStyle w:val="TABLE-cell"/>
            </w:pPr>
            <w:r w:rsidRPr="000615A5">
              <w:t xml:space="preserve">SYNC ADD: Shall define a request that the receiver is to add the specified </w:t>
            </w:r>
            <w:r w:rsidRPr="000615A5">
              <w:rPr>
                <w:i/>
              </w:rPr>
              <w:t>Job Lists</w:t>
            </w:r>
            <w:r w:rsidRPr="000615A5">
              <w:t xml:space="preserve">, attributes and subobjects. </w:t>
            </w:r>
          </w:p>
          <w:p w14:paraId="62BE2A0E" w14:textId="77777777" w:rsidR="00270E45" w:rsidRPr="000615A5" w:rsidRDefault="00270E45" w:rsidP="00A83C8B">
            <w:pPr>
              <w:pStyle w:val="TABLE-cell"/>
            </w:pPr>
            <w:r w:rsidRPr="000615A5">
              <w:t xml:space="preserve">SYNC CHANGE: Shall define a request that the receiver is to change the specified attributes and subobjects of the </w:t>
            </w:r>
            <w:r w:rsidRPr="000615A5">
              <w:rPr>
                <w:i/>
              </w:rPr>
              <w:t>Job Lists</w:t>
            </w:r>
            <w:r w:rsidRPr="000615A5">
              <w:t xml:space="preserve">. The assumption is the new </w:t>
            </w:r>
            <w:r w:rsidRPr="000615A5">
              <w:rPr>
                <w:i/>
              </w:rPr>
              <w:t xml:space="preserve">Job List </w:t>
            </w:r>
            <w:r w:rsidRPr="000615A5">
              <w:t xml:space="preserve">is the complete type definition and that the previous </w:t>
            </w:r>
            <w:r w:rsidRPr="000615A5">
              <w:rPr>
                <w:i/>
              </w:rPr>
              <w:t>Job List is</w:t>
            </w:r>
            <w:r w:rsidRPr="000615A5">
              <w:t xml:space="preserve"> cancelled and the new </w:t>
            </w:r>
            <w:r w:rsidRPr="000615A5">
              <w:rPr>
                <w:i/>
              </w:rPr>
              <w:t>Job List</w:t>
            </w:r>
            <w:r w:rsidRPr="000615A5">
              <w:t xml:space="preserve"> is added.</w:t>
            </w:r>
          </w:p>
          <w:p w14:paraId="1D11D73D" w14:textId="1BE878C8" w:rsidR="009C2673" w:rsidRDefault="00270E45" w:rsidP="009C2673">
            <w:pPr>
              <w:pStyle w:val="TABLE-cell"/>
              <w:rPr>
                <w:ins w:id="2869" w:author="Dennis Brandl" w:date="2018-03-03T07:09:00Z"/>
              </w:rPr>
            </w:pPr>
            <w:r w:rsidRPr="000615A5">
              <w:t xml:space="preserve">SYNC DELETE: Shall define a request that the receiver is to delete the specified </w:t>
            </w:r>
            <w:r w:rsidRPr="000615A5">
              <w:rPr>
                <w:i/>
              </w:rPr>
              <w:t>Job Lists</w:t>
            </w:r>
            <w:r w:rsidRPr="000615A5">
              <w:t>.</w:t>
            </w:r>
            <w:ins w:id="2870" w:author="Dennis Brandl" w:date="2018-03-03T07:09:00Z">
              <w:r w:rsidR="009C2673">
                <w:t xml:space="preserve"> </w:t>
              </w:r>
            </w:ins>
          </w:p>
          <w:p w14:paraId="346054D9" w14:textId="46BFD1BA" w:rsidR="00270E45" w:rsidRPr="000615A5" w:rsidRDefault="009C2673" w:rsidP="009C2673">
            <w:pPr>
              <w:pStyle w:val="TABLE-cell"/>
            </w:pPr>
            <w:ins w:id="2871" w:author="Dennis Brandl" w:date="2018-03-03T07:09:00Z">
              <w:r>
                <w:t xml:space="preserve">NOTIFY: Shall define the creation of a new </w:t>
              </w:r>
              <w:r>
                <w:rPr>
                  <w:i/>
                </w:rPr>
                <w:t>Job List</w:t>
              </w:r>
              <w:r>
                <w:t>.</w:t>
              </w:r>
            </w:ins>
          </w:p>
        </w:tc>
      </w:tr>
      <w:tr w:rsidR="00270E45" w:rsidRPr="000615A5" w14:paraId="2BDD4866" w14:textId="77777777" w:rsidTr="00A83C8B">
        <w:tc>
          <w:tcPr>
            <w:tcW w:w="1800" w:type="dxa"/>
          </w:tcPr>
          <w:p w14:paraId="1D281598" w14:textId="77777777" w:rsidR="00270E45" w:rsidRPr="000615A5" w:rsidRDefault="00270E45" w:rsidP="00A83C8B">
            <w:pPr>
              <w:pStyle w:val="TABLE-cell"/>
            </w:pPr>
            <w:r w:rsidRPr="000615A5">
              <w:t>&lt;not specified&gt;</w:t>
            </w:r>
          </w:p>
        </w:tc>
        <w:tc>
          <w:tcPr>
            <w:tcW w:w="7380" w:type="dxa"/>
          </w:tcPr>
          <w:p w14:paraId="25D12BE2" w14:textId="77777777" w:rsidR="00270E45" w:rsidRPr="000615A5" w:rsidRDefault="00270E45" w:rsidP="00A83C8B">
            <w:pPr>
              <w:pStyle w:val="TABLE-cell"/>
            </w:pPr>
            <w:r w:rsidRPr="000615A5">
              <w:t>GET: Error.</w:t>
            </w:r>
          </w:p>
          <w:p w14:paraId="648D3166" w14:textId="77777777" w:rsidR="00270E45" w:rsidRPr="000615A5" w:rsidRDefault="00270E45" w:rsidP="00A83C8B">
            <w:pPr>
              <w:pStyle w:val="TABLE-cell"/>
            </w:pPr>
            <w:r w:rsidRPr="000615A5">
              <w:t>PROCESS: Error.</w:t>
            </w:r>
          </w:p>
          <w:p w14:paraId="17AD0E05" w14:textId="77777777" w:rsidR="00270E45" w:rsidRPr="000615A5" w:rsidRDefault="00270E45" w:rsidP="00A83C8B">
            <w:pPr>
              <w:pStyle w:val="TABLE-cell"/>
            </w:pPr>
            <w:r w:rsidRPr="000615A5">
              <w:t xml:space="preserve">CHANGE: Error. </w:t>
            </w:r>
          </w:p>
          <w:p w14:paraId="64FF81DF" w14:textId="77777777" w:rsidR="00270E45" w:rsidRPr="000615A5" w:rsidRDefault="00270E45" w:rsidP="00A83C8B">
            <w:pPr>
              <w:pStyle w:val="TABLE-cell"/>
            </w:pPr>
            <w:r w:rsidRPr="000615A5">
              <w:t xml:space="preserve">CANCEL: Error. </w:t>
            </w:r>
          </w:p>
          <w:p w14:paraId="392640B9" w14:textId="77777777" w:rsidR="00270E45" w:rsidRPr="000615A5" w:rsidRDefault="00270E45" w:rsidP="00A83C8B">
            <w:pPr>
              <w:pStyle w:val="TABLE-cell"/>
            </w:pPr>
            <w:r w:rsidRPr="000615A5">
              <w:t xml:space="preserve">SYNC ADD: Error. </w:t>
            </w:r>
          </w:p>
          <w:p w14:paraId="0B8DC497" w14:textId="77777777" w:rsidR="00270E45" w:rsidRPr="000615A5" w:rsidRDefault="00270E45" w:rsidP="00A83C8B">
            <w:pPr>
              <w:pStyle w:val="TABLE-cell"/>
            </w:pPr>
            <w:r w:rsidRPr="000615A5">
              <w:t>SYNC CHANGE: Error.</w:t>
            </w:r>
          </w:p>
          <w:p w14:paraId="47DDB71E" w14:textId="77777777" w:rsidR="00270E45" w:rsidRDefault="00270E45" w:rsidP="00A83C8B">
            <w:pPr>
              <w:pStyle w:val="TABLE-cell"/>
              <w:rPr>
                <w:ins w:id="2872" w:author="Dennis Brandl" w:date="2018-03-03T07:09:00Z"/>
              </w:rPr>
            </w:pPr>
            <w:r w:rsidRPr="000615A5">
              <w:t>SYNC DELETE: Error.</w:t>
            </w:r>
          </w:p>
          <w:p w14:paraId="58BB7DFD" w14:textId="1FC6DEFB" w:rsidR="009C2673" w:rsidRPr="000615A5" w:rsidRDefault="009C2673" w:rsidP="00A83C8B">
            <w:pPr>
              <w:pStyle w:val="TABLE-cell"/>
            </w:pPr>
            <w:ins w:id="2873" w:author="Dennis Brandl" w:date="2018-03-03T07:09:00Z">
              <w:r>
                <w:t>NOTIFY: Error.</w:t>
              </w:r>
            </w:ins>
          </w:p>
        </w:tc>
      </w:tr>
      <w:tr w:rsidR="00270E45" w:rsidRPr="000615A5" w14:paraId="4953A3F2" w14:textId="77777777" w:rsidTr="00A83C8B">
        <w:tc>
          <w:tcPr>
            <w:tcW w:w="1800" w:type="dxa"/>
          </w:tcPr>
          <w:p w14:paraId="632F43B3" w14:textId="77777777" w:rsidR="00270E45" w:rsidRPr="000615A5" w:rsidRDefault="00270E45" w:rsidP="00A83C8B">
            <w:pPr>
              <w:pStyle w:val="TABLE-cell"/>
            </w:pPr>
            <w:r w:rsidRPr="000615A5">
              <w:t>Wildcard specified</w:t>
            </w:r>
          </w:p>
        </w:tc>
        <w:tc>
          <w:tcPr>
            <w:tcW w:w="7380" w:type="dxa"/>
          </w:tcPr>
          <w:p w14:paraId="27451148" w14:textId="5EBA7FBB" w:rsidR="00270E45" w:rsidRPr="000615A5" w:rsidRDefault="00270E45" w:rsidP="00A83C8B">
            <w:pPr>
              <w:pStyle w:val="TABLE-cell"/>
            </w:pPr>
            <w:r w:rsidRPr="000615A5">
              <w:t xml:space="preserve">GET: Shall define a request that the receiver is to return, in a SHOW message, all attributes and subobjects about all </w:t>
            </w:r>
            <w:r w:rsidRPr="000615A5">
              <w:rPr>
                <w:i/>
              </w:rPr>
              <w:t>Job Lists</w:t>
            </w:r>
            <w:r w:rsidRPr="000615A5">
              <w:t xml:space="preserve"> identified by the wildcard. See </w:t>
            </w:r>
            <w:fldSimple w:instr=" REF _Ref325561710  \* MERGEFORMAT ">
              <w:r w:rsidR="00036893" w:rsidRPr="000615A5">
                <w:t xml:space="preserve">Table </w:t>
              </w:r>
              <w:r w:rsidR="00036893">
                <w:t>52</w:t>
              </w:r>
            </w:fldSimple>
            <w:r w:rsidRPr="000615A5">
              <w:t xml:space="preserve"> for additional selection criteria.</w:t>
            </w:r>
          </w:p>
          <w:p w14:paraId="1FB4B62C" w14:textId="77777777" w:rsidR="00270E45" w:rsidRPr="000615A5" w:rsidRDefault="00270E45" w:rsidP="00A83C8B">
            <w:pPr>
              <w:pStyle w:val="TABLE-cell"/>
            </w:pPr>
            <w:r w:rsidRPr="000615A5">
              <w:t>PROCESS: Error.</w:t>
            </w:r>
          </w:p>
          <w:p w14:paraId="72BD869B" w14:textId="77777777" w:rsidR="00270E45" w:rsidRPr="000615A5" w:rsidRDefault="00270E45" w:rsidP="00A83C8B">
            <w:pPr>
              <w:pStyle w:val="TABLE-cell"/>
            </w:pPr>
            <w:r w:rsidRPr="000615A5">
              <w:t>CHANGE: Error.</w:t>
            </w:r>
          </w:p>
          <w:p w14:paraId="6BE1D33B" w14:textId="77777777" w:rsidR="00270E45" w:rsidRPr="000615A5" w:rsidRDefault="00270E45" w:rsidP="00A83C8B">
            <w:pPr>
              <w:pStyle w:val="TABLE-cell"/>
            </w:pPr>
            <w:r w:rsidRPr="000615A5">
              <w:t xml:space="preserve">CANCEL: Shall define a request that the receiver is to cancel all </w:t>
            </w:r>
            <w:r w:rsidRPr="000615A5">
              <w:rPr>
                <w:i/>
              </w:rPr>
              <w:t>Job Lists</w:t>
            </w:r>
            <w:r w:rsidRPr="000615A5">
              <w:t xml:space="preserve"> matching the wildcard. </w:t>
            </w:r>
          </w:p>
          <w:p w14:paraId="51716010" w14:textId="77777777" w:rsidR="00270E45" w:rsidRPr="000615A5" w:rsidRDefault="00270E45" w:rsidP="00A83C8B">
            <w:pPr>
              <w:pStyle w:val="TABLE-cell"/>
            </w:pPr>
            <w:r w:rsidRPr="000615A5">
              <w:t xml:space="preserve">SYNC ADD: Error. </w:t>
            </w:r>
          </w:p>
          <w:p w14:paraId="057F39BB" w14:textId="77777777" w:rsidR="00270E45" w:rsidRPr="000615A5" w:rsidRDefault="00270E45" w:rsidP="00A83C8B">
            <w:pPr>
              <w:pStyle w:val="TABLE-cell"/>
            </w:pPr>
            <w:r w:rsidRPr="000615A5">
              <w:t>SYNC CHANGE: Error.</w:t>
            </w:r>
          </w:p>
          <w:p w14:paraId="2B64F7EF" w14:textId="77777777" w:rsidR="00270E45" w:rsidRDefault="00270E45" w:rsidP="00A83C8B">
            <w:pPr>
              <w:pStyle w:val="TABLE-cell"/>
              <w:rPr>
                <w:ins w:id="2874" w:author="Dennis Brandl" w:date="2018-03-03T07:09:00Z"/>
              </w:rPr>
            </w:pPr>
            <w:r w:rsidRPr="000615A5">
              <w:t xml:space="preserve">SYNC DELETE: Shall define a request that the receiver is to delete all </w:t>
            </w:r>
            <w:r w:rsidRPr="000615A5">
              <w:rPr>
                <w:i/>
              </w:rPr>
              <w:t>Job Lists</w:t>
            </w:r>
            <w:r w:rsidRPr="000615A5">
              <w:t xml:space="preserve"> matching the wildcard.</w:t>
            </w:r>
          </w:p>
          <w:p w14:paraId="7CD66E55" w14:textId="5B8860DE" w:rsidR="009C2673" w:rsidRPr="000615A5" w:rsidRDefault="009C2673" w:rsidP="00A83C8B">
            <w:pPr>
              <w:pStyle w:val="TABLE-cell"/>
            </w:pPr>
            <w:ins w:id="2875" w:author="Dennis Brandl" w:date="2018-03-03T07:09:00Z">
              <w:r>
                <w:t>NOTIFY: Error.</w:t>
              </w:r>
            </w:ins>
          </w:p>
        </w:tc>
      </w:tr>
    </w:tbl>
    <w:p w14:paraId="131643F2" w14:textId="77777777" w:rsidR="00270E45" w:rsidRPr="000615A5" w:rsidRDefault="00270E45" w:rsidP="00833722">
      <w:pPr>
        <w:pStyle w:val="NOTE"/>
      </w:pPr>
    </w:p>
    <w:p w14:paraId="58395582" w14:textId="32FB4D4A" w:rsidR="00270E45" w:rsidRPr="000615A5" w:rsidRDefault="00270E45" w:rsidP="00833722">
      <w:pPr>
        <w:pStyle w:val="TABLE-title"/>
      </w:pPr>
      <w:bookmarkStart w:id="2876" w:name="_Ref325561710"/>
      <w:bookmarkStart w:id="2877" w:name="_Toc483857405"/>
      <w:r w:rsidRPr="000615A5">
        <w:t xml:space="preserve">Table </w:t>
      </w:r>
      <w:r w:rsidRPr="000615A5">
        <w:fldChar w:fldCharType="begin"/>
      </w:r>
      <w:r w:rsidRPr="000615A5">
        <w:instrText xml:space="preserve"> SEQ Table \* ARABIC </w:instrText>
      </w:r>
      <w:r w:rsidRPr="000615A5">
        <w:fldChar w:fldCharType="separate"/>
      </w:r>
      <w:r w:rsidR="00036893">
        <w:rPr>
          <w:noProof/>
        </w:rPr>
        <w:t>52</w:t>
      </w:r>
      <w:r w:rsidRPr="000615A5">
        <w:fldChar w:fldCharType="end"/>
      </w:r>
      <w:bookmarkEnd w:id="2876"/>
      <w:r w:rsidRPr="000615A5">
        <w:t xml:space="preserve"> – Work Schedule and Job List element definitions for GET verb</w:t>
      </w:r>
      <w:bookmarkEnd w:id="28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8"/>
        <w:gridCol w:w="6094"/>
      </w:tblGrid>
      <w:tr w:rsidR="00270E45" w:rsidRPr="00751BC9" w14:paraId="5A47A6D1" w14:textId="77777777" w:rsidTr="00751BC9">
        <w:trPr>
          <w:tblHeader/>
        </w:trPr>
        <w:tc>
          <w:tcPr>
            <w:tcW w:w="2970" w:type="dxa"/>
            <w:shd w:val="clear" w:color="auto" w:fill="auto"/>
          </w:tcPr>
          <w:p w14:paraId="2A9237B7" w14:textId="77777777" w:rsidR="00270E45" w:rsidRPr="00751BC9" w:rsidRDefault="00270E45" w:rsidP="00A83C8B">
            <w:pPr>
              <w:pStyle w:val="TABLE-col-heading"/>
            </w:pPr>
            <w:r w:rsidRPr="00751BC9">
              <w:t>Work Alert Element</w:t>
            </w:r>
          </w:p>
        </w:tc>
        <w:tc>
          <w:tcPr>
            <w:tcW w:w="6390" w:type="dxa"/>
            <w:shd w:val="clear" w:color="auto" w:fill="auto"/>
          </w:tcPr>
          <w:p w14:paraId="46703901" w14:textId="77777777" w:rsidR="00270E45" w:rsidRPr="00751BC9" w:rsidRDefault="00270E45" w:rsidP="00A83C8B">
            <w:pPr>
              <w:pStyle w:val="TABLE-col-heading"/>
            </w:pPr>
            <w:r w:rsidRPr="00751BC9">
              <w:t>Returns</w:t>
            </w:r>
          </w:p>
        </w:tc>
      </w:tr>
      <w:tr w:rsidR="00270E45" w:rsidRPr="00751BC9" w14:paraId="6FC43EAF" w14:textId="77777777" w:rsidTr="00751BC9">
        <w:tc>
          <w:tcPr>
            <w:tcW w:w="2970" w:type="dxa"/>
            <w:shd w:val="clear" w:color="auto" w:fill="auto"/>
          </w:tcPr>
          <w:p w14:paraId="09D77666" w14:textId="77777777" w:rsidR="00270E45" w:rsidRPr="00751BC9" w:rsidRDefault="00270E45" w:rsidP="00A83C8B">
            <w:pPr>
              <w:pStyle w:val="TABLE-cell"/>
            </w:pPr>
            <w:r w:rsidRPr="00751BC9">
              <w:t>Work Type</w:t>
            </w:r>
          </w:p>
        </w:tc>
        <w:tc>
          <w:tcPr>
            <w:tcW w:w="6390" w:type="dxa"/>
            <w:shd w:val="clear" w:color="auto" w:fill="auto"/>
          </w:tcPr>
          <w:p w14:paraId="29E5CBB2" w14:textId="77777777" w:rsidR="00270E45" w:rsidRPr="00751BC9" w:rsidRDefault="00270E45" w:rsidP="00A83C8B">
            <w:pPr>
              <w:pStyle w:val="TABLE-cell"/>
            </w:pPr>
            <w:r w:rsidRPr="00751BC9">
              <w:t xml:space="preserve">Specifies either the Work Schedule or Job List information with Work Types that match the specified work type.  If not specified then the responder selects the </w:t>
            </w:r>
            <w:r w:rsidRPr="00751BC9">
              <w:rPr>
                <w:i/>
              </w:rPr>
              <w:t>Work Types</w:t>
            </w:r>
            <w:r w:rsidRPr="00751BC9">
              <w:t>.</w:t>
            </w:r>
          </w:p>
        </w:tc>
      </w:tr>
      <w:tr w:rsidR="00270E45" w:rsidRPr="00751BC9" w14:paraId="0484BC8B" w14:textId="77777777" w:rsidTr="00751BC9">
        <w:tc>
          <w:tcPr>
            <w:tcW w:w="2970" w:type="dxa"/>
            <w:shd w:val="clear" w:color="auto" w:fill="auto"/>
          </w:tcPr>
          <w:p w14:paraId="56A5A34D" w14:textId="77777777" w:rsidR="00270E45" w:rsidRPr="00751BC9" w:rsidRDefault="00270E45" w:rsidP="00A83C8B">
            <w:pPr>
              <w:pStyle w:val="TABLE-cell"/>
            </w:pPr>
            <w:r w:rsidRPr="00751BC9">
              <w:t>Start Time</w:t>
            </w:r>
          </w:p>
        </w:tc>
        <w:tc>
          <w:tcPr>
            <w:tcW w:w="6390" w:type="dxa"/>
            <w:shd w:val="clear" w:color="auto" w:fill="auto"/>
          </w:tcPr>
          <w:p w14:paraId="2B76B82F" w14:textId="77777777" w:rsidR="00270E45" w:rsidRPr="00751BC9" w:rsidRDefault="00270E45" w:rsidP="00A83C8B">
            <w:pPr>
              <w:pStyle w:val="TABLE-cell"/>
            </w:pPr>
            <w:r w:rsidRPr="00751BC9">
              <w:t xml:space="preserve">Specifies either Work Schedule or Job List information with Start Times after, and including the start time.  If not specified then the responder selects the </w:t>
            </w:r>
            <w:r w:rsidRPr="00751BC9">
              <w:rPr>
                <w:i/>
              </w:rPr>
              <w:t>Start Time</w:t>
            </w:r>
            <w:r w:rsidRPr="00751BC9">
              <w:t>.</w:t>
            </w:r>
          </w:p>
        </w:tc>
      </w:tr>
      <w:tr w:rsidR="00270E45" w:rsidRPr="00751BC9" w14:paraId="3CBC2B28" w14:textId="77777777" w:rsidTr="00751BC9">
        <w:tc>
          <w:tcPr>
            <w:tcW w:w="2970" w:type="dxa"/>
            <w:shd w:val="clear" w:color="auto" w:fill="auto"/>
          </w:tcPr>
          <w:p w14:paraId="7341CF53" w14:textId="77777777" w:rsidR="00270E45" w:rsidRPr="00751BC9" w:rsidRDefault="00270E45" w:rsidP="00A83C8B">
            <w:pPr>
              <w:pStyle w:val="TABLE-cell"/>
            </w:pPr>
            <w:r w:rsidRPr="00751BC9">
              <w:t>End Time</w:t>
            </w:r>
          </w:p>
        </w:tc>
        <w:tc>
          <w:tcPr>
            <w:tcW w:w="6390" w:type="dxa"/>
            <w:shd w:val="clear" w:color="auto" w:fill="auto"/>
          </w:tcPr>
          <w:p w14:paraId="3EBB9126" w14:textId="77777777" w:rsidR="00270E45" w:rsidRPr="00751BC9" w:rsidRDefault="00270E45" w:rsidP="00A83C8B">
            <w:pPr>
              <w:pStyle w:val="TABLE-cell"/>
            </w:pPr>
            <w:r w:rsidRPr="00751BC9">
              <w:t xml:space="preserve">Specifies either Work Schedule or Job List information with End Times before, and including, the end time.  If not specified then the responder selects the </w:t>
            </w:r>
            <w:r w:rsidRPr="00751BC9">
              <w:rPr>
                <w:i/>
              </w:rPr>
              <w:t>End Time</w:t>
            </w:r>
            <w:r w:rsidRPr="00751BC9">
              <w:t>.</w:t>
            </w:r>
          </w:p>
        </w:tc>
      </w:tr>
      <w:tr w:rsidR="00270E45" w:rsidRPr="00751BC9" w14:paraId="2C71DA54" w14:textId="77777777" w:rsidTr="00751BC9">
        <w:tc>
          <w:tcPr>
            <w:tcW w:w="2970" w:type="dxa"/>
            <w:shd w:val="clear" w:color="auto" w:fill="auto"/>
          </w:tcPr>
          <w:p w14:paraId="19D07AE5" w14:textId="77777777" w:rsidR="00270E45" w:rsidRPr="00751BC9" w:rsidRDefault="00270E45" w:rsidP="00A83C8B">
            <w:pPr>
              <w:pStyle w:val="TABLE-cell"/>
            </w:pPr>
            <w:r w:rsidRPr="00751BC9">
              <w:t>Hierarchy Scope</w:t>
            </w:r>
          </w:p>
        </w:tc>
        <w:tc>
          <w:tcPr>
            <w:tcW w:w="6390" w:type="dxa"/>
            <w:shd w:val="clear" w:color="auto" w:fill="auto"/>
          </w:tcPr>
          <w:p w14:paraId="6E07631A" w14:textId="77777777" w:rsidR="00270E45" w:rsidRPr="00751BC9" w:rsidRDefault="00270E45" w:rsidP="00A83C8B">
            <w:pPr>
              <w:pStyle w:val="TABLE-cell"/>
            </w:pPr>
            <w:r w:rsidRPr="00751BC9">
              <w:t xml:space="preserve">Specifies either the Work Schedule or Job List information with Start Times for the specified scope in the role based equipment hierarchal. (e.g. A process cell, work center, production line, area, site, …). If not specified then the responder selects the </w:t>
            </w:r>
            <w:r w:rsidRPr="00751BC9">
              <w:rPr>
                <w:i/>
              </w:rPr>
              <w:t>Hierarchy Scope</w:t>
            </w:r>
            <w:r w:rsidRPr="00751BC9">
              <w:t xml:space="preserve">. </w:t>
            </w:r>
          </w:p>
        </w:tc>
      </w:tr>
    </w:tbl>
    <w:p w14:paraId="26D181FD" w14:textId="77777777" w:rsidR="00270E45" w:rsidRPr="000615A5" w:rsidRDefault="00270E45" w:rsidP="00833722">
      <w:pPr>
        <w:pStyle w:val="NOTE"/>
      </w:pPr>
    </w:p>
    <w:p w14:paraId="36603CE1" w14:textId="77777777" w:rsidR="001F137E" w:rsidRPr="000615A5" w:rsidRDefault="001F137E" w:rsidP="00833722">
      <w:pPr>
        <w:pStyle w:val="Heading2"/>
      </w:pPr>
      <w:bookmarkStart w:id="2878" w:name="_Toc507944959"/>
      <w:r w:rsidRPr="000615A5">
        <w:t>Work performance model</w:t>
      </w:r>
      <w:bookmarkEnd w:id="2878"/>
    </w:p>
    <w:p w14:paraId="250C5C61" w14:textId="77777777" w:rsidR="001F137E" w:rsidRPr="000615A5" w:rsidRDefault="001F137E" w:rsidP="00833722">
      <w:pPr>
        <w:pStyle w:val="Heading3"/>
      </w:pPr>
      <w:bookmarkStart w:id="2879" w:name="_Toc507944960"/>
      <w:r w:rsidRPr="000615A5">
        <w:t>Work performance elements</w:t>
      </w:r>
      <w:bookmarkEnd w:id="2879"/>
    </w:p>
    <w:p w14:paraId="6640CA81" w14:textId="0280314F" w:rsidR="001F137E" w:rsidRPr="000615A5" w:rsidRDefault="001F137E" w:rsidP="00A83C8B">
      <w:pPr>
        <w:pStyle w:val="PARAGRAPH"/>
      </w:pPr>
      <w:r w:rsidRPr="000615A5">
        <w:t xml:space="preserve">The message definitions assume that Work Performance information may be accessed from </w:t>
      </w:r>
      <w:r w:rsidR="00A546B2">
        <w:t>three</w:t>
      </w:r>
      <w:r w:rsidR="00A546B2" w:rsidRPr="000615A5">
        <w:t xml:space="preserve"> </w:t>
      </w:r>
      <w:r w:rsidRPr="000615A5">
        <w:t xml:space="preserve">starting points; a </w:t>
      </w:r>
      <w:r w:rsidRPr="00751BC9">
        <w:rPr>
          <w:i/>
        </w:rPr>
        <w:t xml:space="preserve">Work </w:t>
      </w:r>
      <w:r w:rsidR="00751BC9" w:rsidRPr="00751BC9">
        <w:rPr>
          <w:i/>
        </w:rPr>
        <w:t>P</w:t>
      </w:r>
      <w:r w:rsidRPr="00751BC9">
        <w:rPr>
          <w:i/>
        </w:rPr>
        <w:t>erformance</w:t>
      </w:r>
      <w:r w:rsidR="00A546B2">
        <w:rPr>
          <w:i/>
        </w:rPr>
        <w:t>, a Job Response List,</w:t>
      </w:r>
      <w:r w:rsidRPr="000615A5">
        <w:t xml:space="preserve"> and a </w:t>
      </w:r>
      <w:r w:rsidRPr="00751BC9">
        <w:rPr>
          <w:i/>
        </w:rPr>
        <w:t>Job Response</w:t>
      </w:r>
      <w:r w:rsidRPr="000615A5">
        <w:t xml:space="preserve"> as identified by the dotted collection</w:t>
      </w:r>
      <w:r w:rsidR="00CF582E">
        <w:t>s</w:t>
      </w:r>
      <w:r w:rsidRPr="000615A5">
        <w:t xml:space="preserve"> in </w:t>
      </w:r>
      <w:r w:rsidRPr="000615A5">
        <w:fldChar w:fldCharType="begin"/>
      </w:r>
      <w:r w:rsidRPr="000615A5">
        <w:instrText xml:space="preserve"> REF _Ref325462349 </w:instrText>
      </w:r>
      <w:r w:rsidRPr="000615A5">
        <w:fldChar w:fldCharType="separate"/>
      </w:r>
      <w:r w:rsidR="00181DCD" w:rsidRPr="000615A5">
        <w:t xml:space="preserve">Figure </w:t>
      </w:r>
      <w:r w:rsidR="00181DCD">
        <w:rPr>
          <w:noProof/>
        </w:rPr>
        <w:t>35</w:t>
      </w:r>
      <w:r w:rsidRPr="000615A5">
        <w:fldChar w:fldCharType="end"/>
      </w:r>
      <w:r w:rsidRPr="000615A5">
        <w:t>.</w:t>
      </w:r>
    </w:p>
    <w:p w14:paraId="5EA5ABD3" w14:textId="50429C30" w:rsidR="001F137E" w:rsidRPr="000615A5" w:rsidRDefault="00BE79E2" w:rsidP="00A83C8B">
      <w:pPr>
        <w:pStyle w:val="FIGURE"/>
      </w:pPr>
      <w:ins w:id="2880" w:author="Dennis Brandl" w:date="2018-03-05T16:43:00Z">
        <w:r w:rsidRPr="00BE79E2">
          <w:drawing>
            <wp:inline distT="0" distB="0" distL="0" distR="0" wp14:anchorId="7663F841" wp14:editId="0A5449A7">
              <wp:extent cx="5759450" cy="392195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9450" cy="3921953"/>
                      </a:xfrm>
                      <a:prstGeom prst="rect">
                        <a:avLst/>
                      </a:prstGeom>
                      <a:noFill/>
                      <a:ln>
                        <a:noFill/>
                      </a:ln>
                    </pic:spPr>
                  </pic:pic>
                </a:graphicData>
              </a:graphic>
            </wp:inline>
          </w:drawing>
        </w:r>
      </w:ins>
    </w:p>
    <w:p w14:paraId="14BDAC40" w14:textId="5361F76C" w:rsidR="001F137E" w:rsidRPr="000615A5" w:rsidRDefault="001F137E" w:rsidP="00833722">
      <w:pPr>
        <w:pStyle w:val="FIGURE-title"/>
      </w:pPr>
      <w:bookmarkStart w:id="2881" w:name="_Ref325462349"/>
      <w:bookmarkStart w:id="2882" w:name="_Toc507944742"/>
      <w:r w:rsidRPr="000615A5">
        <w:t xml:space="preserve">Figure </w:t>
      </w:r>
      <w:r w:rsidRPr="000615A5">
        <w:fldChar w:fldCharType="begin"/>
      </w:r>
      <w:r w:rsidRPr="000615A5">
        <w:instrText xml:space="preserve"> SEQ Figure \* ARABIC </w:instrText>
      </w:r>
      <w:r w:rsidRPr="000615A5">
        <w:fldChar w:fldCharType="separate"/>
      </w:r>
      <w:r w:rsidR="00181DCD">
        <w:rPr>
          <w:noProof/>
        </w:rPr>
        <w:t>35</w:t>
      </w:r>
      <w:r w:rsidRPr="000615A5">
        <w:fldChar w:fldCharType="end"/>
      </w:r>
      <w:bookmarkEnd w:id="2881"/>
      <w:r w:rsidRPr="000615A5">
        <w:t xml:space="preserve"> </w:t>
      </w:r>
      <w:r w:rsidR="00DB1007">
        <w:t>–</w:t>
      </w:r>
      <w:r w:rsidRPr="000615A5">
        <w:t xml:space="preserve"> Object</w:t>
      </w:r>
      <w:r w:rsidR="00DB1007">
        <w:t xml:space="preserve"> </w:t>
      </w:r>
      <w:r w:rsidRPr="000615A5">
        <w:t>grouping for the work performance model</w:t>
      </w:r>
      <w:bookmarkEnd w:id="2882"/>
    </w:p>
    <w:p w14:paraId="4B85CA9F" w14:textId="77777777" w:rsidR="001F137E" w:rsidRPr="000615A5" w:rsidRDefault="001F137E" w:rsidP="00833722">
      <w:pPr>
        <w:pStyle w:val="Heading3"/>
      </w:pPr>
      <w:bookmarkStart w:id="2883" w:name="_Toc507944961"/>
      <w:r w:rsidRPr="000615A5">
        <w:t>Work performance verbs</w:t>
      </w:r>
      <w:bookmarkEnd w:id="2883"/>
    </w:p>
    <w:p w14:paraId="66BB1884" w14:textId="18BE146A" w:rsidR="001F137E" w:rsidRPr="000615A5" w:rsidRDefault="00672F56" w:rsidP="00A83C8B">
      <w:pPr>
        <w:pStyle w:val="PARAGRAPH"/>
      </w:pPr>
      <w:r>
        <w:t>All verbs</w:t>
      </w:r>
      <w:r w:rsidR="009A3909">
        <w:t xml:space="preserve"> </w:t>
      </w:r>
      <w:r>
        <w:t>shall be valid</w:t>
      </w:r>
      <w:r w:rsidR="001F137E" w:rsidRPr="000615A5">
        <w:t xml:space="preserve"> for a </w:t>
      </w:r>
      <w:r w:rsidR="001F137E" w:rsidRPr="00751BC9">
        <w:rPr>
          <w:i/>
        </w:rPr>
        <w:t>Work Performance</w:t>
      </w:r>
      <w:r w:rsidR="001F137E" w:rsidRPr="000615A5">
        <w:t xml:space="preserve"> noun.   </w:t>
      </w:r>
    </w:p>
    <w:p w14:paraId="32A8693A" w14:textId="77777777" w:rsidR="001F137E" w:rsidRPr="000615A5" w:rsidRDefault="001F137E" w:rsidP="00833722">
      <w:pPr>
        <w:pStyle w:val="Heading3"/>
      </w:pPr>
      <w:bookmarkStart w:id="2884" w:name="_Toc507944962"/>
      <w:r w:rsidRPr="000615A5">
        <w:t>Work performance verb actions</w:t>
      </w:r>
      <w:bookmarkEnd w:id="2884"/>
    </w:p>
    <w:p w14:paraId="01D9B7C8" w14:textId="3BADB437" w:rsidR="001F137E" w:rsidRPr="000615A5" w:rsidRDefault="001F137E" w:rsidP="00A83C8B">
      <w:pPr>
        <w:pStyle w:val="PARAGRAPH"/>
      </w:pPr>
      <w:r w:rsidRPr="000615A5">
        <w:t xml:space="preserve">The actions performed on a </w:t>
      </w:r>
      <w:r w:rsidRPr="00751BC9">
        <w:rPr>
          <w:i/>
        </w:rPr>
        <w:t>Work Performance</w:t>
      </w:r>
      <w:r w:rsidRPr="000615A5">
        <w:t xml:space="preserve"> </w:t>
      </w:r>
      <w:r w:rsidR="00751BC9">
        <w:t>noun are defined in</w:t>
      </w:r>
      <w:r w:rsidRPr="000615A5">
        <w:t xml:space="preserve"> </w:t>
      </w:r>
      <w:r w:rsidRPr="000615A5">
        <w:fldChar w:fldCharType="begin"/>
      </w:r>
      <w:r w:rsidRPr="000615A5">
        <w:instrText xml:space="preserve"> REF _Ref325462396 </w:instrText>
      </w:r>
      <w:r w:rsidRPr="000615A5">
        <w:fldChar w:fldCharType="separate"/>
      </w:r>
      <w:r w:rsidR="00036893" w:rsidRPr="000615A5">
        <w:t xml:space="preserve">Table </w:t>
      </w:r>
      <w:r w:rsidR="00036893">
        <w:rPr>
          <w:noProof/>
        </w:rPr>
        <w:t>53</w:t>
      </w:r>
      <w:r w:rsidRPr="000615A5">
        <w:fldChar w:fldCharType="end"/>
      </w:r>
      <w:r w:rsidRPr="000615A5">
        <w:t>.</w:t>
      </w:r>
      <w:r w:rsidR="00A83C8B" w:rsidRPr="000615A5">
        <w:t xml:space="preserve"> The additional attributes for the GET verb for </w:t>
      </w:r>
      <w:r w:rsidR="00A83C8B" w:rsidRPr="00751BC9">
        <w:rPr>
          <w:i/>
        </w:rPr>
        <w:t>Work Performance</w:t>
      </w:r>
      <w:r w:rsidR="00A83C8B" w:rsidRPr="000615A5">
        <w:t xml:space="preserve"> are defined in </w:t>
      </w:r>
      <w:r w:rsidR="00A83C8B" w:rsidRPr="000615A5">
        <w:fldChar w:fldCharType="begin"/>
      </w:r>
      <w:r w:rsidR="00A83C8B" w:rsidRPr="000615A5">
        <w:instrText xml:space="preserve"> REF _Ref415035745 </w:instrText>
      </w:r>
      <w:r w:rsidR="00A83C8B" w:rsidRPr="000615A5">
        <w:fldChar w:fldCharType="separate"/>
      </w:r>
      <w:r w:rsidR="00036893" w:rsidRPr="000615A5">
        <w:t xml:space="preserve">Table </w:t>
      </w:r>
      <w:r w:rsidR="00036893">
        <w:rPr>
          <w:noProof/>
        </w:rPr>
        <w:t>54</w:t>
      </w:r>
      <w:r w:rsidR="00A83C8B" w:rsidRPr="000615A5">
        <w:fldChar w:fldCharType="end"/>
      </w:r>
      <w:r w:rsidR="00A83C8B" w:rsidRPr="000615A5">
        <w:t>.</w:t>
      </w:r>
    </w:p>
    <w:p w14:paraId="186C21BD" w14:textId="11E76C9D" w:rsidR="001F137E" w:rsidRPr="000615A5" w:rsidRDefault="001F137E" w:rsidP="00833722">
      <w:pPr>
        <w:pStyle w:val="TABLE-title"/>
      </w:pPr>
      <w:bookmarkStart w:id="2885" w:name="_Ref325462396"/>
      <w:bookmarkStart w:id="2886" w:name="_Toc483857406"/>
      <w:r w:rsidRPr="000615A5">
        <w:t xml:space="preserve">Table </w:t>
      </w:r>
      <w:r w:rsidRPr="000615A5">
        <w:fldChar w:fldCharType="begin"/>
      </w:r>
      <w:r w:rsidRPr="000615A5">
        <w:instrText xml:space="preserve"> SEQ Table \* ARABIC </w:instrText>
      </w:r>
      <w:r w:rsidRPr="000615A5">
        <w:fldChar w:fldCharType="separate"/>
      </w:r>
      <w:r w:rsidR="00036893">
        <w:rPr>
          <w:noProof/>
        </w:rPr>
        <w:t>53</w:t>
      </w:r>
      <w:r w:rsidRPr="000615A5">
        <w:fldChar w:fldCharType="end"/>
      </w:r>
      <w:bookmarkEnd w:id="2885"/>
      <w:r w:rsidRPr="000615A5">
        <w:t xml:space="preserve"> – Work performance </w:t>
      </w:r>
      <w:r w:rsidRPr="000615A5">
        <w:rPr>
          <w:szCs w:val="24"/>
        </w:rPr>
        <w:t>verb actions</w:t>
      </w:r>
      <w:bookmarkEnd w:id="28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8"/>
        <w:gridCol w:w="7344"/>
      </w:tblGrid>
      <w:tr w:rsidR="001F137E" w:rsidRPr="000615A5" w14:paraId="3DDE78F6" w14:textId="77777777" w:rsidTr="00751BC9">
        <w:trPr>
          <w:tblHeader/>
        </w:trPr>
        <w:tc>
          <w:tcPr>
            <w:tcW w:w="1620" w:type="dxa"/>
            <w:shd w:val="clear" w:color="auto" w:fill="auto"/>
          </w:tcPr>
          <w:p w14:paraId="07571E57" w14:textId="77777777" w:rsidR="001F137E" w:rsidRPr="000615A5" w:rsidRDefault="001F137E" w:rsidP="00A83C8B">
            <w:pPr>
              <w:pStyle w:val="TABLE-col-heading"/>
            </w:pPr>
            <w:r w:rsidRPr="000615A5">
              <w:t>Work Performance ID</w:t>
            </w:r>
          </w:p>
        </w:tc>
        <w:tc>
          <w:tcPr>
            <w:tcW w:w="7560" w:type="dxa"/>
            <w:shd w:val="clear" w:color="auto" w:fill="auto"/>
            <w:vAlign w:val="center"/>
          </w:tcPr>
          <w:p w14:paraId="3433AF72" w14:textId="3C52F14C" w:rsidR="001F137E" w:rsidRPr="000615A5" w:rsidRDefault="00751BC9" w:rsidP="00A83C8B">
            <w:pPr>
              <w:pStyle w:val="TABLE-col-heading"/>
            </w:pPr>
            <w:r>
              <w:t>Verb action on noun</w:t>
            </w:r>
          </w:p>
        </w:tc>
      </w:tr>
      <w:tr w:rsidR="001F137E" w:rsidRPr="000615A5" w14:paraId="6BC71BDE" w14:textId="77777777" w:rsidTr="00751BC9">
        <w:tc>
          <w:tcPr>
            <w:tcW w:w="1620" w:type="dxa"/>
            <w:shd w:val="clear" w:color="auto" w:fill="auto"/>
          </w:tcPr>
          <w:p w14:paraId="1AD35953" w14:textId="77777777" w:rsidR="001F137E" w:rsidRPr="000615A5" w:rsidRDefault="001F137E" w:rsidP="00A83C8B">
            <w:pPr>
              <w:pStyle w:val="TABLE-cell"/>
            </w:pPr>
            <w:r w:rsidRPr="000615A5">
              <w:t>IDs specified</w:t>
            </w:r>
          </w:p>
        </w:tc>
        <w:tc>
          <w:tcPr>
            <w:tcW w:w="7560" w:type="dxa"/>
            <w:shd w:val="clear" w:color="auto" w:fill="auto"/>
          </w:tcPr>
          <w:p w14:paraId="39168478" w14:textId="54D6D6F3" w:rsidR="001F137E" w:rsidRPr="000615A5" w:rsidRDefault="001F137E" w:rsidP="00A83C8B">
            <w:pPr>
              <w:pStyle w:val="TABLE-cell"/>
            </w:pPr>
            <w:r w:rsidRPr="000615A5">
              <w:t xml:space="preserve">GET: Shall define a request that the receiver is to return, in a SHOW message, all attributes and subobjects of a </w:t>
            </w:r>
            <w:r w:rsidRPr="000615A5">
              <w:rPr>
                <w:i/>
              </w:rPr>
              <w:t>Work Performance</w:t>
            </w:r>
            <w:r w:rsidRPr="000615A5">
              <w:t xml:space="preserve">.  See </w:t>
            </w:r>
            <w:r w:rsidRPr="000615A5">
              <w:fldChar w:fldCharType="begin"/>
            </w:r>
            <w:r w:rsidRPr="000615A5">
              <w:instrText xml:space="preserve"> REF _Ref325561953 </w:instrText>
            </w:r>
            <w:r w:rsidR="00A83C8B" w:rsidRPr="000615A5">
              <w:instrText xml:space="preserve"> \* MERGEFORMAT </w:instrText>
            </w:r>
            <w:r w:rsidRPr="000615A5">
              <w:fldChar w:fldCharType="separate"/>
            </w:r>
            <w:r w:rsidR="00036893" w:rsidRPr="000615A5">
              <w:t xml:space="preserve">Table </w:t>
            </w:r>
            <w:r w:rsidR="00036893">
              <w:t>58</w:t>
            </w:r>
            <w:r w:rsidRPr="000615A5">
              <w:fldChar w:fldCharType="end"/>
            </w:r>
            <w:r w:rsidRPr="000615A5">
              <w:t xml:space="preserve"> for additional selection criteria.</w:t>
            </w:r>
          </w:p>
          <w:p w14:paraId="2FE4B5BA" w14:textId="77777777" w:rsidR="001F137E" w:rsidRPr="000615A5" w:rsidRDefault="001F137E" w:rsidP="00A83C8B">
            <w:pPr>
              <w:pStyle w:val="TABLE-cell"/>
            </w:pPr>
            <w:r w:rsidRPr="000615A5">
              <w:t xml:space="preserve">PROCESS: Shall define a request that the receiver is to add </w:t>
            </w:r>
            <w:r w:rsidRPr="000615A5">
              <w:rPr>
                <w:i/>
              </w:rPr>
              <w:t>Work Performances</w:t>
            </w:r>
            <w:r w:rsidRPr="000615A5">
              <w:t xml:space="preserve">. The message defines suggested IDs for the </w:t>
            </w:r>
            <w:r w:rsidRPr="000615A5">
              <w:rPr>
                <w:i/>
              </w:rPr>
              <w:t>Work Performances</w:t>
            </w:r>
            <w:r w:rsidRPr="000615A5">
              <w:t xml:space="preserve">, values for the attributes and subobjects. The receiver adds the </w:t>
            </w:r>
            <w:r w:rsidRPr="000615A5">
              <w:rPr>
                <w:i/>
              </w:rPr>
              <w:t>Work Performances</w:t>
            </w:r>
            <w:r w:rsidRPr="000615A5">
              <w:t xml:space="preserve"> and assigns IDs.  The assigned IDs shall be returned in the ACKNOWLEDGE message.</w:t>
            </w:r>
          </w:p>
          <w:p w14:paraId="741C7B02" w14:textId="77777777" w:rsidR="001F137E" w:rsidRPr="000615A5" w:rsidRDefault="001F137E" w:rsidP="00A83C8B">
            <w:pPr>
              <w:pStyle w:val="TABLE-cell"/>
            </w:pPr>
            <w:r w:rsidRPr="000615A5">
              <w:t xml:space="preserve">CHANGE: Shall define a request that the receiver is to change the specified attributes and subobjects of the </w:t>
            </w:r>
            <w:r w:rsidRPr="000615A5">
              <w:rPr>
                <w:i/>
              </w:rPr>
              <w:t>Work Performances.</w:t>
            </w:r>
            <w:r w:rsidRPr="000615A5">
              <w:t xml:space="preserve">  The assumption is the new </w:t>
            </w:r>
            <w:r w:rsidRPr="000615A5">
              <w:rPr>
                <w:i/>
              </w:rPr>
              <w:t>Work Performance is</w:t>
            </w:r>
            <w:r w:rsidRPr="000615A5">
              <w:t xml:space="preserve"> the complete type definition and that the previous </w:t>
            </w:r>
            <w:r w:rsidRPr="000615A5">
              <w:rPr>
                <w:i/>
              </w:rPr>
              <w:t>Work Performance is</w:t>
            </w:r>
            <w:r w:rsidRPr="000615A5">
              <w:t xml:space="preserve"> cancelled and the new </w:t>
            </w:r>
            <w:r w:rsidRPr="000615A5">
              <w:rPr>
                <w:i/>
              </w:rPr>
              <w:t xml:space="preserve">Work Performance </w:t>
            </w:r>
            <w:r w:rsidRPr="000615A5">
              <w:t>is added.  A RESPOND message may be used to communicate agreement, disagreement, or changes made to the CHANGE message data.</w:t>
            </w:r>
          </w:p>
          <w:p w14:paraId="03A7DEC9" w14:textId="77777777" w:rsidR="001F137E" w:rsidRPr="000615A5" w:rsidRDefault="001F137E" w:rsidP="00A83C8B">
            <w:pPr>
              <w:pStyle w:val="TABLE-cell"/>
            </w:pPr>
            <w:r w:rsidRPr="000615A5">
              <w:lastRenderedPageBreak/>
              <w:t xml:space="preserve">CANCEL: Shall define a request that the receiver is to cancel the specified </w:t>
            </w:r>
            <w:r w:rsidRPr="000615A5">
              <w:rPr>
                <w:i/>
              </w:rPr>
              <w:t>Work Performances</w:t>
            </w:r>
            <w:r w:rsidRPr="000615A5">
              <w:t>.</w:t>
            </w:r>
          </w:p>
          <w:p w14:paraId="5A1A7D97" w14:textId="77777777" w:rsidR="001F137E" w:rsidRPr="000615A5" w:rsidRDefault="001F137E" w:rsidP="00A83C8B">
            <w:pPr>
              <w:pStyle w:val="TABLE-cell"/>
            </w:pPr>
            <w:r w:rsidRPr="000615A5">
              <w:t xml:space="preserve">SYNC ADD: Shall define a request that the receiver is to add the specified </w:t>
            </w:r>
            <w:r w:rsidRPr="000615A5">
              <w:rPr>
                <w:i/>
              </w:rPr>
              <w:t>Work Performances</w:t>
            </w:r>
            <w:r w:rsidRPr="000615A5">
              <w:t xml:space="preserve">, attributes and subobjects. </w:t>
            </w:r>
          </w:p>
          <w:p w14:paraId="4550E904" w14:textId="77777777" w:rsidR="001F137E" w:rsidRPr="000615A5" w:rsidRDefault="001F137E" w:rsidP="00A83C8B">
            <w:pPr>
              <w:pStyle w:val="TABLE-cell"/>
            </w:pPr>
            <w:r w:rsidRPr="000615A5">
              <w:t xml:space="preserve">SYNC CHANGE: Shall define a request that the receiver is to change the specified attributes and subobjects of the </w:t>
            </w:r>
            <w:r w:rsidRPr="000615A5">
              <w:rPr>
                <w:i/>
              </w:rPr>
              <w:t>Work Performances</w:t>
            </w:r>
            <w:r w:rsidRPr="000615A5">
              <w:t xml:space="preserve">. The assumption is the new </w:t>
            </w:r>
            <w:r w:rsidRPr="000615A5">
              <w:rPr>
                <w:i/>
              </w:rPr>
              <w:t>Work Performance is</w:t>
            </w:r>
            <w:r w:rsidRPr="000615A5">
              <w:t xml:space="preserve"> the complete type definition and that the previous </w:t>
            </w:r>
            <w:r w:rsidRPr="000615A5">
              <w:rPr>
                <w:i/>
              </w:rPr>
              <w:t>Work Performance is</w:t>
            </w:r>
            <w:r w:rsidRPr="000615A5">
              <w:t xml:space="preserve"> deleted and the new </w:t>
            </w:r>
            <w:r w:rsidRPr="000615A5">
              <w:rPr>
                <w:i/>
              </w:rPr>
              <w:t xml:space="preserve">Work Performance </w:t>
            </w:r>
            <w:r w:rsidRPr="000615A5">
              <w:t xml:space="preserve">is added.  </w:t>
            </w:r>
          </w:p>
          <w:p w14:paraId="19F904B6" w14:textId="1F4DFAF2" w:rsidR="009C2673" w:rsidRDefault="001F137E" w:rsidP="009C2673">
            <w:pPr>
              <w:pStyle w:val="TABLE-cell"/>
              <w:rPr>
                <w:ins w:id="2887" w:author="Dennis Brandl" w:date="2018-03-03T07:10:00Z"/>
              </w:rPr>
            </w:pPr>
            <w:r w:rsidRPr="000615A5">
              <w:t xml:space="preserve">SYNC DELETE: Shall define a request that the receiver is to delete the specified </w:t>
            </w:r>
            <w:r w:rsidRPr="000615A5">
              <w:rPr>
                <w:i/>
              </w:rPr>
              <w:t>Work Performances</w:t>
            </w:r>
            <w:r w:rsidRPr="000615A5">
              <w:t>.</w:t>
            </w:r>
            <w:ins w:id="2888" w:author="Dennis Brandl" w:date="2018-03-03T07:10:00Z">
              <w:r w:rsidR="009C2673">
                <w:t xml:space="preserve"> </w:t>
              </w:r>
            </w:ins>
          </w:p>
          <w:p w14:paraId="4C080C27" w14:textId="749A481C" w:rsidR="001F137E" w:rsidRPr="000615A5" w:rsidRDefault="009C2673" w:rsidP="009C2673">
            <w:pPr>
              <w:pStyle w:val="TABLE-cell"/>
            </w:pPr>
            <w:ins w:id="2889" w:author="Dennis Brandl" w:date="2018-03-03T07:10:00Z">
              <w:r>
                <w:t xml:space="preserve">NOTIFY: Shall define the creation of a new </w:t>
              </w:r>
              <w:r>
                <w:rPr>
                  <w:i/>
                </w:rPr>
                <w:t>Work Performance</w:t>
              </w:r>
              <w:r>
                <w:t>.</w:t>
              </w:r>
            </w:ins>
          </w:p>
        </w:tc>
      </w:tr>
      <w:tr w:rsidR="001F137E" w:rsidRPr="000615A5" w14:paraId="47BEA3E5" w14:textId="77777777" w:rsidTr="00751BC9">
        <w:tc>
          <w:tcPr>
            <w:tcW w:w="1620" w:type="dxa"/>
            <w:shd w:val="clear" w:color="auto" w:fill="auto"/>
          </w:tcPr>
          <w:p w14:paraId="5084FC79" w14:textId="77777777" w:rsidR="001F137E" w:rsidRPr="000615A5" w:rsidRDefault="001F137E" w:rsidP="00A83C8B">
            <w:pPr>
              <w:pStyle w:val="TABLE-cell"/>
            </w:pPr>
            <w:r w:rsidRPr="000615A5">
              <w:t>&lt;not specified&gt;</w:t>
            </w:r>
          </w:p>
        </w:tc>
        <w:tc>
          <w:tcPr>
            <w:tcW w:w="7560" w:type="dxa"/>
            <w:shd w:val="clear" w:color="auto" w:fill="auto"/>
          </w:tcPr>
          <w:p w14:paraId="18D68C4B" w14:textId="77777777" w:rsidR="001F137E" w:rsidRPr="000615A5" w:rsidRDefault="001F137E" w:rsidP="00A83C8B">
            <w:pPr>
              <w:pStyle w:val="TABLE-cell"/>
            </w:pPr>
            <w:r w:rsidRPr="000615A5">
              <w:t>GET: Error.</w:t>
            </w:r>
          </w:p>
          <w:p w14:paraId="79D0E705" w14:textId="77777777" w:rsidR="001F137E" w:rsidRPr="000615A5" w:rsidRDefault="001F137E" w:rsidP="00A83C8B">
            <w:pPr>
              <w:pStyle w:val="TABLE-cell"/>
            </w:pPr>
            <w:r w:rsidRPr="000615A5">
              <w:t>PROCESS: Error.</w:t>
            </w:r>
          </w:p>
          <w:p w14:paraId="5E3B997C" w14:textId="77777777" w:rsidR="001F137E" w:rsidRPr="000615A5" w:rsidRDefault="001F137E" w:rsidP="00A83C8B">
            <w:pPr>
              <w:pStyle w:val="TABLE-cell"/>
            </w:pPr>
            <w:r w:rsidRPr="000615A5">
              <w:t xml:space="preserve">CHANGE: Error. </w:t>
            </w:r>
          </w:p>
          <w:p w14:paraId="2F7C0ED4" w14:textId="77777777" w:rsidR="001F137E" w:rsidRPr="000615A5" w:rsidRDefault="001F137E" w:rsidP="00A83C8B">
            <w:pPr>
              <w:pStyle w:val="TABLE-cell"/>
            </w:pPr>
            <w:r w:rsidRPr="000615A5">
              <w:t xml:space="preserve">CANCEL: Error. </w:t>
            </w:r>
          </w:p>
          <w:p w14:paraId="45519A41" w14:textId="77777777" w:rsidR="001F137E" w:rsidRPr="000615A5" w:rsidRDefault="001F137E" w:rsidP="00A83C8B">
            <w:pPr>
              <w:pStyle w:val="TABLE-cell"/>
            </w:pPr>
            <w:r w:rsidRPr="000615A5">
              <w:t xml:space="preserve">SYNC ADD: Error. </w:t>
            </w:r>
          </w:p>
          <w:p w14:paraId="66979524" w14:textId="77777777" w:rsidR="001F137E" w:rsidRPr="000615A5" w:rsidRDefault="001F137E" w:rsidP="00A83C8B">
            <w:pPr>
              <w:pStyle w:val="TABLE-cell"/>
            </w:pPr>
            <w:r w:rsidRPr="000615A5">
              <w:t>SYNC CHANGE: Error.</w:t>
            </w:r>
          </w:p>
          <w:p w14:paraId="5DCD3D9A" w14:textId="77777777" w:rsidR="001F137E" w:rsidRDefault="001F137E" w:rsidP="00A83C8B">
            <w:pPr>
              <w:pStyle w:val="TABLE-cell"/>
              <w:rPr>
                <w:ins w:id="2890" w:author="Dennis Brandl" w:date="2018-03-03T07:10:00Z"/>
              </w:rPr>
            </w:pPr>
            <w:r w:rsidRPr="000615A5">
              <w:t>SYNC DELETE: Error.</w:t>
            </w:r>
          </w:p>
          <w:p w14:paraId="604164A3" w14:textId="25C11849" w:rsidR="009C2673" w:rsidRPr="000615A5" w:rsidRDefault="009C2673" w:rsidP="00A83C8B">
            <w:pPr>
              <w:pStyle w:val="TABLE-cell"/>
            </w:pPr>
            <w:ins w:id="2891" w:author="Dennis Brandl" w:date="2018-03-03T07:10:00Z">
              <w:r>
                <w:t>NOTIFY: Error.</w:t>
              </w:r>
            </w:ins>
          </w:p>
        </w:tc>
      </w:tr>
      <w:tr w:rsidR="001F137E" w:rsidRPr="000615A5" w14:paraId="78788005" w14:textId="77777777" w:rsidTr="00751BC9">
        <w:tc>
          <w:tcPr>
            <w:tcW w:w="1620" w:type="dxa"/>
            <w:shd w:val="clear" w:color="auto" w:fill="auto"/>
          </w:tcPr>
          <w:p w14:paraId="77A26A7F" w14:textId="77777777" w:rsidR="001F137E" w:rsidRPr="000615A5" w:rsidRDefault="001F137E" w:rsidP="00A83C8B">
            <w:pPr>
              <w:pStyle w:val="TABLE-cell"/>
            </w:pPr>
            <w:r w:rsidRPr="000615A5">
              <w:t>Wildcard specified</w:t>
            </w:r>
          </w:p>
        </w:tc>
        <w:tc>
          <w:tcPr>
            <w:tcW w:w="7560" w:type="dxa"/>
            <w:shd w:val="clear" w:color="auto" w:fill="auto"/>
          </w:tcPr>
          <w:p w14:paraId="2CDC6FF7" w14:textId="32DCDAFB" w:rsidR="001F137E" w:rsidRPr="000615A5" w:rsidRDefault="001F137E" w:rsidP="00A83C8B">
            <w:pPr>
              <w:pStyle w:val="TABLE-cell"/>
            </w:pPr>
            <w:r w:rsidRPr="000615A5">
              <w:t xml:space="preserve">GET: Shall define a request that the receiver is to return, in a SHOW message, all attributes and subobjects about all </w:t>
            </w:r>
            <w:r w:rsidRPr="000615A5">
              <w:rPr>
                <w:i/>
              </w:rPr>
              <w:t>Work Performances</w:t>
            </w:r>
            <w:r w:rsidRPr="000615A5">
              <w:t xml:space="preserve"> identified by the wildcard.  See </w:t>
            </w:r>
            <w:r w:rsidRPr="000615A5">
              <w:fldChar w:fldCharType="begin"/>
            </w:r>
            <w:r w:rsidRPr="000615A5">
              <w:instrText xml:space="preserve"> REF _Ref325561953 </w:instrText>
            </w:r>
            <w:r w:rsidR="00A83C8B" w:rsidRPr="000615A5">
              <w:instrText xml:space="preserve"> \* MERGEFORMAT </w:instrText>
            </w:r>
            <w:r w:rsidRPr="000615A5">
              <w:fldChar w:fldCharType="separate"/>
            </w:r>
            <w:r w:rsidR="00036893" w:rsidRPr="000615A5">
              <w:t xml:space="preserve">Table </w:t>
            </w:r>
            <w:r w:rsidR="00036893">
              <w:t>58</w:t>
            </w:r>
            <w:r w:rsidRPr="000615A5">
              <w:fldChar w:fldCharType="end"/>
            </w:r>
            <w:r w:rsidRPr="000615A5">
              <w:t xml:space="preserve"> for additional selection criteria.</w:t>
            </w:r>
          </w:p>
          <w:p w14:paraId="1FC02AE1" w14:textId="77777777" w:rsidR="001F137E" w:rsidRPr="000615A5" w:rsidRDefault="001F137E" w:rsidP="00A83C8B">
            <w:pPr>
              <w:pStyle w:val="TABLE-cell"/>
            </w:pPr>
            <w:r w:rsidRPr="000615A5">
              <w:t>PROCESS: Error.</w:t>
            </w:r>
          </w:p>
          <w:p w14:paraId="2A39AC8B" w14:textId="77777777" w:rsidR="001F137E" w:rsidRPr="000615A5" w:rsidRDefault="001F137E" w:rsidP="00A83C8B">
            <w:pPr>
              <w:pStyle w:val="TABLE-cell"/>
            </w:pPr>
            <w:r w:rsidRPr="000615A5">
              <w:t>CHANGE: Error.</w:t>
            </w:r>
          </w:p>
          <w:p w14:paraId="019D09D2" w14:textId="77777777" w:rsidR="001F137E" w:rsidRPr="000615A5" w:rsidRDefault="001F137E" w:rsidP="00A83C8B">
            <w:pPr>
              <w:pStyle w:val="TABLE-cell"/>
            </w:pPr>
            <w:r w:rsidRPr="000615A5">
              <w:t xml:space="preserve">CANCEL: Shall define a request that the receiver is to cancel all </w:t>
            </w:r>
            <w:r w:rsidRPr="000615A5">
              <w:rPr>
                <w:i/>
              </w:rPr>
              <w:t>Work Performances</w:t>
            </w:r>
            <w:r w:rsidRPr="000615A5">
              <w:t xml:space="preserve"> matching the wildcard. </w:t>
            </w:r>
          </w:p>
          <w:p w14:paraId="008E6F0C" w14:textId="77777777" w:rsidR="001F137E" w:rsidRPr="000615A5" w:rsidRDefault="001F137E" w:rsidP="00A83C8B">
            <w:pPr>
              <w:pStyle w:val="TABLE-cell"/>
            </w:pPr>
            <w:r w:rsidRPr="000615A5">
              <w:t xml:space="preserve">SYNC ADD: Error. </w:t>
            </w:r>
          </w:p>
          <w:p w14:paraId="7346C3D9" w14:textId="77777777" w:rsidR="001F137E" w:rsidRPr="000615A5" w:rsidRDefault="001F137E" w:rsidP="00A83C8B">
            <w:pPr>
              <w:pStyle w:val="TABLE-cell"/>
            </w:pPr>
            <w:r w:rsidRPr="000615A5">
              <w:t>SYNC CHANGE: Error.</w:t>
            </w:r>
          </w:p>
          <w:p w14:paraId="7BCD6C1A" w14:textId="77777777" w:rsidR="001F137E" w:rsidRDefault="001F137E" w:rsidP="00A83C8B">
            <w:pPr>
              <w:pStyle w:val="TABLE-cell"/>
              <w:rPr>
                <w:ins w:id="2892" w:author="Dennis Brandl" w:date="2018-03-03T07:10:00Z"/>
              </w:rPr>
            </w:pPr>
            <w:r w:rsidRPr="000615A5">
              <w:t xml:space="preserve">SYNC DELETE: Shall define a request that the receiver is to delete all </w:t>
            </w:r>
            <w:r w:rsidRPr="000615A5">
              <w:rPr>
                <w:i/>
              </w:rPr>
              <w:t>Work Performances</w:t>
            </w:r>
            <w:r w:rsidRPr="000615A5">
              <w:t xml:space="preserve"> matching the wildcard.</w:t>
            </w:r>
          </w:p>
          <w:p w14:paraId="7CD452C6" w14:textId="12B91B82" w:rsidR="009C2673" w:rsidRPr="000615A5" w:rsidRDefault="009C2673" w:rsidP="00A83C8B">
            <w:pPr>
              <w:pStyle w:val="TABLE-cell"/>
            </w:pPr>
            <w:ins w:id="2893" w:author="Dennis Brandl" w:date="2018-03-03T07:10:00Z">
              <w:r>
                <w:t>NOTIFY: Error.</w:t>
              </w:r>
            </w:ins>
          </w:p>
        </w:tc>
      </w:tr>
    </w:tbl>
    <w:p w14:paraId="41D43707" w14:textId="77777777" w:rsidR="001F137E" w:rsidRPr="000615A5" w:rsidRDefault="001F137E" w:rsidP="00833722">
      <w:pPr>
        <w:pStyle w:val="NOTE"/>
      </w:pPr>
    </w:p>
    <w:p w14:paraId="2F918DDA" w14:textId="560ED604" w:rsidR="00A83C8B" w:rsidRPr="000615A5" w:rsidRDefault="00A83C8B" w:rsidP="00833722">
      <w:pPr>
        <w:pStyle w:val="TABLE-title"/>
      </w:pPr>
      <w:bookmarkStart w:id="2894" w:name="_Ref415035745"/>
      <w:bookmarkStart w:id="2895" w:name="_Toc483857407"/>
      <w:r w:rsidRPr="000615A5">
        <w:t xml:space="preserve">Table </w:t>
      </w:r>
      <w:r w:rsidRPr="000615A5">
        <w:fldChar w:fldCharType="begin"/>
      </w:r>
      <w:r w:rsidRPr="000615A5">
        <w:instrText xml:space="preserve"> SEQ Table \* ARABIC </w:instrText>
      </w:r>
      <w:r w:rsidRPr="000615A5">
        <w:fldChar w:fldCharType="separate"/>
      </w:r>
      <w:r w:rsidR="00036893">
        <w:rPr>
          <w:noProof/>
        </w:rPr>
        <w:t>54</w:t>
      </w:r>
      <w:r w:rsidRPr="000615A5">
        <w:fldChar w:fldCharType="end"/>
      </w:r>
      <w:bookmarkEnd w:id="2894"/>
      <w:r w:rsidRPr="000615A5">
        <w:t xml:space="preserve"> – Work performance element definitions for GET verb</w:t>
      </w:r>
      <w:bookmarkEnd w:id="28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5"/>
        <w:gridCol w:w="7257"/>
      </w:tblGrid>
      <w:tr w:rsidR="00751BC9" w:rsidRPr="00751BC9" w14:paraId="1015F775" w14:textId="77777777" w:rsidTr="00751BC9">
        <w:trPr>
          <w:tblHeader/>
        </w:trPr>
        <w:tc>
          <w:tcPr>
            <w:tcW w:w="1710" w:type="dxa"/>
            <w:shd w:val="clear" w:color="auto" w:fill="auto"/>
          </w:tcPr>
          <w:p w14:paraId="7DFBA7DA" w14:textId="1BE0076A" w:rsidR="00A83C8B" w:rsidRPr="00751BC9" w:rsidRDefault="00A83C8B" w:rsidP="00A83C8B">
            <w:pPr>
              <w:pStyle w:val="TABLE-col-heading"/>
            </w:pPr>
            <w:r w:rsidRPr="00751BC9">
              <w:t>Work Performance Element</w:t>
            </w:r>
          </w:p>
        </w:tc>
        <w:tc>
          <w:tcPr>
            <w:tcW w:w="7470" w:type="dxa"/>
            <w:shd w:val="clear" w:color="auto" w:fill="auto"/>
          </w:tcPr>
          <w:p w14:paraId="3A635739" w14:textId="77777777" w:rsidR="00A83C8B" w:rsidRPr="00751BC9" w:rsidRDefault="00A83C8B" w:rsidP="00A83C8B">
            <w:pPr>
              <w:pStyle w:val="TABLE-col-heading"/>
            </w:pPr>
            <w:r w:rsidRPr="00751BC9">
              <w:t>Returns</w:t>
            </w:r>
          </w:p>
        </w:tc>
      </w:tr>
      <w:tr w:rsidR="00751BC9" w:rsidRPr="00751BC9" w14:paraId="2272C370" w14:textId="77777777" w:rsidTr="00751BC9">
        <w:tc>
          <w:tcPr>
            <w:tcW w:w="1710" w:type="dxa"/>
            <w:shd w:val="clear" w:color="auto" w:fill="auto"/>
          </w:tcPr>
          <w:p w14:paraId="35C2FD80" w14:textId="77777777" w:rsidR="00A83C8B" w:rsidRPr="00751BC9" w:rsidRDefault="00A83C8B" w:rsidP="00A83C8B">
            <w:pPr>
              <w:pStyle w:val="TABLE-cell"/>
            </w:pPr>
            <w:r w:rsidRPr="00751BC9">
              <w:t>Work Type</w:t>
            </w:r>
          </w:p>
        </w:tc>
        <w:tc>
          <w:tcPr>
            <w:tcW w:w="7470" w:type="dxa"/>
            <w:shd w:val="clear" w:color="auto" w:fill="auto"/>
          </w:tcPr>
          <w:p w14:paraId="1483E19B" w14:textId="752A218B" w:rsidR="00A83C8B" w:rsidRPr="00751BC9" w:rsidRDefault="00A83C8B" w:rsidP="00A83C8B">
            <w:pPr>
              <w:pStyle w:val="TABLE-cell"/>
            </w:pPr>
            <w:r w:rsidRPr="00751BC9">
              <w:t xml:space="preserve">Specifies Work Performance information with Work Types that match the specified work type.  If not specified then the responder selects the </w:t>
            </w:r>
            <w:r w:rsidRPr="00751BC9">
              <w:rPr>
                <w:i/>
              </w:rPr>
              <w:t>Work Types</w:t>
            </w:r>
            <w:r w:rsidRPr="00751BC9">
              <w:t>.</w:t>
            </w:r>
          </w:p>
        </w:tc>
      </w:tr>
      <w:tr w:rsidR="00751BC9" w:rsidRPr="00751BC9" w14:paraId="0495AC3D" w14:textId="77777777" w:rsidTr="00751BC9">
        <w:tc>
          <w:tcPr>
            <w:tcW w:w="1710" w:type="dxa"/>
            <w:shd w:val="clear" w:color="auto" w:fill="auto"/>
          </w:tcPr>
          <w:p w14:paraId="27C06825" w14:textId="77777777" w:rsidR="00A83C8B" w:rsidRPr="00751BC9" w:rsidRDefault="00A83C8B" w:rsidP="00A83C8B">
            <w:pPr>
              <w:pStyle w:val="TABLE-cell"/>
            </w:pPr>
            <w:r w:rsidRPr="00751BC9">
              <w:t>Start Time</w:t>
            </w:r>
          </w:p>
        </w:tc>
        <w:tc>
          <w:tcPr>
            <w:tcW w:w="7470" w:type="dxa"/>
            <w:shd w:val="clear" w:color="auto" w:fill="auto"/>
          </w:tcPr>
          <w:p w14:paraId="1B681FB9" w14:textId="6C55CF00" w:rsidR="00A83C8B" w:rsidRPr="00751BC9" w:rsidRDefault="00A83C8B" w:rsidP="00A83C8B">
            <w:pPr>
              <w:pStyle w:val="TABLE-cell"/>
            </w:pPr>
            <w:r w:rsidRPr="00751BC9">
              <w:t xml:space="preserve">Specifies Work Performance information with Start Times after, and including the start time.  If not specified then the responder selects the </w:t>
            </w:r>
            <w:r w:rsidRPr="00751BC9">
              <w:rPr>
                <w:i/>
              </w:rPr>
              <w:t>Start Time</w:t>
            </w:r>
            <w:r w:rsidRPr="00751BC9">
              <w:t>.</w:t>
            </w:r>
          </w:p>
        </w:tc>
      </w:tr>
      <w:tr w:rsidR="00751BC9" w:rsidRPr="00751BC9" w14:paraId="47E0F8C4" w14:textId="77777777" w:rsidTr="00751BC9">
        <w:tc>
          <w:tcPr>
            <w:tcW w:w="1710" w:type="dxa"/>
            <w:shd w:val="clear" w:color="auto" w:fill="auto"/>
          </w:tcPr>
          <w:p w14:paraId="7CFD6431" w14:textId="77777777" w:rsidR="00A83C8B" w:rsidRPr="00751BC9" w:rsidRDefault="00A83C8B" w:rsidP="00A83C8B">
            <w:pPr>
              <w:pStyle w:val="TABLE-cell"/>
            </w:pPr>
            <w:r w:rsidRPr="00751BC9">
              <w:t>End Time</w:t>
            </w:r>
          </w:p>
        </w:tc>
        <w:tc>
          <w:tcPr>
            <w:tcW w:w="7470" w:type="dxa"/>
            <w:shd w:val="clear" w:color="auto" w:fill="auto"/>
          </w:tcPr>
          <w:p w14:paraId="1FF9A94F" w14:textId="32F3166E" w:rsidR="00A83C8B" w:rsidRPr="00751BC9" w:rsidRDefault="00A83C8B" w:rsidP="00A83C8B">
            <w:pPr>
              <w:pStyle w:val="TABLE-cell"/>
            </w:pPr>
            <w:r w:rsidRPr="00751BC9">
              <w:t xml:space="preserve">Specifies Work Performance information with End Times before, and including, the end time.  If not specified then the responder selects the </w:t>
            </w:r>
            <w:r w:rsidRPr="00751BC9">
              <w:rPr>
                <w:i/>
              </w:rPr>
              <w:t>End Time</w:t>
            </w:r>
            <w:r w:rsidRPr="00751BC9">
              <w:t>.</w:t>
            </w:r>
          </w:p>
        </w:tc>
      </w:tr>
      <w:tr w:rsidR="00751BC9" w:rsidRPr="00751BC9" w14:paraId="5CAC296F" w14:textId="77777777" w:rsidTr="00751BC9">
        <w:tc>
          <w:tcPr>
            <w:tcW w:w="1710" w:type="dxa"/>
            <w:shd w:val="clear" w:color="auto" w:fill="auto"/>
          </w:tcPr>
          <w:p w14:paraId="1CB45278" w14:textId="77777777" w:rsidR="00A83C8B" w:rsidRPr="00751BC9" w:rsidRDefault="00A83C8B" w:rsidP="00A83C8B">
            <w:pPr>
              <w:pStyle w:val="TABLE-cell"/>
            </w:pPr>
            <w:r w:rsidRPr="00751BC9">
              <w:t>Hierarchy Scope</w:t>
            </w:r>
          </w:p>
        </w:tc>
        <w:tc>
          <w:tcPr>
            <w:tcW w:w="7470" w:type="dxa"/>
            <w:shd w:val="clear" w:color="auto" w:fill="auto"/>
          </w:tcPr>
          <w:p w14:paraId="4CCC8236" w14:textId="32B0554D" w:rsidR="00A83C8B" w:rsidRPr="00751BC9" w:rsidRDefault="00A83C8B" w:rsidP="00A83C8B">
            <w:pPr>
              <w:pStyle w:val="TABLE-cell"/>
            </w:pPr>
            <w:r w:rsidRPr="00751BC9">
              <w:t xml:space="preserve">Specifies Work Performance information with Start Times for the specified scope in the role based equipment hierarchal. (e.g. A process cell, work center, production line, area, site, …). If not specified then the responder selects the </w:t>
            </w:r>
            <w:r w:rsidRPr="00751BC9">
              <w:rPr>
                <w:i/>
              </w:rPr>
              <w:t>Hierarchy Scope</w:t>
            </w:r>
            <w:r w:rsidRPr="00751BC9">
              <w:t xml:space="preserve">. </w:t>
            </w:r>
          </w:p>
        </w:tc>
      </w:tr>
    </w:tbl>
    <w:p w14:paraId="3266DF4E" w14:textId="77777777" w:rsidR="00A83C8B" w:rsidRPr="000615A5" w:rsidRDefault="00A83C8B" w:rsidP="00833722">
      <w:pPr>
        <w:pStyle w:val="NOTE"/>
      </w:pPr>
    </w:p>
    <w:p w14:paraId="054FE116" w14:textId="77777777" w:rsidR="001F137E" w:rsidRPr="000615A5" w:rsidRDefault="001F137E" w:rsidP="00833722">
      <w:pPr>
        <w:pStyle w:val="Heading3"/>
      </w:pPr>
      <w:bookmarkStart w:id="2896" w:name="_Toc507944963"/>
      <w:r w:rsidRPr="000615A5">
        <w:t>Job response verbs</w:t>
      </w:r>
      <w:bookmarkEnd w:id="2896"/>
    </w:p>
    <w:p w14:paraId="647ABECA" w14:textId="23036072" w:rsidR="001F137E" w:rsidRPr="000615A5" w:rsidRDefault="00672F56" w:rsidP="00A83C8B">
      <w:pPr>
        <w:pStyle w:val="PARAGRAPH"/>
      </w:pPr>
      <w:r>
        <w:t>All verbs</w:t>
      </w:r>
      <w:r w:rsidR="009A3909">
        <w:t xml:space="preserve"> </w:t>
      </w:r>
      <w:r>
        <w:t>shall be valid</w:t>
      </w:r>
      <w:r w:rsidR="001F137E" w:rsidRPr="000615A5">
        <w:t xml:space="preserve"> for a </w:t>
      </w:r>
      <w:r w:rsidR="001F137E" w:rsidRPr="00751BC9">
        <w:rPr>
          <w:i/>
        </w:rPr>
        <w:t>Job Response</w:t>
      </w:r>
      <w:r w:rsidR="001F137E" w:rsidRPr="000615A5">
        <w:t xml:space="preserve"> noun.   </w:t>
      </w:r>
    </w:p>
    <w:p w14:paraId="53F63541" w14:textId="77777777" w:rsidR="001F137E" w:rsidRPr="000615A5" w:rsidRDefault="001F137E" w:rsidP="00833722">
      <w:pPr>
        <w:pStyle w:val="Heading3"/>
      </w:pPr>
      <w:bookmarkStart w:id="2897" w:name="_Toc507944964"/>
      <w:r w:rsidRPr="000615A5">
        <w:t>Job response verb actions</w:t>
      </w:r>
      <w:bookmarkEnd w:id="2897"/>
    </w:p>
    <w:p w14:paraId="2765F1B4" w14:textId="4AD06751" w:rsidR="001F137E" w:rsidRPr="000615A5" w:rsidRDefault="001F137E" w:rsidP="00833722">
      <w:pPr>
        <w:pStyle w:val="PARAGRAPH"/>
      </w:pPr>
      <w:r w:rsidRPr="000615A5">
        <w:t xml:space="preserve">The actions performed on a </w:t>
      </w:r>
      <w:r w:rsidRPr="00751BC9">
        <w:rPr>
          <w:i/>
        </w:rPr>
        <w:t>Job Response</w:t>
      </w:r>
      <w:r w:rsidRPr="000615A5">
        <w:t xml:space="preserve"> </w:t>
      </w:r>
      <w:r w:rsidR="00751BC9">
        <w:t>noun are defined in</w:t>
      </w:r>
      <w:r w:rsidRPr="000615A5">
        <w:t xml:space="preserve"> </w:t>
      </w:r>
      <w:r w:rsidRPr="000615A5">
        <w:fldChar w:fldCharType="begin"/>
      </w:r>
      <w:r w:rsidRPr="000615A5">
        <w:instrText xml:space="preserve"> REF _Ref325462699 </w:instrText>
      </w:r>
      <w:r w:rsidRPr="000615A5">
        <w:fldChar w:fldCharType="separate"/>
      </w:r>
      <w:r w:rsidR="00036893" w:rsidRPr="000615A5">
        <w:t xml:space="preserve">Table </w:t>
      </w:r>
      <w:r w:rsidR="00036893">
        <w:rPr>
          <w:noProof/>
        </w:rPr>
        <w:t>55</w:t>
      </w:r>
      <w:r w:rsidRPr="000615A5">
        <w:fldChar w:fldCharType="end"/>
      </w:r>
      <w:r w:rsidRPr="000615A5">
        <w:t>.</w:t>
      </w:r>
      <w:r w:rsidR="00A546B2">
        <w:t xml:space="preserve"> </w:t>
      </w:r>
      <w:r w:rsidR="00A546B2" w:rsidRPr="000615A5">
        <w:t xml:space="preserve">The additional attributes for the GET verb for </w:t>
      </w:r>
      <w:r w:rsidR="00A546B2">
        <w:rPr>
          <w:i/>
        </w:rPr>
        <w:t>Job Response</w:t>
      </w:r>
      <w:r w:rsidR="00A546B2" w:rsidRPr="000615A5">
        <w:t xml:space="preserve"> are defined in</w:t>
      </w:r>
      <w:r w:rsidR="00A546B2">
        <w:t xml:space="preserve"> </w:t>
      </w:r>
      <w:r w:rsidR="00A546B2">
        <w:fldChar w:fldCharType="begin"/>
      </w:r>
      <w:r w:rsidR="00A546B2">
        <w:instrText xml:space="preserve"> REF _Ref433279114 </w:instrText>
      </w:r>
      <w:r w:rsidR="00A546B2">
        <w:fldChar w:fldCharType="separate"/>
      </w:r>
      <w:r w:rsidR="00036893" w:rsidRPr="000615A5">
        <w:t xml:space="preserve">Table </w:t>
      </w:r>
      <w:r w:rsidR="00036893">
        <w:rPr>
          <w:noProof/>
        </w:rPr>
        <w:t>56</w:t>
      </w:r>
      <w:r w:rsidR="00A546B2">
        <w:fldChar w:fldCharType="end"/>
      </w:r>
      <w:r w:rsidR="00A546B2">
        <w:t>.</w:t>
      </w:r>
    </w:p>
    <w:p w14:paraId="0CF6603C" w14:textId="31230788" w:rsidR="001F137E" w:rsidRPr="000615A5" w:rsidRDefault="001F137E" w:rsidP="00833722">
      <w:pPr>
        <w:pStyle w:val="TABLE-title"/>
      </w:pPr>
      <w:bookmarkStart w:id="2898" w:name="_Ref325462699"/>
      <w:bookmarkStart w:id="2899" w:name="_Toc483857408"/>
      <w:r w:rsidRPr="000615A5">
        <w:lastRenderedPageBreak/>
        <w:t xml:space="preserve">Table </w:t>
      </w:r>
      <w:r w:rsidRPr="000615A5">
        <w:fldChar w:fldCharType="begin"/>
      </w:r>
      <w:r w:rsidRPr="000615A5">
        <w:instrText xml:space="preserve"> SEQ Table \* ARABIC </w:instrText>
      </w:r>
      <w:r w:rsidRPr="000615A5">
        <w:fldChar w:fldCharType="separate"/>
      </w:r>
      <w:r w:rsidR="00036893">
        <w:rPr>
          <w:noProof/>
        </w:rPr>
        <w:t>55</w:t>
      </w:r>
      <w:r w:rsidRPr="000615A5">
        <w:fldChar w:fldCharType="end"/>
      </w:r>
      <w:bookmarkEnd w:id="2898"/>
      <w:r w:rsidRPr="000615A5">
        <w:t xml:space="preserve"> – Job response </w:t>
      </w:r>
      <w:r w:rsidRPr="000615A5">
        <w:rPr>
          <w:szCs w:val="24"/>
        </w:rPr>
        <w:t>verb actions</w:t>
      </w:r>
      <w:bookmarkEnd w:id="28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7326"/>
      </w:tblGrid>
      <w:tr w:rsidR="00751BC9" w:rsidRPr="00751BC9" w14:paraId="26CC34C1" w14:textId="77777777" w:rsidTr="00A546B2">
        <w:trPr>
          <w:tblHeader/>
        </w:trPr>
        <w:tc>
          <w:tcPr>
            <w:tcW w:w="1626" w:type="dxa"/>
            <w:shd w:val="clear" w:color="auto" w:fill="auto"/>
          </w:tcPr>
          <w:p w14:paraId="62D6891B" w14:textId="77777777" w:rsidR="001F137E" w:rsidRPr="00751BC9" w:rsidRDefault="001F137E" w:rsidP="00A83C8B">
            <w:pPr>
              <w:pStyle w:val="TABLE-col-heading"/>
            </w:pPr>
            <w:r w:rsidRPr="00751BC9">
              <w:t>Job Response ID</w:t>
            </w:r>
          </w:p>
        </w:tc>
        <w:tc>
          <w:tcPr>
            <w:tcW w:w="7328" w:type="dxa"/>
            <w:shd w:val="clear" w:color="auto" w:fill="auto"/>
            <w:vAlign w:val="center"/>
          </w:tcPr>
          <w:p w14:paraId="5B56AA32" w14:textId="7514A34A" w:rsidR="001F137E" w:rsidRPr="00751BC9" w:rsidRDefault="00751BC9" w:rsidP="00A83C8B">
            <w:pPr>
              <w:pStyle w:val="TABLE-col-heading"/>
            </w:pPr>
            <w:r w:rsidRPr="00751BC9">
              <w:t>Verb action on noun</w:t>
            </w:r>
          </w:p>
        </w:tc>
      </w:tr>
      <w:tr w:rsidR="00751BC9" w:rsidRPr="00751BC9" w14:paraId="399CDD78" w14:textId="77777777" w:rsidTr="00A546B2">
        <w:tc>
          <w:tcPr>
            <w:tcW w:w="1626" w:type="dxa"/>
            <w:shd w:val="clear" w:color="auto" w:fill="auto"/>
          </w:tcPr>
          <w:p w14:paraId="03109BDF" w14:textId="77777777" w:rsidR="001F137E" w:rsidRPr="00751BC9" w:rsidRDefault="001F137E" w:rsidP="00A83C8B">
            <w:pPr>
              <w:pStyle w:val="TABLE-cell"/>
            </w:pPr>
            <w:r w:rsidRPr="00751BC9">
              <w:t>IDs specified</w:t>
            </w:r>
          </w:p>
        </w:tc>
        <w:tc>
          <w:tcPr>
            <w:tcW w:w="7328" w:type="dxa"/>
            <w:shd w:val="clear" w:color="auto" w:fill="auto"/>
          </w:tcPr>
          <w:p w14:paraId="2F385FA1" w14:textId="0CCA4541" w:rsidR="001F137E" w:rsidRPr="00751BC9" w:rsidRDefault="001F137E" w:rsidP="00A83C8B">
            <w:pPr>
              <w:pStyle w:val="TABLE-cell"/>
            </w:pPr>
            <w:r w:rsidRPr="00751BC9">
              <w:t xml:space="preserve">GET: Shall define a request that the receiver is to return, in a SHOW message, all attributes and subobjects of a </w:t>
            </w:r>
            <w:r w:rsidRPr="00751BC9">
              <w:rPr>
                <w:i/>
              </w:rPr>
              <w:t>Job Response</w:t>
            </w:r>
            <w:r w:rsidRPr="00751BC9">
              <w:t xml:space="preserve">.  See </w:t>
            </w:r>
            <w:r w:rsidRPr="00751BC9">
              <w:fldChar w:fldCharType="begin"/>
            </w:r>
            <w:r w:rsidRPr="00751BC9">
              <w:instrText xml:space="preserve"> REF _Ref325561953 </w:instrText>
            </w:r>
            <w:r w:rsidR="00A83C8B" w:rsidRPr="00751BC9">
              <w:instrText xml:space="preserve"> \* MERGEFORMAT </w:instrText>
            </w:r>
            <w:r w:rsidRPr="00751BC9">
              <w:fldChar w:fldCharType="separate"/>
            </w:r>
            <w:r w:rsidR="00036893" w:rsidRPr="000615A5">
              <w:t xml:space="preserve">Table </w:t>
            </w:r>
            <w:r w:rsidR="00036893">
              <w:t>58</w:t>
            </w:r>
            <w:r w:rsidRPr="00751BC9">
              <w:fldChar w:fldCharType="end"/>
            </w:r>
            <w:r w:rsidRPr="00751BC9">
              <w:t xml:space="preserve"> for additional selection criteria.</w:t>
            </w:r>
          </w:p>
          <w:p w14:paraId="20B95E03" w14:textId="77777777" w:rsidR="001F137E" w:rsidRPr="00751BC9" w:rsidRDefault="001F137E" w:rsidP="00A83C8B">
            <w:pPr>
              <w:pStyle w:val="TABLE-cell"/>
            </w:pPr>
            <w:r w:rsidRPr="00751BC9">
              <w:t xml:space="preserve">PROCESS: Shall define a request that the receiver is to add </w:t>
            </w:r>
            <w:r w:rsidRPr="00751BC9">
              <w:rPr>
                <w:i/>
              </w:rPr>
              <w:t>Job Responses</w:t>
            </w:r>
            <w:r w:rsidRPr="00751BC9">
              <w:t xml:space="preserve">. The message defines suggested IDs for the </w:t>
            </w:r>
            <w:r w:rsidRPr="00751BC9">
              <w:rPr>
                <w:i/>
              </w:rPr>
              <w:t>Job Responses</w:t>
            </w:r>
            <w:r w:rsidRPr="00751BC9">
              <w:t xml:space="preserve">, values for the attributes and subobjects. The receiver adds the </w:t>
            </w:r>
            <w:r w:rsidRPr="00751BC9">
              <w:rPr>
                <w:i/>
              </w:rPr>
              <w:t>Job Responses</w:t>
            </w:r>
            <w:r w:rsidRPr="00751BC9">
              <w:t xml:space="preserve"> and assigns IDs.  The assigned IDs shall be returned in the ACKNOWLEDGE message.</w:t>
            </w:r>
          </w:p>
          <w:p w14:paraId="02585E41" w14:textId="77777777" w:rsidR="001F137E" w:rsidRPr="00751BC9" w:rsidRDefault="001F137E" w:rsidP="00A83C8B">
            <w:pPr>
              <w:pStyle w:val="TABLE-cell"/>
            </w:pPr>
            <w:r w:rsidRPr="00751BC9">
              <w:t xml:space="preserve">CHANGE: Shall define a request that the receiver is to change the specified attributes and subobjects of the </w:t>
            </w:r>
            <w:r w:rsidRPr="00751BC9">
              <w:rPr>
                <w:i/>
              </w:rPr>
              <w:t>Job Responses.</w:t>
            </w:r>
            <w:r w:rsidRPr="00751BC9">
              <w:t xml:space="preserve">  The assumption is the new </w:t>
            </w:r>
            <w:r w:rsidRPr="00751BC9">
              <w:rPr>
                <w:i/>
              </w:rPr>
              <w:t>Job Response is</w:t>
            </w:r>
            <w:r w:rsidRPr="00751BC9">
              <w:t xml:space="preserve"> the complete type definition and that the previous </w:t>
            </w:r>
            <w:r w:rsidRPr="00751BC9">
              <w:rPr>
                <w:i/>
              </w:rPr>
              <w:t>Job Response is</w:t>
            </w:r>
            <w:r w:rsidRPr="00751BC9">
              <w:t xml:space="preserve"> cancelled and the new </w:t>
            </w:r>
            <w:r w:rsidRPr="00751BC9">
              <w:rPr>
                <w:i/>
              </w:rPr>
              <w:t xml:space="preserve">Job Response </w:t>
            </w:r>
            <w:r w:rsidRPr="00751BC9">
              <w:t>is added.  A RESPOND message may be used to communicate agreement, disagreement, or changes made to the CHANGE message data.</w:t>
            </w:r>
          </w:p>
          <w:p w14:paraId="132489D4" w14:textId="77777777" w:rsidR="001F137E" w:rsidRPr="00751BC9" w:rsidRDefault="001F137E" w:rsidP="00A83C8B">
            <w:pPr>
              <w:pStyle w:val="TABLE-cell"/>
            </w:pPr>
            <w:r w:rsidRPr="00751BC9">
              <w:t xml:space="preserve">CANCEL: Shall define a request that the receiver is to cancel the specified </w:t>
            </w:r>
            <w:r w:rsidRPr="00751BC9">
              <w:rPr>
                <w:i/>
              </w:rPr>
              <w:t>Job Responses</w:t>
            </w:r>
            <w:r w:rsidRPr="00751BC9">
              <w:t>.</w:t>
            </w:r>
          </w:p>
          <w:p w14:paraId="7BC855EB" w14:textId="77777777" w:rsidR="001F137E" w:rsidRPr="00751BC9" w:rsidRDefault="001F137E" w:rsidP="00A83C8B">
            <w:pPr>
              <w:pStyle w:val="TABLE-cell"/>
            </w:pPr>
            <w:r w:rsidRPr="00751BC9">
              <w:t xml:space="preserve">SYNC ADD: Shall define a request that the receiver is to add the specified </w:t>
            </w:r>
            <w:r w:rsidRPr="00751BC9">
              <w:rPr>
                <w:i/>
              </w:rPr>
              <w:t>Job Responses</w:t>
            </w:r>
            <w:r w:rsidRPr="00751BC9">
              <w:t xml:space="preserve">, attributes and subobjects. </w:t>
            </w:r>
          </w:p>
          <w:p w14:paraId="4F95094A" w14:textId="77777777" w:rsidR="001F137E" w:rsidRPr="00751BC9" w:rsidRDefault="001F137E" w:rsidP="00A83C8B">
            <w:pPr>
              <w:pStyle w:val="TABLE-cell"/>
            </w:pPr>
            <w:r w:rsidRPr="00751BC9">
              <w:t xml:space="preserve">SYNC CHANGE: Shall define a request that the receiver is to change the specified attributes and subobjects of the </w:t>
            </w:r>
            <w:r w:rsidRPr="00751BC9">
              <w:rPr>
                <w:i/>
              </w:rPr>
              <w:t>Job Responses</w:t>
            </w:r>
            <w:r w:rsidRPr="00751BC9">
              <w:t xml:space="preserve">. The assumption is the new </w:t>
            </w:r>
            <w:r w:rsidRPr="00751BC9">
              <w:rPr>
                <w:i/>
              </w:rPr>
              <w:t>Job Response is</w:t>
            </w:r>
            <w:r w:rsidRPr="00751BC9">
              <w:t xml:space="preserve"> the complete type definition and that the previous </w:t>
            </w:r>
            <w:r w:rsidRPr="00751BC9">
              <w:rPr>
                <w:i/>
              </w:rPr>
              <w:t>Job Response is</w:t>
            </w:r>
            <w:r w:rsidRPr="00751BC9">
              <w:t xml:space="preserve"> deleted and the new </w:t>
            </w:r>
            <w:r w:rsidRPr="00751BC9">
              <w:rPr>
                <w:i/>
              </w:rPr>
              <w:t xml:space="preserve">Job Response </w:t>
            </w:r>
            <w:r w:rsidRPr="00751BC9">
              <w:t xml:space="preserve">is added.  </w:t>
            </w:r>
          </w:p>
          <w:p w14:paraId="3D66A7D5" w14:textId="3707EB31" w:rsidR="00824751" w:rsidRDefault="001F137E" w:rsidP="00824751">
            <w:pPr>
              <w:pStyle w:val="TABLE-cell"/>
              <w:rPr>
                <w:ins w:id="2900" w:author="Dennis Brandl" w:date="2018-03-03T07:10:00Z"/>
              </w:rPr>
            </w:pPr>
            <w:r w:rsidRPr="00751BC9">
              <w:t xml:space="preserve">SYNC DELETE: Shall define a request that the receiver is to delete the specified </w:t>
            </w:r>
            <w:r w:rsidRPr="00751BC9">
              <w:rPr>
                <w:i/>
              </w:rPr>
              <w:t>Job Responses</w:t>
            </w:r>
            <w:r w:rsidRPr="00751BC9">
              <w:t>.</w:t>
            </w:r>
            <w:ins w:id="2901" w:author="Dennis Brandl" w:date="2018-03-03T07:10:00Z">
              <w:r w:rsidR="00824751">
                <w:t xml:space="preserve"> </w:t>
              </w:r>
            </w:ins>
          </w:p>
          <w:p w14:paraId="23922B89" w14:textId="046F8498" w:rsidR="001F137E" w:rsidRPr="00751BC9" w:rsidRDefault="00824751" w:rsidP="00824751">
            <w:pPr>
              <w:pStyle w:val="TABLE-cell"/>
            </w:pPr>
            <w:ins w:id="2902" w:author="Dennis Brandl" w:date="2018-03-03T07:10:00Z">
              <w:r>
                <w:t xml:space="preserve">NOTIFY: Shall define the creation of a new </w:t>
              </w:r>
              <w:r>
                <w:rPr>
                  <w:i/>
                </w:rPr>
                <w:t>Job Response</w:t>
              </w:r>
              <w:r>
                <w:t>.</w:t>
              </w:r>
            </w:ins>
          </w:p>
        </w:tc>
      </w:tr>
      <w:tr w:rsidR="00751BC9" w:rsidRPr="00751BC9" w14:paraId="5690E8C9" w14:textId="77777777" w:rsidTr="00A546B2">
        <w:tc>
          <w:tcPr>
            <w:tcW w:w="1626" w:type="dxa"/>
            <w:shd w:val="clear" w:color="auto" w:fill="auto"/>
          </w:tcPr>
          <w:p w14:paraId="51E90EFF" w14:textId="77777777" w:rsidR="001F137E" w:rsidRPr="00751BC9" w:rsidRDefault="001F137E" w:rsidP="00A83C8B">
            <w:pPr>
              <w:pStyle w:val="TABLE-cell"/>
            </w:pPr>
            <w:r w:rsidRPr="00751BC9">
              <w:t>&lt;not specified&gt;</w:t>
            </w:r>
          </w:p>
        </w:tc>
        <w:tc>
          <w:tcPr>
            <w:tcW w:w="7328" w:type="dxa"/>
            <w:shd w:val="clear" w:color="auto" w:fill="auto"/>
          </w:tcPr>
          <w:p w14:paraId="74F134A2" w14:textId="77777777" w:rsidR="001F137E" w:rsidRPr="00751BC9" w:rsidRDefault="001F137E" w:rsidP="00A83C8B">
            <w:pPr>
              <w:pStyle w:val="TABLE-cell"/>
            </w:pPr>
            <w:r w:rsidRPr="00751BC9">
              <w:t>GET: Error.</w:t>
            </w:r>
          </w:p>
          <w:p w14:paraId="647D2F8C" w14:textId="77777777" w:rsidR="001F137E" w:rsidRPr="00751BC9" w:rsidRDefault="001F137E" w:rsidP="00A83C8B">
            <w:pPr>
              <w:pStyle w:val="TABLE-cell"/>
            </w:pPr>
            <w:r w:rsidRPr="00751BC9">
              <w:t>PROCESS: Error.</w:t>
            </w:r>
          </w:p>
          <w:p w14:paraId="31960213" w14:textId="77777777" w:rsidR="001F137E" w:rsidRPr="00751BC9" w:rsidRDefault="001F137E" w:rsidP="00A83C8B">
            <w:pPr>
              <w:pStyle w:val="TABLE-cell"/>
            </w:pPr>
            <w:r w:rsidRPr="00751BC9">
              <w:t xml:space="preserve">CHANGE: Error. </w:t>
            </w:r>
          </w:p>
          <w:p w14:paraId="62DA622D" w14:textId="77777777" w:rsidR="001F137E" w:rsidRPr="00751BC9" w:rsidRDefault="001F137E" w:rsidP="00A83C8B">
            <w:pPr>
              <w:pStyle w:val="TABLE-cell"/>
            </w:pPr>
            <w:r w:rsidRPr="00751BC9">
              <w:t xml:space="preserve">CANCEL: Error. </w:t>
            </w:r>
          </w:p>
          <w:p w14:paraId="6EF538ED" w14:textId="77777777" w:rsidR="001F137E" w:rsidRPr="00751BC9" w:rsidRDefault="001F137E" w:rsidP="00A83C8B">
            <w:pPr>
              <w:pStyle w:val="TABLE-cell"/>
            </w:pPr>
            <w:r w:rsidRPr="00751BC9">
              <w:t xml:space="preserve">SYNC ADD: Error. </w:t>
            </w:r>
          </w:p>
          <w:p w14:paraId="5095E178" w14:textId="77777777" w:rsidR="001F137E" w:rsidRPr="00751BC9" w:rsidRDefault="001F137E" w:rsidP="00A83C8B">
            <w:pPr>
              <w:pStyle w:val="TABLE-cell"/>
            </w:pPr>
            <w:r w:rsidRPr="00751BC9">
              <w:t>SYNC CHANGE: Error.</w:t>
            </w:r>
          </w:p>
          <w:p w14:paraId="453E7789" w14:textId="77777777" w:rsidR="001F137E" w:rsidRDefault="001F137E" w:rsidP="00A83C8B">
            <w:pPr>
              <w:pStyle w:val="TABLE-cell"/>
              <w:rPr>
                <w:ins w:id="2903" w:author="Dennis Brandl" w:date="2018-03-03T07:10:00Z"/>
              </w:rPr>
            </w:pPr>
            <w:r w:rsidRPr="00751BC9">
              <w:t>SYNC DELETE: Error.</w:t>
            </w:r>
          </w:p>
          <w:p w14:paraId="20F79EB9" w14:textId="087CA514" w:rsidR="00824751" w:rsidRPr="00751BC9" w:rsidRDefault="00824751" w:rsidP="00A83C8B">
            <w:pPr>
              <w:pStyle w:val="TABLE-cell"/>
            </w:pPr>
            <w:ins w:id="2904" w:author="Dennis Brandl" w:date="2018-03-03T07:10:00Z">
              <w:r>
                <w:t>NOTIFY: Error.</w:t>
              </w:r>
            </w:ins>
          </w:p>
        </w:tc>
      </w:tr>
      <w:tr w:rsidR="00751BC9" w:rsidRPr="00751BC9" w14:paraId="49FABC60" w14:textId="77777777" w:rsidTr="00A546B2">
        <w:tc>
          <w:tcPr>
            <w:tcW w:w="1626" w:type="dxa"/>
            <w:shd w:val="clear" w:color="auto" w:fill="auto"/>
          </w:tcPr>
          <w:p w14:paraId="103F4F19" w14:textId="77777777" w:rsidR="001F137E" w:rsidRPr="00751BC9" w:rsidRDefault="001F137E" w:rsidP="00A83C8B">
            <w:pPr>
              <w:pStyle w:val="TABLE-cell"/>
            </w:pPr>
            <w:r w:rsidRPr="00751BC9">
              <w:t>Wildcard specified</w:t>
            </w:r>
          </w:p>
        </w:tc>
        <w:tc>
          <w:tcPr>
            <w:tcW w:w="7328" w:type="dxa"/>
            <w:shd w:val="clear" w:color="auto" w:fill="auto"/>
          </w:tcPr>
          <w:p w14:paraId="67CA3105" w14:textId="22C13264" w:rsidR="001F137E" w:rsidRPr="00751BC9" w:rsidRDefault="001F137E" w:rsidP="00A83C8B">
            <w:pPr>
              <w:pStyle w:val="TABLE-cell"/>
            </w:pPr>
            <w:r w:rsidRPr="00751BC9">
              <w:t xml:space="preserve">GET: Shall define a request that the receiver is to return, in a SHOW message, all attributes and subobjects about all </w:t>
            </w:r>
            <w:r w:rsidRPr="00751BC9">
              <w:rPr>
                <w:i/>
              </w:rPr>
              <w:t>Job Responses</w:t>
            </w:r>
            <w:r w:rsidRPr="00751BC9">
              <w:t xml:space="preserve"> identified by the wildcard.  See </w:t>
            </w:r>
            <w:r w:rsidRPr="00751BC9">
              <w:fldChar w:fldCharType="begin"/>
            </w:r>
            <w:r w:rsidRPr="00751BC9">
              <w:instrText xml:space="preserve"> REF _Ref325561953 </w:instrText>
            </w:r>
            <w:r w:rsidR="00A83C8B" w:rsidRPr="00751BC9">
              <w:instrText xml:space="preserve"> \* MERGEFORMAT </w:instrText>
            </w:r>
            <w:r w:rsidRPr="00751BC9">
              <w:fldChar w:fldCharType="separate"/>
            </w:r>
            <w:r w:rsidR="00036893" w:rsidRPr="000615A5">
              <w:t xml:space="preserve">Table </w:t>
            </w:r>
            <w:r w:rsidR="00036893">
              <w:t>58</w:t>
            </w:r>
            <w:r w:rsidRPr="00751BC9">
              <w:fldChar w:fldCharType="end"/>
            </w:r>
            <w:r w:rsidRPr="00751BC9">
              <w:t xml:space="preserve"> for additional selection criteria. </w:t>
            </w:r>
          </w:p>
          <w:p w14:paraId="52C77CD5" w14:textId="77777777" w:rsidR="001F137E" w:rsidRPr="00751BC9" w:rsidRDefault="001F137E" w:rsidP="00A83C8B">
            <w:pPr>
              <w:pStyle w:val="TABLE-cell"/>
            </w:pPr>
            <w:r w:rsidRPr="00751BC9">
              <w:t>PROCESS: Error.</w:t>
            </w:r>
          </w:p>
          <w:p w14:paraId="4A0CE66C" w14:textId="77777777" w:rsidR="001F137E" w:rsidRPr="00751BC9" w:rsidRDefault="001F137E" w:rsidP="00A83C8B">
            <w:pPr>
              <w:pStyle w:val="TABLE-cell"/>
            </w:pPr>
            <w:r w:rsidRPr="00751BC9">
              <w:t>CHANGE: Error.</w:t>
            </w:r>
          </w:p>
          <w:p w14:paraId="6BF09E6A" w14:textId="77777777" w:rsidR="001F137E" w:rsidRPr="00751BC9" w:rsidRDefault="001F137E" w:rsidP="00A83C8B">
            <w:pPr>
              <w:pStyle w:val="TABLE-cell"/>
            </w:pPr>
            <w:r w:rsidRPr="00751BC9">
              <w:t xml:space="preserve">CANCEL: Shall define a request that the receiver is to cancel all </w:t>
            </w:r>
            <w:r w:rsidRPr="00751BC9">
              <w:rPr>
                <w:i/>
              </w:rPr>
              <w:t>Job Responses</w:t>
            </w:r>
            <w:r w:rsidRPr="00751BC9">
              <w:t xml:space="preserve"> matching the wildcard. </w:t>
            </w:r>
          </w:p>
          <w:p w14:paraId="08FA38E7" w14:textId="77777777" w:rsidR="001F137E" w:rsidRPr="00751BC9" w:rsidRDefault="001F137E" w:rsidP="00A83C8B">
            <w:pPr>
              <w:pStyle w:val="TABLE-cell"/>
            </w:pPr>
            <w:r w:rsidRPr="00751BC9">
              <w:t xml:space="preserve">SYNC ADD: Error. </w:t>
            </w:r>
          </w:p>
          <w:p w14:paraId="0265BB15" w14:textId="77777777" w:rsidR="001F137E" w:rsidRPr="00751BC9" w:rsidRDefault="001F137E" w:rsidP="00A83C8B">
            <w:pPr>
              <w:pStyle w:val="TABLE-cell"/>
            </w:pPr>
            <w:r w:rsidRPr="00751BC9">
              <w:t>SYNC CHANGE: Error.</w:t>
            </w:r>
          </w:p>
          <w:p w14:paraId="30D5AFBB" w14:textId="77777777" w:rsidR="001F137E" w:rsidRDefault="001F137E" w:rsidP="00A83C8B">
            <w:pPr>
              <w:pStyle w:val="TABLE-cell"/>
              <w:rPr>
                <w:ins w:id="2905" w:author="Dennis Brandl" w:date="2018-03-03T07:10:00Z"/>
              </w:rPr>
            </w:pPr>
            <w:r w:rsidRPr="00751BC9">
              <w:t xml:space="preserve">SYNC DELETE: Shall define a request that the receiver is to delete all </w:t>
            </w:r>
            <w:r w:rsidRPr="00751BC9">
              <w:rPr>
                <w:i/>
              </w:rPr>
              <w:t>Job Responses</w:t>
            </w:r>
            <w:r w:rsidRPr="00751BC9">
              <w:t xml:space="preserve"> matching the wildcard.</w:t>
            </w:r>
          </w:p>
          <w:p w14:paraId="13C6BAD8" w14:textId="10C36D02" w:rsidR="00824751" w:rsidRPr="00751BC9" w:rsidRDefault="00824751" w:rsidP="00A83C8B">
            <w:pPr>
              <w:pStyle w:val="TABLE-cell"/>
            </w:pPr>
            <w:ins w:id="2906" w:author="Dennis Brandl" w:date="2018-03-03T07:10:00Z">
              <w:r>
                <w:t>NOTIFY: Error.</w:t>
              </w:r>
            </w:ins>
          </w:p>
        </w:tc>
      </w:tr>
    </w:tbl>
    <w:p w14:paraId="448F0FC9" w14:textId="77777777" w:rsidR="00A546B2" w:rsidRPr="000615A5" w:rsidRDefault="00A546B2" w:rsidP="00833722">
      <w:pPr>
        <w:pStyle w:val="NOTE"/>
      </w:pPr>
    </w:p>
    <w:p w14:paraId="3F5D68F0" w14:textId="5F07FA64" w:rsidR="00A546B2" w:rsidRPr="000615A5" w:rsidRDefault="00A546B2" w:rsidP="00833722">
      <w:pPr>
        <w:pStyle w:val="TABLE-title"/>
      </w:pPr>
      <w:bookmarkStart w:id="2907" w:name="_Ref433279114"/>
      <w:bookmarkStart w:id="2908" w:name="_Toc483857409"/>
      <w:r w:rsidRPr="000615A5">
        <w:t xml:space="preserve">Table </w:t>
      </w:r>
      <w:r w:rsidRPr="000615A5">
        <w:fldChar w:fldCharType="begin"/>
      </w:r>
      <w:r w:rsidRPr="000615A5">
        <w:instrText xml:space="preserve"> SEQ Table \* ARABIC </w:instrText>
      </w:r>
      <w:r w:rsidRPr="000615A5">
        <w:fldChar w:fldCharType="separate"/>
      </w:r>
      <w:r w:rsidR="00036893">
        <w:rPr>
          <w:noProof/>
        </w:rPr>
        <w:t>56</w:t>
      </w:r>
      <w:r w:rsidRPr="000615A5">
        <w:fldChar w:fldCharType="end"/>
      </w:r>
      <w:bookmarkEnd w:id="2907"/>
      <w:r w:rsidRPr="000615A5">
        <w:t xml:space="preserve"> – </w:t>
      </w:r>
      <w:r>
        <w:t>Job response</w:t>
      </w:r>
      <w:r w:rsidRPr="000615A5">
        <w:t xml:space="preserve"> element definitions for GET verb</w:t>
      </w:r>
      <w:bookmarkEnd w:id="290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7256"/>
      </w:tblGrid>
      <w:tr w:rsidR="00A546B2" w:rsidRPr="00751BC9" w14:paraId="44F7FF24" w14:textId="77777777" w:rsidTr="00A546B2">
        <w:trPr>
          <w:tblHeader/>
        </w:trPr>
        <w:tc>
          <w:tcPr>
            <w:tcW w:w="1696" w:type="dxa"/>
            <w:shd w:val="clear" w:color="auto" w:fill="auto"/>
          </w:tcPr>
          <w:p w14:paraId="7D8F8DA2" w14:textId="77777777" w:rsidR="00A546B2" w:rsidRPr="00751BC9" w:rsidRDefault="00A546B2" w:rsidP="00A546B2">
            <w:pPr>
              <w:pStyle w:val="TABLE-col-heading"/>
            </w:pPr>
            <w:r w:rsidRPr="00751BC9">
              <w:t>Work Performance Element</w:t>
            </w:r>
          </w:p>
        </w:tc>
        <w:tc>
          <w:tcPr>
            <w:tcW w:w="7258" w:type="dxa"/>
            <w:shd w:val="clear" w:color="auto" w:fill="auto"/>
          </w:tcPr>
          <w:p w14:paraId="073986E0" w14:textId="77777777" w:rsidR="00A546B2" w:rsidRPr="00751BC9" w:rsidRDefault="00A546B2" w:rsidP="00A546B2">
            <w:pPr>
              <w:pStyle w:val="TABLE-col-heading"/>
            </w:pPr>
            <w:r w:rsidRPr="00751BC9">
              <w:t>Returns</w:t>
            </w:r>
          </w:p>
        </w:tc>
      </w:tr>
      <w:tr w:rsidR="00A546B2" w:rsidRPr="00751BC9" w14:paraId="6350AB2F" w14:textId="77777777" w:rsidTr="00A546B2">
        <w:tc>
          <w:tcPr>
            <w:tcW w:w="1710" w:type="dxa"/>
            <w:shd w:val="clear" w:color="auto" w:fill="auto"/>
          </w:tcPr>
          <w:p w14:paraId="7903D1A8" w14:textId="77777777" w:rsidR="00A546B2" w:rsidRPr="00751BC9" w:rsidRDefault="00A546B2" w:rsidP="00A546B2">
            <w:pPr>
              <w:pStyle w:val="TABLE-cell"/>
            </w:pPr>
            <w:r w:rsidRPr="00751BC9">
              <w:t>Work Type</w:t>
            </w:r>
          </w:p>
        </w:tc>
        <w:tc>
          <w:tcPr>
            <w:tcW w:w="7470" w:type="dxa"/>
            <w:shd w:val="clear" w:color="auto" w:fill="auto"/>
          </w:tcPr>
          <w:p w14:paraId="228F021C" w14:textId="0640A856" w:rsidR="00A546B2" w:rsidRPr="00751BC9" w:rsidRDefault="00A546B2" w:rsidP="00A546B2">
            <w:pPr>
              <w:pStyle w:val="TABLE-cell"/>
            </w:pPr>
            <w:r w:rsidRPr="00751BC9">
              <w:t xml:space="preserve">Specifies </w:t>
            </w:r>
            <w:r w:rsidRPr="009A72DF">
              <w:rPr>
                <w:i/>
              </w:rPr>
              <w:t xml:space="preserve">Job Response </w:t>
            </w:r>
            <w:r w:rsidRPr="00751BC9">
              <w:t xml:space="preserve">information with Work Types that match the specified work type.  If not specified then the responder selects the </w:t>
            </w:r>
            <w:r w:rsidRPr="00751BC9">
              <w:rPr>
                <w:i/>
              </w:rPr>
              <w:t>Work Types</w:t>
            </w:r>
            <w:r w:rsidRPr="00751BC9">
              <w:t>.</w:t>
            </w:r>
          </w:p>
        </w:tc>
      </w:tr>
      <w:tr w:rsidR="00A546B2" w:rsidRPr="00751BC9" w14:paraId="1D344912" w14:textId="77777777" w:rsidTr="00A546B2">
        <w:tc>
          <w:tcPr>
            <w:tcW w:w="1696" w:type="dxa"/>
            <w:shd w:val="clear" w:color="auto" w:fill="auto"/>
          </w:tcPr>
          <w:p w14:paraId="28C42110" w14:textId="77777777" w:rsidR="00A546B2" w:rsidRPr="00751BC9" w:rsidRDefault="00A546B2" w:rsidP="00A546B2">
            <w:pPr>
              <w:pStyle w:val="TABLE-cell"/>
            </w:pPr>
            <w:r w:rsidRPr="00751BC9">
              <w:t>Start Time</w:t>
            </w:r>
          </w:p>
        </w:tc>
        <w:tc>
          <w:tcPr>
            <w:tcW w:w="7258" w:type="dxa"/>
            <w:shd w:val="clear" w:color="auto" w:fill="auto"/>
          </w:tcPr>
          <w:p w14:paraId="07352760" w14:textId="3DA33D95" w:rsidR="00A546B2" w:rsidRPr="00751BC9" w:rsidRDefault="00A546B2" w:rsidP="00A546B2">
            <w:pPr>
              <w:pStyle w:val="TABLE-cell"/>
            </w:pPr>
            <w:r w:rsidRPr="00751BC9">
              <w:t xml:space="preserve">Specifies </w:t>
            </w:r>
            <w:r w:rsidRPr="009A72DF">
              <w:rPr>
                <w:i/>
              </w:rPr>
              <w:t xml:space="preserve">Job Response </w:t>
            </w:r>
            <w:r w:rsidRPr="00751BC9">
              <w:t xml:space="preserve">information with Start Times after, and including the start time.  If not specified then the responder selects the </w:t>
            </w:r>
            <w:r w:rsidRPr="00751BC9">
              <w:rPr>
                <w:i/>
              </w:rPr>
              <w:t>Start Time</w:t>
            </w:r>
            <w:r w:rsidRPr="00751BC9">
              <w:t>.</w:t>
            </w:r>
          </w:p>
        </w:tc>
      </w:tr>
      <w:tr w:rsidR="00A546B2" w:rsidRPr="00751BC9" w14:paraId="2423173F" w14:textId="77777777" w:rsidTr="00A546B2">
        <w:tc>
          <w:tcPr>
            <w:tcW w:w="1696" w:type="dxa"/>
            <w:shd w:val="clear" w:color="auto" w:fill="auto"/>
          </w:tcPr>
          <w:p w14:paraId="79E3FE0B" w14:textId="77777777" w:rsidR="00A546B2" w:rsidRPr="00751BC9" w:rsidRDefault="00A546B2" w:rsidP="00A546B2">
            <w:pPr>
              <w:pStyle w:val="TABLE-cell"/>
            </w:pPr>
            <w:r w:rsidRPr="00751BC9">
              <w:t>End Time</w:t>
            </w:r>
          </w:p>
        </w:tc>
        <w:tc>
          <w:tcPr>
            <w:tcW w:w="7258" w:type="dxa"/>
            <w:shd w:val="clear" w:color="auto" w:fill="auto"/>
          </w:tcPr>
          <w:p w14:paraId="3A95E947" w14:textId="1D4B2937" w:rsidR="00A546B2" w:rsidRPr="00751BC9" w:rsidRDefault="00A546B2" w:rsidP="00A546B2">
            <w:pPr>
              <w:pStyle w:val="TABLE-cell"/>
            </w:pPr>
            <w:r w:rsidRPr="00751BC9">
              <w:t xml:space="preserve">Specifies either </w:t>
            </w:r>
            <w:r w:rsidRPr="009A72DF">
              <w:rPr>
                <w:i/>
              </w:rPr>
              <w:t xml:space="preserve">Job Response </w:t>
            </w:r>
            <w:r w:rsidRPr="00751BC9">
              <w:t xml:space="preserve">information with End Times before, and including, the end time.  If not specified then the responder selects the </w:t>
            </w:r>
            <w:r w:rsidRPr="00751BC9">
              <w:rPr>
                <w:i/>
              </w:rPr>
              <w:t>End Time</w:t>
            </w:r>
            <w:r w:rsidRPr="00751BC9">
              <w:t>.</w:t>
            </w:r>
          </w:p>
        </w:tc>
      </w:tr>
      <w:tr w:rsidR="00A546B2" w:rsidRPr="00751BC9" w14:paraId="2C21DA05" w14:textId="77777777" w:rsidTr="00A546B2">
        <w:tc>
          <w:tcPr>
            <w:tcW w:w="1696" w:type="dxa"/>
            <w:shd w:val="clear" w:color="auto" w:fill="auto"/>
          </w:tcPr>
          <w:p w14:paraId="713F862E" w14:textId="77777777" w:rsidR="00A546B2" w:rsidRPr="00751BC9" w:rsidRDefault="00A546B2" w:rsidP="00A546B2">
            <w:pPr>
              <w:pStyle w:val="TABLE-cell"/>
            </w:pPr>
            <w:r w:rsidRPr="00751BC9">
              <w:lastRenderedPageBreak/>
              <w:t>Hierarchy Scope</w:t>
            </w:r>
          </w:p>
        </w:tc>
        <w:tc>
          <w:tcPr>
            <w:tcW w:w="7258" w:type="dxa"/>
            <w:shd w:val="clear" w:color="auto" w:fill="auto"/>
          </w:tcPr>
          <w:p w14:paraId="2D0B78B1" w14:textId="2326C866" w:rsidR="00A546B2" w:rsidRPr="00751BC9" w:rsidRDefault="00A546B2" w:rsidP="00A546B2">
            <w:pPr>
              <w:pStyle w:val="TABLE-cell"/>
            </w:pPr>
            <w:r w:rsidRPr="00751BC9">
              <w:t xml:space="preserve">Specifies </w:t>
            </w:r>
            <w:r w:rsidRPr="009A72DF">
              <w:rPr>
                <w:i/>
              </w:rPr>
              <w:t xml:space="preserve">Job Response </w:t>
            </w:r>
            <w:r w:rsidRPr="00751BC9">
              <w:t xml:space="preserve">information with Start Times for the specified scope in the role based equipment hierarchal. (e.g. A process cell, work center, production line, area, site, …). If not specified then the responder selects the </w:t>
            </w:r>
            <w:r w:rsidRPr="00751BC9">
              <w:rPr>
                <w:i/>
              </w:rPr>
              <w:t>Hierarchy Scope</w:t>
            </w:r>
            <w:r w:rsidRPr="00751BC9">
              <w:t xml:space="preserve">. </w:t>
            </w:r>
          </w:p>
        </w:tc>
      </w:tr>
    </w:tbl>
    <w:p w14:paraId="3319796E" w14:textId="77777777" w:rsidR="001F137E" w:rsidRPr="000615A5" w:rsidRDefault="001F137E" w:rsidP="00833722">
      <w:pPr>
        <w:pStyle w:val="NOTE"/>
      </w:pPr>
    </w:p>
    <w:p w14:paraId="73544088" w14:textId="77777777" w:rsidR="001F137E" w:rsidRPr="000615A5" w:rsidRDefault="001F137E" w:rsidP="00833722">
      <w:pPr>
        <w:pStyle w:val="Heading3"/>
      </w:pPr>
      <w:bookmarkStart w:id="2909" w:name="_Toc507944965"/>
      <w:r w:rsidRPr="000615A5">
        <w:t>Job response list verbs</w:t>
      </w:r>
      <w:bookmarkEnd w:id="2909"/>
    </w:p>
    <w:p w14:paraId="023C9DDE" w14:textId="6DE1FC3A" w:rsidR="001F137E" w:rsidRPr="000615A5" w:rsidRDefault="00672F56" w:rsidP="00A83C8B">
      <w:pPr>
        <w:pStyle w:val="PARAGRAPH"/>
      </w:pPr>
      <w:r>
        <w:t>All verbs</w:t>
      </w:r>
      <w:r w:rsidR="009A3909">
        <w:t xml:space="preserve"> </w:t>
      </w:r>
      <w:r>
        <w:t>shall be valid</w:t>
      </w:r>
      <w:r w:rsidR="001F137E" w:rsidRPr="000615A5">
        <w:t xml:space="preserve"> for a </w:t>
      </w:r>
      <w:r w:rsidR="001F137E" w:rsidRPr="00751BC9">
        <w:rPr>
          <w:i/>
        </w:rPr>
        <w:t>Job Response List</w:t>
      </w:r>
      <w:r w:rsidR="001F137E" w:rsidRPr="000615A5">
        <w:t xml:space="preserve"> noun.   </w:t>
      </w:r>
    </w:p>
    <w:p w14:paraId="6A80F5E2" w14:textId="77777777" w:rsidR="001F137E" w:rsidRPr="000615A5" w:rsidRDefault="001F137E" w:rsidP="00833722">
      <w:pPr>
        <w:pStyle w:val="Heading3"/>
      </w:pPr>
      <w:bookmarkStart w:id="2910" w:name="_Toc507944966"/>
      <w:r w:rsidRPr="000615A5">
        <w:t>Job response list verb actions</w:t>
      </w:r>
      <w:bookmarkEnd w:id="2910"/>
    </w:p>
    <w:p w14:paraId="7065CDB2" w14:textId="5F814224" w:rsidR="001F137E" w:rsidRPr="000615A5" w:rsidRDefault="001F137E" w:rsidP="00A83C8B">
      <w:pPr>
        <w:pStyle w:val="PARAGRAPH"/>
      </w:pPr>
      <w:r w:rsidRPr="000615A5">
        <w:t xml:space="preserve">The actions performed on a </w:t>
      </w:r>
      <w:r w:rsidRPr="00751BC9">
        <w:rPr>
          <w:i/>
        </w:rPr>
        <w:t>Job Response List</w:t>
      </w:r>
      <w:r w:rsidRPr="000615A5">
        <w:t xml:space="preserve"> </w:t>
      </w:r>
      <w:r w:rsidR="00751BC9">
        <w:t>noun are defined in</w:t>
      </w:r>
      <w:r w:rsidRPr="000615A5">
        <w:t xml:space="preserve"> </w:t>
      </w:r>
      <w:r w:rsidRPr="000615A5">
        <w:fldChar w:fldCharType="begin"/>
      </w:r>
      <w:r w:rsidRPr="000615A5">
        <w:instrText xml:space="preserve"> REF _Ref413874584 </w:instrText>
      </w:r>
      <w:r w:rsidRPr="000615A5">
        <w:fldChar w:fldCharType="separate"/>
      </w:r>
      <w:r w:rsidR="00036893" w:rsidRPr="000615A5">
        <w:t xml:space="preserve">Table </w:t>
      </w:r>
      <w:r w:rsidR="00036893">
        <w:rPr>
          <w:noProof/>
        </w:rPr>
        <w:t>57</w:t>
      </w:r>
      <w:r w:rsidRPr="000615A5">
        <w:fldChar w:fldCharType="end"/>
      </w:r>
      <w:r w:rsidRPr="000615A5">
        <w:t>.</w:t>
      </w:r>
      <w:r w:rsidR="00A83C8B" w:rsidRPr="000615A5">
        <w:t xml:space="preserve"> The additional attributes for the GET verb for </w:t>
      </w:r>
      <w:r w:rsidR="00751BC9" w:rsidRPr="00751BC9">
        <w:rPr>
          <w:i/>
        </w:rPr>
        <w:t>Job Response List</w:t>
      </w:r>
      <w:r w:rsidR="00A83C8B" w:rsidRPr="000615A5">
        <w:t xml:space="preserve"> are defined in </w:t>
      </w:r>
      <w:r w:rsidR="00A83C8B" w:rsidRPr="000615A5">
        <w:fldChar w:fldCharType="begin"/>
      </w:r>
      <w:r w:rsidR="00A83C8B" w:rsidRPr="000615A5">
        <w:instrText xml:space="preserve"> REF _Ref325561953 </w:instrText>
      </w:r>
      <w:r w:rsidR="00A83C8B" w:rsidRPr="000615A5">
        <w:fldChar w:fldCharType="separate"/>
      </w:r>
      <w:r w:rsidR="00036893" w:rsidRPr="000615A5">
        <w:t xml:space="preserve">Table </w:t>
      </w:r>
      <w:r w:rsidR="00036893">
        <w:rPr>
          <w:noProof/>
        </w:rPr>
        <w:t>58</w:t>
      </w:r>
      <w:r w:rsidR="00A83C8B" w:rsidRPr="000615A5">
        <w:fldChar w:fldCharType="end"/>
      </w:r>
      <w:r w:rsidR="00A83C8B" w:rsidRPr="000615A5">
        <w:t xml:space="preserve">. </w:t>
      </w:r>
    </w:p>
    <w:p w14:paraId="0C911A68" w14:textId="7CD3546A" w:rsidR="001F137E" w:rsidRPr="000615A5" w:rsidRDefault="001F137E" w:rsidP="00833722">
      <w:pPr>
        <w:pStyle w:val="TABLE-title"/>
      </w:pPr>
      <w:bookmarkStart w:id="2911" w:name="_Ref413874584"/>
      <w:bookmarkStart w:id="2912" w:name="_Toc483857410"/>
      <w:r w:rsidRPr="000615A5">
        <w:t xml:space="preserve">Table </w:t>
      </w:r>
      <w:r w:rsidRPr="000615A5">
        <w:fldChar w:fldCharType="begin"/>
      </w:r>
      <w:r w:rsidRPr="000615A5">
        <w:instrText xml:space="preserve"> SEQ Table \* ARABIC </w:instrText>
      </w:r>
      <w:r w:rsidRPr="000615A5">
        <w:fldChar w:fldCharType="separate"/>
      </w:r>
      <w:r w:rsidR="00036893">
        <w:rPr>
          <w:noProof/>
        </w:rPr>
        <w:t>57</w:t>
      </w:r>
      <w:r w:rsidRPr="000615A5">
        <w:fldChar w:fldCharType="end"/>
      </w:r>
      <w:bookmarkEnd w:id="2911"/>
      <w:r w:rsidRPr="000615A5">
        <w:t xml:space="preserve"> – Job response list </w:t>
      </w:r>
      <w:r w:rsidRPr="000615A5">
        <w:rPr>
          <w:szCs w:val="24"/>
        </w:rPr>
        <w:t>verb actions</w:t>
      </w:r>
      <w:bookmarkEnd w:id="29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3"/>
        <w:gridCol w:w="6859"/>
      </w:tblGrid>
      <w:tr w:rsidR="00751BC9" w:rsidRPr="00751BC9" w14:paraId="7C834DB1" w14:textId="77777777" w:rsidTr="00751BC9">
        <w:trPr>
          <w:tblHeader/>
        </w:trPr>
        <w:tc>
          <w:tcPr>
            <w:tcW w:w="2160" w:type="dxa"/>
            <w:shd w:val="clear" w:color="auto" w:fill="auto"/>
          </w:tcPr>
          <w:p w14:paraId="35AEBB42" w14:textId="77777777" w:rsidR="001F137E" w:rsidRPr="00751BC9" w:rsidRDefault="001F137E" w:rsidP="00A83C8B">
            <w:pPr>
              <w:pStyle w:val="TABLE-col-heading"/>
            </w:pPr>
            <w:r w:rsidRPr="00751BC9">
              <w:t>Job Response List ID</w:t>
            </w:r>
          </w:p>
        </w:tc>
        <w:tc>
          <w:tcPr>
            <w:tcW w:w="7200" w:type="dxa"/>
            <w:shd w:val="clear" w:color="auto" w:fill="auto"/>
            <w:vAlign w:val="center"/>
          </w:tcPr>
          <w:p w14:paraId="0B52A4A7" w14:textId="4C247AFB" w:rsidR="001F137E" w:rsidRPr="00751BC9" w:rsidRDefault="00751BC9" w:rsidP="00A83C8B">
            <w:pPr>
              <w:pStyle w:val="TABLE-col-heading"/>
            </w:pPr>
            <w:r w:rsidRPr="00751BC9">
              <w:t>Verb action on noun</w:t>
            </w:r>
          </w:p>
        </w:tc>
      </w:tr>
      <w:tr w:rsidR="00751BC9" w:rsidRPr="00751BC9" w14:paraId="5E9E2FB3" w14:textId="77777777" w:rsidTr="00751BC9">
        <w:tc>
          <w:tcPr>
            <w:tcW w:w="2160" w:type="dxa"/>
            <w:shd w:val="clear" w:color="auto" w:fill="auto"/>
          </w:tcPr>
          <w:p w14:paraId="544873E3" w14:textId="77777777" w:rsidR="001F137E" w:rsidRPr="00751BC9" w:rsidRDefault="001F137E" w:rsidP="00A83C8B">
            <w:pPr>
              <w:pStyle w:val="TABLE-cell"/>
            </w:pPr>
            <w:r w:rsidRPr="00751BC9">
              <w:t>IDs specified</w:t>
            </w:r>
          </w:p>
        </w:tc>
        <w:tc>
          <w:tcPr>
            <w:tcW w:w="7200" w:type="dxa"/>
            <w:shd w:val="clear" w:color="auto" w:fill="auto"/>
          </w:tcPr>
          <w:p w14:paraId="7A92BD94" w14:textId="6DF88A55" w:rsidR="001F137E" w:rsidRPr="00751BC9" w:rsidRDefault="001F137E" w:rsidP="00A83C8B">
            <w:pPr>
              <w:pStyle w:val="TABLE-cell"/>
            </w:pPr>
            <w:r w:rsidRPr="00751BC9">
              <w:t xml:space="preserve">GET: Shall define a request that the receiver is to return, in a SHOW message, all attributes and subobjects of a </w:t>
            </w:r>
            <w:r w:rsidRPr="00751BC9">
              <w:rPr>
                <w:i/>
              </w:rPr>
              <w:t>Job Response List</w:t>
            </w:r>
            <w:r w:rsidRPr="00751BC9">
              <w:t xml:space="preserve">.  See </w:t>
            </w:r>
            <w:r w:rsidRPr="00751BC9">
              <w:fldChar w:fldCharType="begin"/>
            </w:r>
            <w:r w:rsidRPr="00751BC9">
              <w:instrText xml:space="preserve"> REF _Ref325561953 </w:instrText>
            </w:r>
            <w:r w:rsidR="00A83C8B" w:rsidRPr="00751BC9">
              <w:instrText xml:space="preserve"> \* MERGEFORMAT </w:instrText>
            </w:r>
            <w:r w:rsidRPr="00751BC9">
              <w:fldChar w:fldCharType="separate"/>
            </w:r>
            <w:r w:rsidR="00036893" w:rsidRPr="000615A5">
              <w:t xml:space="preserve">Table </w:t>
            </w:r>
            <w:r w:rsidR="00036893">
              <w:t>58</w:t>
            </w:r>
            <w:r w:rsidRPr="00751BC9">
              <w:fldChar w:fldCharType="end"/>
            </w:r>
            <w:r w:rsidRPr="00751BC9">
              <w:t xml:space="preserve"> for additional selection criteria.</w:t>
            </w:r>
          </w:p>
          <w:p w14:paraId="6A7FC91B" w14:textId="2D2AC8DE" w:rsidR="001F137E" w:rsidRPr="00751BC9" w:rsidRDefault="001F137E" w:rsidP="00A83C8B">
            <w:pPr>
              <w:pStyle w:val="TABLE-cell"/>
            </w:pPr>
            <w:r w:rsidRPr="00751BC9">
              <w:t xml:space="preserve">PROCESS: Shall define a request that the receiver is to add </w:t>
            </w:r>
            <w:r w:rsidRPr="00751BC9">
              <w:rPr>
                <w:i/>
              </w:rPr>
              <w:t>Job Responses</w:t>
            </w:r>
            <w:r w:rsidRPr="00751BC9">
              <w:t xml:space="preserve">. The message defines suggested IDs for the </w:t>
            </w:r>
            <w:r w:rsidRPr="00751BC9">
              <w:rPr>
                <w:i/>
              </w:rPr>
              <w:t>Job Response</w:t>
            </w:r>
            <w:r w:rsidR="00E80AE6">
              <w:rPr>
                <w:i/>
              </w:rPr>
              <w:t>s</w:t>
            </w:r>
            <w:r w:rsidRPr="00751BC9">
              <w:t xml:space="preserve">, values for the attributes and subobjects. The receiver adds the </w:t>
            </w:r>
            <w:r w:rsidRPr="00751BC9">
              <w:rPr>
                <w:i/>
              </w:rPr>
              <w:t xml:space="preserve">Job Responses </w:t>
            </w:r>
            <w:r w:rsidRPr="00751BC9">
              <w:t>and assigns IDs.  The assigned IDs shall be returned in the ACKNOWLEDGE message.</w:t>
            </w:r>
          </w:p>
          <w:p w14:paraId="4352F1D7" w14:textId="77777777" w:rsidR="001F137E" w:rsidRPr="00751BC9" w:rsidRDefault="001F137E" w:rsidP="00A83C8B">
            <w:pPr>
              <w:pStyle w:val="TABLE-cell"/>
            </w:pPr>
            <w:r w:rsidRPr="00751BC9">
              <w:t xml:space="preserve">CHANGE: Shall define a request that the receiver is to change the specified attributes and subobjects of the </w:t>
            </w:r>
            <w:r w:rsidRPr="00751BC9">
              <w:rPr>
                <w:i/>
              </w:rPr>
              <w:t>Job Responses.</w:t>
            </w:r>
            <w:r w:rsidRPr="00751BC9">
              <w:t xml:space="preserve">  The assumption is the new </w:t>
            </w:r>
            <w:r w:rsidRPr="00751BC9">
              <w:rPr>
                <w:i/>
              </w:rPr>
              <w:t xml:space="preserve">Job Response </w:t>
            </w:r>
            <w:r w:rsidRPr="00E80AE6">
              <w:t>is</w:t>
            </w:r>
            <w:r w:rsidRPr="00751BC9">
              <w:t xml:space="preserve"> the complete type definition and that the previous </w:t>
            </w:r>
            <w:r w:rsidRPr="00751BC9">
              <w:rPr>
                <w:i/>
              </w:rPr>
              <w:t xml:space="preserve">Job Response </w:t>
            </w:r>
            <w:r w:rsidRPr="00E80AE6">
              <w:t>is</w:t>
            </w:r>
            <w:r w:rsidRPr="00751BC9">
              <w:t xml:space="preserve"> cancelled and the new </w:t>
            </w:r>
            <w:r w:rsidRPr="00751BC9">
              <w:rPr>
                <w:i/>
              </w:rPr>
              <w:t xml:space="preserve">Job Response </w:t>
            </w:r>
            <w:r w:rsidRPr="00751BC9">
              <w:t>is added.  A RESPOND message may be used to communicate agreement, disagreement, or changes made to the CHANGE message data.</w:t>
            </w:r>
          </w:p>
          <w:p w14:paraId="6014A78F" w14:textId="77777777" w:rsidR="001F137E" w:rsidRPr="00751BC9" w:rsidRDefault="001F137E" w:rsidP="00A83C8B">
            <w:pPr>
              <w:pStyle w:val="TABLE-cell"/>
            </w:pPr>
            <w:r w:rsidRPr="00751BC9">
              <w:t xml:space="preserve">CANCEL: Shall define a request that the receiver is to cancel the specified </w:t>
            </w:r>
            <w:r w:rsidRPr="00751BC9">
              <w:rPr>
                <w:i/>
              </w:rPr>
              <w:t>Job Responses</w:t>
            </w:r>
            <w:r w:rsidRPr="00751BC9">
              <w:t>.</w:t>
            </w:r>
          </w:p>
          <w:p w14:paraId="136D0CB7" w14:textId="77777777" w:rsidR="001F137E" w:rsidRPr="00751BC9" w:rsidRDefault="001F137E" w:rsidP="00A83C8B">
            <w:pPr>
              <w:pStyle w:val="TABLE-cell"/>
            </w:pPr>
            <w:r w:rsidRPr="00751BC9">
              <w:t xml:space="preserve">SYNC ADD: Shall define a request that the receiver is to add the specified </w:t>
            </w:r>
            <w:r w:rsidRPr="00751BC9">
              <w:rPr>
                <w:i/>
              </w:rPr>
              <w:t>Job Responses</w:t>
            </w:r>
            <w:r w:rsidRPr="00751BC9">
              <w:t xml:space="preserve">, attributes and subobjects. </w:t>
            </w:r>
          </w:p>
          <w:p w14:paraId="598D944F" w14:textId="77777777" w:rsidR="001F137E" w:rsidRPr="00751BC9" w:rsidRDefault="001F137E" w:rsidP="00A83C8B">
            <w:pPr>
              <w:pStyle w:val="TABLE-cell"/>
            </w:pPr>
            <w:r w:rsidRPr="00751BC9">
              <w:t xml:space="preserve">SYNC CHANGE: Shall define a request that the receiver is to change the specified attributes and subobjects of the </w:t>
            </w:r>
            <w:r w:rsidRPr="00751BC9">
              <w:rPr>
                <w:i/>
              </w:rPr>
              <w:t>Job Responses</w:t>
            </w:r>
            <w:r w:rsidRPr="00751BC9">
              <w:t xml:space="preserve">. The assumption is the new </w:t>
            </w:r>
            <w:r w:rsidRPr="00751BC9">
              <w:rPr>
                <w:i/>
              </w:rPr>
              <w:t xml:space="preserve">Job Response </w:t>
            </w:r>
            <w:r w:rsidRPr="00E80AE6">
              <w:t>is</w:t>
            </w:r>
            <w:r w:rsidRPr="00751BC9">
              <w:t xml:space="preserve"> the complete type definition and that the previous </w:t>
            </w:r>
            <w:r w:rsidRPr="00751BC9">
              <w:rPr>
                <w:i/>
              </w:rPr>
              <w:t xml:space="preserve">Job Response </w:t>
            </w:r>
            <w:r w:rsidRPr="00E80AE6">
              <w:t>is</w:t>
            </w:r>
            <w:r w:rsidRPr="00751BC9">
              <w:t xml:space="preserve"> deleted and the new </w:t>
            </w:r>
            <w:r w:rsidRPr="00751BC9">
              <w:rPr>
                <w:i/>
              </w:rPr>
              <w:t xml:space="preserve">Job Response </w:t>
            </w:r>
            <w:r w:rsidRPr="00751BC9">
              <w:t xml:space="preserve">is added.  </w:t>
            </w:r>
          </w:p>
          <w:p w14:paraId="34399190" w14:textId="3EE709DB" w:rsidR="00824751" w:rsidRDefault="001F137E" w:rsidP="00824751">
            <w:pPr>
              <w:pStyle w:val="TABLE-cell"/>
              <w:rPr>
                <w:ins w:id="2913" w:author="Dennis Brandl" w:date="2018-03-03T07:11:00Z"/>
              </w:rPr>
            </w:pPr>
            <w:r w:rsidRPr="00751BC9">
              <w:t xml:space="preserve">SYNC DELETE: Shall define a request that the receiver is to delete the specified </w:t>
            </w:r>
            <w:r w:rsidRPr="00751BC9">
              <w:rPr>
                <w:i/>
              </w:rPr>
              <w:t>Job Responses</w:t>
            </w:r>
            <w:r w:rsidRPr="00751BC9">
              <w:t>.</w:t>
            </w:r>
            <w:ins w:id="2914" w:author="Dennis Brandl" w:date="2018-03-03T07:11:00Z">
              <w:r w:rsidR="00824751">
                <w:t xml:space="preserve"> </w:t>
              </w:r>
            </w:ins>
          </w:p>
          <w:p w14:paraId="277F6DA6" w14:textId="0FACAE93" w:rsidR="001F137E" w:rsidRPr="00751BC9" w:rsidRDefault="00824751" w:rsidP="00824751">
            <w:pPr>
              <w:pStyle w:val="TABLE-cell"/>
            </w:pPr>
            <w:ins w:id="2915" w:author="Dennis Brandl" w:date="2018-03-03T07:11:00Z">
              <w:r>
                <w:t xml:space="preserve">NOTIFY: Shall define the creation of a new </w:t>
              </w:r>
              <w:r>
                <w:rPr>
                  <w:i/>
                </w:rPr>
                <w:t>Job Response</w:t>
              </w:r>
              <w:r>
                <w:t>.</w:t>
              </w:r>
            </w:ins>
          </w:p>
        </w:tc>
      </w:tr>
      <w:tr w:rsidR="00751BC9" w:rsidRPr="00751BC9" w14:paraId="4D0518DF" w14:textId="77777777" w:rsidTr="00751BC9">
        <w:tc>
          <w:tcPr>
            <w:tcW w:w="2160" w:type="dxa"/>
            <w:shd w:val="clear" w:color="auto" w:fill="auto"/>
          </w:tcPr>
          <w:p w14:paraId="7598E148" w14:textId="77777777" w:rsidR="001F137E" w:rsidRPr="00751BC9" w:rsidRDefault="001F137E" w:rsidP="00A83C8B">
            <w:pPr>
              <w:pStyle w:val="TABLE-cell"/>
            </w:pPr>
            <w:r w:rsidRPr="00751BC9">
              <w:t>&lt;not specified&gt;</w:t>
            </w:r>
          </w:p>
        </w:tc>
        <w:tc>
          <w:tcPr>
            <w:tcW w:w="7200" w:type="dxa"/>
            <w:shd w:val="clear" w:color="auto" w:fill="auto"/>
          </w:tcPr>
          <w:p w14:paraId="05077FA5" w14:textId="77777777" w:rsidR="001F137E" w:rsidRPr="00751BC9" w:rsidRDefault="001F137E" w:rsidP="00A83C8B">
            <w:pPr>
              <w:pStyle w:val="TABLE-cell"/>
            </w:pPr>
            <w:r w:rsidRPr="00751BC9">
              <w:t>GET: Error.</w:t>
            </w:r>
          </w:p>
          <w:p w14:paraId="0BB8936B" w14:textId="77777777" w:rsidR="001F137E" w:rsidRPr="00751BC9" w:rsidRDefault="001F137E" w:rsidP="00A83C8B">
            <w:pPr>
              <w:pStyle w:val="TABLE-cell"/>
            </w:pPr>
            <w:r w:rsidRPr="00751BC9">
              <w:t>PROCESS: Error.</w:t>
            </w:r>
          </w:p>
          <w:p w14:paraId="42FC255F" w14:textId="77777777" w:rsidR="001F137E" w:rsidRPr="00751BC9" w:rsidRDefault="001F137E" w:rsidP="00A83C8B">
            <w:pPr>
              <w:pStyle w:val="TABLE-cell"/>
            </w:pPr>
            <w:r w:rsidRPr="00751BC9">
              <w:t xml:space="preserve">CHANGE: Error. </w:t>
            </w:r>
          </w:p>
          <w:p w14:paraId="5E327B83" w14:textId="77777777" w:rsidR="001F137E" w:rsidRPr="00751BC9" w:rsidRDefault="001F137E" w:rsidP="00A83C8B">
            <w:pPr>
              <w:pStyle w:val="TABLE-cell"/>
            </w:pPr>
            <w:r w:rsidRPr="00751BC9">
              <w:t xml:space="preserve">CANCEL: Error. </w:t>
            </w:r>
          </w:p>
          <w:p w14:paraId="51B92DCD" w14:textId="77777777" w:rsidR="001F137E" w:rsidRPr="00751BC9" w:rsidRDefault="001F137E" w:rsidP="00A83C8B">
            <w:pPr>
              <w:pStyle w:val="TABLE-cell"/>
            </w:pPr>
            <w:r w:rsidRPr="00751BC9">
              <w:t xml:space="preserve">SYNC ADD: Error. </w:t>
            </w:r>
          </w:p>
          <w:p w14:paraId="481EE9D0" w14:textId="77777777" w:rsidR="001F137E" w:rsidRPr="00751BC9" w:rsidRDefault="001F137E" w:rsidP="00A83C8B">
            <w:pPr>
              <w:pStyle w:val="TABLE-cell"/>
            </w:pPr>
            <w:r w:rsidRPr="00751BC9">
              <w:t>SYNC CHANGE: Error.</w:t>
            </w:r>
          </w:p>
          <w:p w14:paraId="6EB1E496" w14:textId="77777777" w:rsidR="001F137E" w:rsidRDefault="001F137E" w:rsidP="00A83C8B">
            <w:pPr>
              <w:pStyle w:val="TABLE-cell"/>
              <w:rPr>
                <w:ins w:id="2916" w:author="Dennis Brandl" w:date="2018-03-03T07:11:00Z"/>
              </w:rPr>
            </w:pPr>
            <w:r w:rsidRPr="00751BC9">
              <w:t>SYNC DELETE: Error.</w:t>
            </w:r>
          </w:p>
          <w:p w14:paraId="64FCB052" w14:textId="399B4E9F" w:rsidR="00824751" w:rsidRPr="00751BC9" w:rsidRDefault="00824751" w:rsidP="00A83C8B">
            <w:pPr>
              <w:pStyle w:val="TABLE-cell"/>
            </w:pPr>
            <w:ins w:id="2917" w:author="Dennis Brandl" w:date="2018-03-03T07:11:00Z">
              <w:r>
                <w:t>NOTIFY: Error.</w:t>
              </w:r>
            </w:ins>
          </w:p>
        </w:tc>
      </w:tr>
      <w:tr w:rsidR="00751BC9" w:rsidRPr="00751BC9" w14:paraId="1C72C8C1" w14:textId="77777777" w:rsidTr="00751BC9">
        <w:tc>
          <w:tcPr>
            <w:tcW w:w="2160" w:type="dxa"/>
            <w:shd w:val="clear" w:color="auto" w:fill="auto"/>
          </w:tcPr>
          <w:p w14:paraId="5798101B" w14:textId="77777777" w:rsidR="001F137E" w:rsidRPr="00751BC9" w:rsidRDefault="001F137E" w:rsidP="00A83C8B">
            <w:pPr>
              <w:pStyle w:val="TABLE-cell"/>
            </w:pPr>
            <w:r w:rsidRPr="00751BC9">
              <w:t>Wildcard specified</w:t>
            </w:r>
          </w:p>
        </w:tc>
        <w:tc>
          <w:tcPr>
            <w:tcW w:w="7200" w:type="dxa"/>
            <w:shd w:val="clear" w:color="auto" w:fill="auto"/>
          </w:tcPr>
          <w:p w14:paraId="7FAEC7A0" w14:textId="0E677DDE" w:rsidR="001F137E" w:rsidRPr="00751BC9" w:rsidRDefault="001F137E" w:rsidP="00A83C8B">
            <w:pPr>
              <w:pStyle w:val="TABLE-cell"/>
            </w:pPr>
            <w:r w:rsidRPr="00751BC9">
              <w:t xml:space="preserve">GET: Shall define a request that the receiver is to return, in a SHOW message, all attributes and subobjects about all </w:t>
            </w:r>
            <w:r w:rsidRPr="00751BC9">
              <w:rPr>
                <w:i/>
              </w:rPr>
              <w:t>Job Responses</w:t>
            </w:r>
            <w:r w:rsidRPr="00751BC9">
              <w:t xml:space="preserve"> identified by the wildcard.  See </w:t>
            </w:r>
            <w:r w:rsidRPr="00751BC9">
              <w:fldChar w:fldCharType="begin"/>
            </w:r>
            <w:r w:rsidRPr="00751BC9">
              <w:instrText xml:space="preserve"> REF _Ref325561953 </w:instrText>
            </w:r>
            <w:r w:rsidR="00A83C8B" w:rsidRPr="00751BC9">
              <w:instrText xml:space="preserve"> \* MERGEFORMAT </w:instrText>
            </w:r>
            <w:r w:rsidRPr="00751BC9">
              <w:fldChar w:fldCharType="separate"/>
            </w:r>
            <w:r w:rsidR="00036893" w:rsidRPr="000615A5">
              <w:t xml:space="preserve">Table </w:t>
            </w:r>
            <w:r w:rsidR="00036893">
              <w:t>58</w:t>
            </w:r>
            <w:r w:rsidRPr="00751BC9">
              <w:fldChar w:fldCharType="end"/>
            </w:r>
            <w:r w:rsidRPr="00751BC9">
              <w:t xml:space="preserve"> for additional selection criteria. </w:t>
            </w:r>
          </w:p>
          <w:p w14:paraId="6F2D53F0" w14:textId="77777777" w:rsidR="001F137E" w:rsidRPr="00751BC9" w:rsidRDefault="001F137E" w:rsidP="00A83C8B">
            <w:pPr>
              <w:pStyle w:val="TABLE-cell"/>
            </w:pPr>
            <w:r w:rsidRPr="00751BC9">
              <w:t>PROCESS: Error.</w:t>
            </w:r>
          </w:p>
          <w:p w14:paraId="38FA001F" w14:textId="77777777" w:rsidR="001F137E" w:rsidRPr="00751BC9" w:rsidRDefault="001F137E" w:rsidP="00A83C8B">
            <w:pPr>
              <w:pStyle w:val="TABLE-cell"/>
            </w:pPr>
            <w:r w:rsidRPr="00751BC9">
              <w:t>CHANGE: Error.</w:t>
            </w:r>
          </w:p>
          <w:p w14:paraId="69E36852" w14:textId="77777777" w:rsidR="001F137E" w:rsidRPr="00751BC9" w:rsidRDefault="001F137E" w:rsidP="00A83C8B">
            <w:pPr>
              <w:pStyle w:val="TABLE-cell"/>
            </w:pPr>
            <w:r w:rsidRPr="00751BC9">
              <w:t xml:space="preserve">CANCEL: Shall define a request that the receiver is to cancel all </w:t>
            </w:r>
            <w:r w:rsidRPr="00751BC9">
              <w:rPr>
                <w:i/>
              </w:rPr>
              <w:t>Job Responses</w:t>
            </w:r>
            <w:r w:rsidRPr="00751BC9">
              <w:t xml:space="preserve"> matching the wildcard. </w:t>
            </w:r>
          </w:p>
          <w:p w14:paraId="5426016E" w14:textId="77777777" w:rsidR="001F137E" w:rsidRPr="00751BC9" w:rsidRDefault="001F137E" w:rsidP="00A83C8B">
            <w:pPr>
              <w:pStyle w:val="TABLE-cell"/>
            </w:pPr>
            <w:r w:rsidRPr="00751BC9">
              <w:t xml:space="preserve">SYNC ADD: Error. </w:t>
            </w:r>
          </w:p>
          <w:p w14:paraId="5111CB87" w14:textId="77777777" w:rsidR="001F137E" w:rsidRPr="00751BC9" w:rsidRDefault="001F137E" w:rsidP="00A83C8B">
            <w:pPr>
              <w:pStyle w:val="TABLE-cell"/>
            </w:pPr>
            <w:r w:rsidRPr="00751BC9">
              <w:t>SYNC CHANGE: Error.</w:t>
            </w:r>
          </w:p>
          <w:p w14:paraId="1623F49E" w14:textId="77777777" w:rsidR="001F137E" w:rsidRDefault="001F137E" w:rsidP="00A83C8B">
            <w:pPr>
              <w:pStyle w:val="TABLE-cell"/>
              <w:rPr>
                <w:ins w:id="2918" w:author="Dennis Brandl" w:date="2018-03-03T07:11:00Z"/>
              </w:rPr>
            </w:pPr>
            <w:r w:rsidRPr="00751BC9">
              <w:t xml:space="preserve">SYNC DELETE: Shall define a request that the receiver is to delete all </w:t>
            </w:r>
            <w:r w:rsidRPr="00751BC9">
              <w:rPr>
                <w:i/>
              </w:rPr>
              <w:t>Job Responses</w:t>
            </w:r>
            <w:r w:rsidRPr="00751BC9">
              <w:t xml:space="preserve"> matching the wildcard.</w:t>
            </w:r>
          </w:p>
          <w:p w14:paraId="32B9C978" w14:textId="0400F522" w:rsidR="00824751" w:rsidRPr="00751BC9" w:rsidRDefault="00824751" w:rsidP="00A83C8B">
            <w:pPr>
              <w:pStyle w:val="TABLE-cell"/>
            </w:pPr>
            <w:ins w:id="2919" w:author="Dennis Brandl" w:date="2018-03-03T07:11:00Z">
              <w:r>
                <w:t>NOTIFY: Error.</w:t>
              </w:r>
            </w:ins>
          </w:p>
        </w:tc>
      </w:tr>
    </w:tbl>
    <w:p w14:paraId="722D62D4" w14:textId="77777777" w:rsidR="001F137E" w:rsidRPr="000615A5" w:rsidRDefault="001F137E" w:rsidP="00833722">
      <w:pPr>
        <w:pStyle w:val="NOTE"/>
      </w:pPr>
    </w:p>
    <w:p w14:paraId="523547FD" w14:textId="3A304E31" w:rsidR="001F137E" w:rsidRPr="000615A5" w:rsidRDefault="001F137E" w:rsidP="00833722">
      <w:pPr>
        <w:pStyle w:val="TABLE-title"/>
      </w:pPr>
      <w:bookmarkStart w:id="2920" w:name="_Ref325561953"/>
      <w:bookmarkStart w:id="2921" w:name="_Toc483857411"/>
      <w:r w:rsidRPr="000615A5">
        <w:t xml:space="preserve">Table </w:t>
      </w:r>
      <w:r w:rsidRPr="000615A5">
        <w:fldChar w:fldCharType="begin"/>
      </w:r>
      <w:r w:rsidRPr="000615A5">
        <w:instrText xml:space="preserve"> SEQ Table \* ARABIC </w:instrText>
      </w:r>
      <w:r w:rsidRPr="000615A5">
        <w:fldChar w:fldCharType="separate"/>
      </w:r>
      <w:r w:rsidR="00036893">
        <w:rPr>
          <w:noProof/>
        </w:rPr>
        <w:t>58</w:t>
      </w:r>
      <w:r w:rsidRPr="000615A5">
        <w:fldChar w:fldCharType="end"/>
      </w:r>
      <w:bookmarkEnd w:id="2920"/>
      <w:r w:rsidR="00A83C8B" w:rsidRPr="000615A5">
        <w:t xml:space="preserve"> – J</w:t>
      </w:r>
      <w:r w:rsidRPr="000615A5">
        <w:t>ob</w:t>
      </w:r>
      <w:r w:rsidR="00A83C8B" w:rsidRPr="000615A5">
        <w:t xml:space="preserve"> </w:t>
      </w:r>
      <w:r w:rsidRPr="000615A5">
        <w:t xml:space="preserve">response </w:t>
      </w:r>
      <w:r w:rsidR="009A72DF">
        <w:t xml:space="preserve">list </w:t>
      </w:r>
      <w:r w:rsidRPr="000615A5">
        <w:t>element definitions for GET verb</w:t>
      </w:r>
      <w:bookmarkEnd w:id="29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3"/>
        <w:gridCol w:w="6889"/>
      </w:tblGrid>
      <w:tr w:rsidR="009A72DF" w:rsidRPr="00751BC9" w14:paraId="03F776C9" w14:textId="77777777" w:rsidTr="00270E45">
        <w:trPr>
          <w:tblHeader/>
        </w:trPr>
        <w:tc>
          <w:tcPr>
            <w:tcW w:w="2097" w:type="dxa"/>
            <w:shd w:val="clear" w:color="auto" w:fill="auto"/>
          </w:tcPr>
          <w:p w14:paraId="17DD095B" w14:textId="6E8A3CDE" w:rsidR="009A72DF" w:rsidRPr="00751BC9" w:rsidRDefault="009A72DF" w:rsidP="00270E45">
            <w:pPr>
              <w:pStyle w:val="TABLE-col-heading"/>
            </w:pPr>
            <w:r w:rsidRPr="00751BC9">
              <w:t xml:space="preserve">Job Response </w:t>
            </w:r>
            <w:r>
              <w:t xml:space="preserve">List </w:t>
            </w:r>
            <w:r w:rsidRPr="00751BC9">
              <w:t>Element</w:t>
            </w:r>
          </w:p>
        </w:tc>
        <w:tc>
          <w:tcPr>
            <w:tcW w:w="7083" w:type="dxa"/>
            <w:shd w:val="clear" w:color="auto" w:fill="auto"/>
          </w:tcPr>
          <w:p w14:paraId="15BCB84F" w14:textId="77777777" w:rsidR="009A72DF" w:rsidRPr="00751BC9" w:rsidRDefault="009A72DF" w:rsidP="00270E45">
            <w:pPr>
              <w:pStyle w:val="TABLE-col-heading"/>
            </w:pPr>
            <w:r w:rsidRPr="00751BC9">
              <w:t>Returns</w:t>
            </w:r>
          </w:p>
        </w:tc>
      </w:tr>
      <w:tr w:rsidR="009A72DF" w:rsidRPr="00751BC9" w14:paraId="40C6763D" w14:textId="77777777" w:rsidTr="00270E45">
        <w:tc>
          <w:tcPr>
            <w:tcW w:w="2097" w:type="dxa"/>
            <w:shd w:val="clear" w:color="auto" w:fill="auto"/>
          </w:tcPr>
          <w:p w14:paraId="4794A674" w14:textId="77777777" w:rsidR="009A72DF" w:rsidRPr="00751BC9" w:rsidRDefault="009A72DF" w:rsidP="00270E45">
            <w:pPr>
              <w:pStyle w:val="TABLE-cell"/>
            </w:pPr>
            <w:r w:rsidRPr="00751BC9">
              <w:t>Work Type</w:t>
            </w:r>
          </w:p>
        </w:tc>
        <w:tc>
          <w:tcPr>
            <w:tcW w:w="7083" w:type="dxa"/>
            <w:shd w:val="clear" w:color="auto" w:fill="auto"/>
          </w:tcPr>
          <w:p w14:paraId="2CC29B24" w14:textId="484E15CC" w:rsidR="009A72DF" w:rsidRPr="00751BC9" w:rsidRDefault="009A72DF" w:rsidP="00270E45">
            <w:pPr>
              <w:pStyle w:val="TABLE-cell"/>
            </w:pPr>
            <w:r w:rsidRPr="00751BC9">
              <w:t xml:space="preserve">Specifies </w:t>
            </w:r>
            <w:r w:rsidRPr="009A72DF">
              <w:rPr>
                <w:i/>
              </w:rPr>
              <w:t>Job Response List</w:t>
            </w:r>
            <w:r>
              <w:t xml:space="preserve"> </w:t>
            </w:r>
            <w:r w:rsidRPr="00751BC9">
              <w:t xml:space="preserve">information with Work Types that match the specified work type.  If not specified then the responder selects the </w:t>
            </w:r>
            <w:r w:rsidRPr="00751BC9">
              <w:rPr>
                <w:i/>
              </w:rPr>
              <w:t>Work Types</w:t>
            </w:r>
            <w:r w:rsidRPr="00751BC9">
              <w:t>.</w:t>
            </w:r>
          </w:p>
        </w:tc>
      </w:tr>
      <w:tr w:rsidR="009A72DF" w:rsidRPr="00751BC9" w14:paraId="236B991E" w14:textId="77777777" w:rsidTr="00270E45">
        <w:tc>
          <w:tcPr>
            <w:tcW w:w="2097" w:type="dxa"/>
            <w:shd w:val="clear" w:color="auto" w:fill="auto"/>
          </w:tcPr>
          <w:p w14:paraId="18B2EAEA" w14:textId="77777777" w:rsidR="009A72DF" w:rsidRPr="00751BC9" w:rsidRDefault="009A72DF" w:rsidP="00270E45">
            <w:pPr>
              <w:pStyle w:val="TABLE-cell"/>
            </w:pPr>
            <w:r w:rsidRPr="00751BC9">
              <w:t>Start Time</w:t>
            </w:r>
          </w:p>
        </w:tc>
        <w:tc>
          <w:tcPr>
            <w:tcW w:w="7083" w:type="dxa"/>
            <w:shd w:val="clear" w:color="auto" w:fill="auto"/>
          </w:tcPr>
          <w:p w14:paraId="22EAC3F0" w14:textId="0060E6B2" w:rsidR="009A72DF" w:rsidRPr="00751BC9" w:rsidRDefault="009A72DF" w:rsidP="00270E45">
            <w:pPr>
              <w:pStyle w:val="TABLE-cell"/>
            </w:pPr>
            <w:r w:rsidRPr="00751BC9">
              <w:t xml:space="preserve">Specifies </w:t>
            </w:r>
            <w:r w:rsidRPr="009A72DF">
              <w:rPr>
                <w:i/>
              </w:rPr>
              <w:t>Job Response List</w:t>
            </w:r>
            <w:r>
              <w:t xml:space="preserve"> </w:t>
            </w:r>
            <w:r w:rsidRPr="00751BC9">
              <w:t xml:space="preserve">information with Start Times after, and including the start time.  If not specified then the responder selects the </w:t>
            </w:r>
            <w:r w:rsidRPr="00751BC9">
              <w:rPr>
                <w:i/>
              </w:rPr>
              <w:t>Start Time</w:t>
            </w:r>
            <w:r w:rsidRPr="00751BC9">
              <w:t>.</w:t>
            </w:r>
          </w:p>
        </w:tc>
      </w:tr>
      <w:tr w:rsidR="009A72DF" w:rsidRPr="00751BC9" w14:paraId="63FFA389" w14:textId="77777777" w:rsidTr="00270E45">
        <w:tc>
          <w:tcPr>
            <w:tcW w:w="2097" w:type="dxa"/>
            <w:shd w:val="clear" w:color="auto" w:fill="auto"/>
          </w:tcPr>
          <w:p w14:paraId="71DDDFF3" w14:textId="77777777" w:rsidR="009A72DF" w:rsidRPr="00751BC9" w:rsidRDefault="009A72DF" w:rsidP="00270E45">
            <w:pPr>
              <w:pStyle w:val="TABLE-cell"/>
            </w:pPr>
            <w:r w:rsidRPr="00751BC9">
              <w:t>End Time</w:t>
            </w:r>
          </w:p>
        </w:tc>
        <w:tc>
          <w:tcPr>
            <w:tcW w:w="7083" w:type="dxa"/>
            <w:shd w:val="clear" w:color="auto" w:fill="auto"/>
          </w:tcPr>
          <w:p w14:paraId="67E55520" w14:textId="207EF722" w:rsidR="009A72DF" w:rsidRPr="00751BC9" w:rsidRDefault="009A72DF" w:rsidP="00270E45">
            <w:pPr>
              <w:pStyle w:val="TABLE-cell"/>
            </w:pPr>
            <w:r w:rsidRPr="00751BC9">
              <w:t xml:space="preserve">Specifies either </w:t>
            </w:r>
            <w:r w:rsidRPr="009A72DF">
              <w:rPr>
                <w:i/>
              </w:rPr>
              <w:t>Job Response List</w:t>
            </w:r>
            <w:r>
              <w:t xml:space="preserve"> </w:t>
            </w:r>
            <w:r w:rsidRPr="00751BC9">
              <w:t xml:space="preserve">information with End Times before, and including, the end time.  If not specified then the responder selects the </w:t>
            </w:r>
            <w:r w:rsidRPr="00751BC9">
              <w:rPr>
                <w:i/>
              </w:rPr>
              <w:t>End Time</w:t>
            </w:r>
            <w:r w:rsidRPr="00751BC9">
              <w:t>.</w:t>
            </w:r>
          </w:p>
        </w:tc>
      </w:tr>
      <w:tr w:rsidR="009A72DF" w:rsidRPr="00751BC9" w14:paraId="52F66299" w14:textId="77777777" w:rsidTr="00270E45">
        <w:tc>
          <w:tcPr>
            <w:tcW w:w="2097" w:type="dxa"/>
            <w:shd w:val="clear" w:color="auto" w:fill="auto"/>
          </w:tcPr>
          <w:p w14:paraId="6131A2B9" w14:textId="77777777" w:rsidR="009A72DF" w:rsidRPr="00751BC9" w:rsidRDefault="009A72DF" w:rsidP="00270E45">
            <w:pPr>
              <w:pStyle w:val="TABLE-cell"/>
            </w:pPr>
            <w:r w:rsidRPr="00751BC9">
              <w:t>Hierarchy Scope</w:t>
            </w:r>
          </w:p>
        </w:tc>
        <w:tc>
          <w:tcPr>
            <w:tcW w:w="7083" w:type="dxa"/>
            <w:shd w:val="clear" w:color="auto" w:fill="auto"/>
          </w:tcPr>
          <w:p w14:paraId="483C78E2" w14:textId="41DB9D3C" w:rsidR="009A72DF" w:rsidRPr="00751BC9" w:rsidRDefault="009A72DF" w:rsidP="00270E45">
            <w:pPr>
              <w:pStyle w:val="TABLE-cell"/>
            </w:pPr>
            <w:r w:rsidRPr="00751BC9">
              <w:t xml:space="preserve">Specifies </w:t>
            </w:r>
            <w:r w:rsidRPr="009A72DF">
              <w:rPr>
                <w:i/>
              </w:rPr>
              <w:t>Job Response List</w:t>
            </w:r>
            <w:r>
              <w:t xml:space="preserve"> </w:t>
            </w:r>
            <w:r w:rsidRPr="00751BC9">
              <w:t xml:space="preserve">information with Start Times for the specified scope in the role based equipment hierarchal. (e.g. A process cell, work center, production line, area, site, …). If not specified then the responder selects the </w:t>
            </w:r>
            <w:r w:rsidRPr="00751BC9">
              <w:rPr>
                <w:i/>
              </w:rPr>
              <w:t>Hierarchy Scope</w:t>
            </w:r>
            <w:r w:rsidRPr="00751BC9">
              <w:t xml:space="preserve">. </w:t>
            </w:r>
          </w:p>
        </w:tc>
      </w:tr>
    </w:tbl>
    <w:p w14:paraId="51316205" w14:textId="77777777" w:rsidR="009A72DF" w:rsidRDefault="009A72DF" w:rsidP="00833722">
      <w:pPr>
        <w:pStyle w:val="NOTE"/>
      </w:pPr>
    </w:p>
    <w:p w14:paraId="6375FC71" w14:textId="77777777" w:rsidR="00270E45" w:rsidRPr="000615A5" w:rsidRDefault="00270E45" w:rsidP="00833722">
      <w:pPr>
        <w:pStyle w:val="Heading2"/>
      </w:pPr>
      <w:bookmarkStart w:id="2922" w:name="_Toc507944967"/>
      <w:bookmarkStart w:id="2923" w:name="_Ref111426289"/>
      <w:r w:rsidRPr="000615A5">
        <w:t>Workflow specification model</w:t>
      </w:r>
      <w:bookmarkEnd w:id="2922"/>
    </w:p>
    <w:p w14:paraId="40625D48" w14:textId="77777777" w:rsidR="00270E45" w:rsidRPr="000615A5" w:rsidRDefault="00270E45" w:rsidP="00833722">
      <w:pPr>
        <w:pStyle w:val="Heading3"/>
      </w:pPr>
      <w:bookmarkStart w:id="2924" w:name="_Toc507944968"/>
      <w:r w:rsidRPr="000615A5">
        <w:t>Workflow specification elements</w:t>
      </w:r>
      <w:bookmarkEnd w:id="2924"/>
    </w:p>
    <w:p w14:paraId="18A17205" w14:textId="79A6AE61" w:rsidR="00270E45" w:rsidRPr="000615A5" w:rsidRDefault="00270E45" w:rsidP="00270E45">
      <w:pPr>
        <w:pStyle w:val="PARAGRAPH"/>
      </w:pPr>
      <w:r w:rsidRPr="000615A5">
        <w:t xml:space="preserve">The message definitions assume that Workflow Specification information may be accessed from two starting points; a </w:t>
      </w:r>
      <w:r w:rsidRPr="00DB1007">
        <w:rPr>
          <w:i/>
        </w:rPr>
        <w:t>Workflow Specification</w:t>
      </w:r>
      <w:r w:rsidRPr="000615A5">
        <w:t xml:space="preserve"> and a </w:t>
      </w:r>
      <w:r w:rsidRPr="00DB1007">
        <w:rPr>
          <w:i/>
        </w:rPr>
        <w:t>Workflow Specification Type</w:t>
      </w:r>
      <w:r w:rsidRPr="000615A5">
        <w:t xml:space="preserve">, as identified by the dotted collection in </w:t>
      </w:r>
      <w:r w:rsidRPr="000615A5">
        <w:fldChar w:fldCharType="begin"/>
      </w:r>
      <w:r w:rsidRPr="000615A5">
        <w:instrText xml:space="preserve"> REF _Ref325460957 </w:instrText>
      </w:r>
      <w:r w:rsidRPr="000615A5">
        <w:fldChar w:fldCharType="separate"/>
      </w:r>
      <w:r w:rsidR="00181DCD" w:rsidRPr="000615A5">
        <w:t xml:space="preserve">Figure </w:t>
      </w:r>
      <w:r w:rsidR="00181DCD">
        <w:rPr>
          <w:noProof/>
        </w:rPr>
        <w:t>36</w:t>
      </w:r>
      <w:r w:rsidRPr="000615A5">
        <w:fldChar w:fldCharType="end"/>
      </w:r>
      <w:r w:rsidRPr="000615A5">
        <w:t>.</w:t>
      </w:r>
    </w:p>
    <w:p w14:paraId="049FDBA6" w14:textId="102EFB74" w:rsidR="00270E45" w:rsidRPr="000615A5" w:rsidRDefault="00CF582E" w:rsidP="00270E45">
      <w:pPr>
        <w:pStyle w:val="FIGURE"/>
      </w:pPr>
      <w:ins w:id="2925" w:author="Dennis Brandl" w:date="2018-03-05T16:48:00Z">
        <w:r w:rsidRPr="00CF582E">
          <w:drawing>
            <wp:inline distT="0" distB="0" distL="0" distR="0" wp14:anchorId="66BC941C" wp14:editId="52A56698">
              <wp:extent cx="5759450" cy="4609235"/>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9450" cy="4609235"/>
                      </a:xfrm>
                      <a:prstGeom prst="rect">
                        <a:avLst/>
                      </a:prstGeom>
                      <a:noFill/>
                      <a:ln>
                        <a:noFill/>
                      </a:ln>
                    </pic:spPr>
                  </pic:pic>
                </a:graphicData>
              </a:graphic>
            </wp:inline>
          </w:drawing>
        </w:r>
      </w:ins>
    </w:p>
    <w:p w14:paraId="03BA1AC4" w14:textId="0A7CC01E" w:rsidR="00270E45" w:rsidRPr="000615A5" w:rsidRDefault="00270E45" w:rsidP="00833722">
      <w:pPr>
        <w:pStyle w:val="FIGURE-title"/>
      </w:pPr>
      <w:bookmarkStart w:id="2926" w:name="_Ref325460957"/>
      <w:bookmarkStart w:id="2927" w:name="_Toc507944743"/>
      <w:r w:rsidRPr="000615A5">
        <w:t xml:space="preserve">Figure </w:t>
      </w:r>
      <w:r w:rsidRPr="000615A5">
        <w:fldChar w:fldCharType="begin"/>
      </w:r>
      <w:r w:rsidRPr="000615A5">
        <w:instrText xml:space="preserve"> SEQ Figure \* ARABIC </w:instrText>
      </w:r>
      <w:r w:rsidRPr="000615A5">
        <w:fldChar w:fldCharType="separate"/>
      </w:r>
      <w:r w:rsidR="00181DCD">
        <w:rPr>
          <w:noProof/>
        </w:rPr>
        <w:t>36</w:t>
      </w:r>
      <w:r w:rsidRPr="000615A5">
        <w:fldChar w:fldCharType="end"/>
      </w:r>
      <w:bookmarkEnd w:id="2926"/>
      <w:r w:rsidRPr="000615A5">
        <w:t xml:space="preserve"> </w:t>
      </w:r>
      <w:r w:rsidR="00D76A65">
        <w:t>–</w:t>
      </w:r>
      <w:r w:rsidRPr="000615A5">
        <w:t xml:space="preserve"> Object</w:t>
      </w:r>
      <w:r w:rsidR="00D76A65">
        <w:t xml:space="preserve"> </w:t>
      </w:r>
      <w:r w:rsidRPr="000615A5">
        <w:t>grouping for the workflow specification model</w:t>
      </w:r>
      <w:bookmarkEnd w:id="2927"/>
    </w:p>
    <w:p w14:paraId="15A1922B" w14:textId="77777777" w:rsidR="00270E45" w:rsidRPr="000615A5" w:rsidRDefault="00270E45" w:rsidP="00833722">
      <w:pPr>
        <w:pStyle w:val="Heading3"/>
      </w:pPr>
      <w:bookmarkStart w:id="2928" w:name="_Toc507944969"/>
      <w:r w:rsidRPr="000615A5">
        <w:t>Workflow specification verbs</w:t>
      </w:r>
      <w:bookmarkEnd w:id="2928"/>
    </w:p>
    <w:p w14:paraId="7271419A" w14:textId="6EE3028E"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DB1007">
        <w:rPr>
          <w:i/>
        </w:rPr>
        <w:t>Workflow Specification</w:t>
      </w:r>
      <w:r w:rsidR="00270E45" w:rsidRPr="000615A5">
        <w:t xml:space="preserve"> noun.   </w:t>
      </w:r>
    </w:p>
    <w:p w14:paraId="7DEEA3CF" w14:textId="77777777" w:rsidR="00270E45" w:rsidRPr="000615A5" w:rsidRDefault="00270E45" w:rsidP="00833722">
      <w:pPr>
        <w:pStyle w:val="Heading3"/>
      </w:pPr>
      <w:bookmarkStart w:id="2929" w:name="_Toc507944970"/>
      <w:r w:rsidRPr="000615A5">
        <w:lastRenderedPageBreak/>
        <w:t>Workflow specification verb actions</w:t>
      </w:r>
      <w:bookmarkEnd w:id="2929"/>
    </w:p>
    <w:p w14:paraId="470F2792" w14:textId="33FF12C8" w:rsidR="00270E45" w:rsidRPr="000615A5" w:rsidRDefault="00270E45" w:rsidP="00270E45">
      <w:pPr>
        <w:pStyle w:val="PARAGRAPH"/>
      </w:pPr>
      <w:r w:rsidRPr="000615A5">
        <w:t xml:space="preserve">The actions performed on a </w:t>
      </w:r>
      <w:r w:rsidRPr="00DB1007">
        <w:rPr>
          <w:i/>
        </w:rPr>
        <w:t>Workflow Specification</w:t>
      </w:r>
      <w:r w:rsidRPr="000615A5">
        <w:t xml:space="preserve"> </w:t>
      </w:r>
      <w:r>
        <w:t>noun are defined in</w:t>
      </w:r>
      <w:r w:rsidRPr="000615A5">
        <w:t xml:space="preserve"> </w:t>
      </w:r>
      <w:r w:rsidRPr="000615A5">
        <w:fldChar w:fldCharType="begin"/>
      </w:r>
      <w:r w:rsidRPr="000615A5">
        <w:instrText xml:space="preserve"> REF _Ref325461030 </w:instrText>
      </w:r>
      <w:r w:rsidRPr="000615A5">
        <w:fldChar w:fldCharType="separate"/>
      </w:r>
      <w:r w:rsidR="00036893" w:rsidRPr="000615A5">
        <w:t xml:space="preserve">Table </w:t>
      </w:r>
      <w:r w:rsidR="00036893">
        <w:rPr>
          <w:noProof/>
        </w:rPr>
        <w:t>59</w:t>
      </w:r>
      <w:r w:rsidRPr="000615A5">
        <w:fldChar w:fldCharType="end"/>
      </w:r>
      <w:r w:rsidRPr="000615A5">
        <w:t>.</w:t>
      </w:r>
    </w:p>
    <w:p w14:paraId="2B6DF11E" w14:textId="5B806303" w:rsidR="00270E45" w:rsidRPr="000615A5" w:rsidRDefault="00270E45" w:rsidP="00833722">
      <w:pPr>
        <w:pStyle w:val="TABLE-title"/>
      </w:pPr>
      <w:bookmarkStart w:id="2930" w:name="_Ref325461030"/>
      <w:bookmarkStart w:id="2931" w:name="_Toc483857412"/>
      <w:r w:rsidRPr="000615A5">
        <w:t xml:space="preserve">Table </w:t>
      </w:r>
      <w:r w:rsidRPr="000615A5">
        <w:fldChar w:fldCharType="begin"/>
      </w:r>
      <w:r w:rsidRPr="000615A5">
        <w:instrText xml:space="preserve"> SEQ Table \* ARABIC </w:instrText>
      </w:r>
      <w:r w:rsidRPr="000615A5">
        <w:fldChar w:fldCharType="separate"/>
      </w:r>
      <w:r w:rsidR="00036893">
        <w:rPr>
          <w:noProof/>
        </w:rPr>
        <w:t>59</w:t>
      </w:r>
      <w:r w:rsidRPr="000615A5">
        <w:fldChar w:fldCharType="end"/>
      </w:r>
      <w:bookmarkEnd w:id="2930"/>
      <w:r w:rsidRPr="000615A5">
        <w:t xml:space="preserve"> – Workflow Specification </w:t>
      </w:r>
      <w:r w:rsidRPr="000615A5">
        <w:rPr>
          <w:szCs w:val="24"/>
        </w:rPr>
        <w:t>verb actions</w:t>
      </w:r>
      <w:bookmarkEnd w:id="2931"/>
    </w:p>
    <w:tbl>
      <w:tblPr>
        <w:tblW w:w="94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7"/>
        <w:gridCol w:w="7679"/>
      </w:tblGrid>
      <w:tr w:rsidR="00DB1007" w:rsidRPr="00DB1007" w14:paraId="7E147F68" w14:textId="77777777" w:rsidTr="00DB1007">
        <w:trPr>
          <w:tblHeader/>
        </w:trPr>
        <w:tc>
          <w:tcPr>
            <w:tcW w:w="1737" w:type="dxa"/>
            <w:shd w:val="clear" w:color="auto" w:fill="auto"/>
          </w:tcPr>
          <w:p w14:paraId="33C7E703" w14:textId="77777777" w:rsidR="00270E45" w:rsidRPr="00DB1007" w:rsidRDefault="00270E45" w:rsidP="002A2036">
            <w:pPr>
              <w:pStyle w:val="TABLE-col-heading"/>
            </w:pPr>
            <w:r w:rsidRPr="00DB1007">
              <w:t>Workflow Specification ID</w:t>
            </w:r>
          </w:p>
        </w:tc>
        <w:tc>
          <w:tcPr>
            <w:tcW w:w="7679" w:type="dxa"/>
            <w:shd w:val="clear" w:color="auto" w:fill="auto"/>
            <w:vAlign w:val="center"/>
          </w:tcPr>
          <w:p w14:paraId="16F63323" w14:textId="77777777" w:rsidR="00270E45" w:rsidRPr="00DB1007" w:rsidRDefault="00270E45" w:rsidP="002A2036">
            <w:pPr>
              <w:pStyle w:val="TABLE-col-heading"/>
            </w:pPr>
            <w:r w:rsidRPr="00DB1007">
              <w:t>Verb action on noun</w:t>
            </w:r>
          </w:p>
        </w:tc>
      </w:tr>
      <w:tr w:rsidR="00DB1007" w:rsidRPr="00DB1007" w14:paraId="4F555223" w14:textId="77777777" w:rsidTr="00DB1007">
        <w:tc>
          <w:tcPr>
            <w:tcW w:w="1737" w:type="dxa"/>
            <w:shd w:val="clear" w:color="auto" w:fill="auto"/>
          </w:tcPr>
          <w:p w14:paraId="7368B3BC" w14:textId="77777777" w:rsidR="00270E45" w:rsidRPr="00DB1007" w:rsidRDefault="00270E45" w:rsidP="002A2036">
            <w:pPr>
              <w:pStyle w:val="TABLE-cell"/>
            </w:pPr>
            <w:r w:rsidRPr="00DB1007">
              <w:t>IDs specified</w:t>
            </w:r>
          </w:p>
        </w:tc>
        <w:tc>
          <w:tcPr>
            <w:tcW w:w="7679" w:type="dxa"/>
            <w:shd w:val="clear" w:color="auto" w:fill="auto"/>
          </w:tcPr>
          <w:p w14:paraId="12C43659" w14:textId="77777777" w:rsidR="00270E45" w:rsidRPr="00DB1007" w:rsidRDefault="00270E45" w:rsidP="002A2036">
            <w:pPr>
              <w:pStyle w:val="TABLE-cell"/>
            </w:pPr>
            <w:r w:rsidRPr="00DB1007">
              <w:t xml:space="preserve">GET: Shall define a request that the receiver is to return, in a SHOW message, all attributes and subobjects of </w:t>
            </w:r>
            <w:r w:rsidRPr="00DB1007">
              <w:rPr>
                <w:i/>
              </w:rPr>
              <w:t>Workflow Specification</w:t>
            </w:r>
            <w:r w:rsidRPr="00DB1007">
              <w:t>.</w:t>
            </w:r>
          </w:p>
          <w:p w14:paraId="0C65C256" w14:textId="77777777" w:rsidR="00270E45" w:rsidRPr="00DB1007" w:rsidRDefault="00270E45" w:rsidP="002A2036">
            <w:pPr>
              <w:pStyle w:val="TABLE-cell"/>
            </w:pPr>
            <w:r w:rsidRPr="00DB1007">
              <w:t xml:space="preserve">PROCESS: Shall define a request that the receiver is to add </w:t>
            </w:r>
            <w:r w:rsidRPr="00DB1007">
              <w:rPr>
                <w:i/>
              </w:rPr>
              <w:t>Workflow Specification</w:t>
            </w:r>
            <w:r w:rsidRPr="00DB1007">
              <w:t xml:space="preserve">. The message defines suggested IDs for the </w:t>
            </w:r>
            <w:r w:rsidRPr="00DB1007">
              <w:rPr>
                <w:i/>
              </w:rPr>
              <w:t>Workflow Specification</w:t>
            </w:r>
            <w:r w:rsidRPr="00DB1007">
              <w:t xml:space="preserve">, values for the attributes and subobjects. The receiver adds the </w:t>
            </w:r>
            <w:r w:rsidRPr="00DB1007">
              <w:rPr>
                <w:i/>
              </w:rPr>
              <w:t>Workflow Specification</w:t>
            </w:r>
            <w:r w:rsidRPr="00DB1007">
              <w:t xml:space="preserve"> and assigns IDs.  The assigned IDs shall be returned in the ACKNOWLEDGE message.</w:t>
            </w:r>
          </w:p>
          <w:p w14:paraId="36DD1417" w14:textId="77777777" w:rsidR="00270E45" w:rsidRPr="00DB1007" w:rsidRDefault="00270E45" w:rsidP="002A2036">
            <w:pPr>
              <w:pStyle w:val="TABLE-cell"/>
            </w:pPr>
            <w:r w:rsidRPr="00DB1007">
              <w:t xml:space="preserve">CHANGE: Shall define a request that the receiver is to change the specified attributes and subobjects of the </w:t>
            </w:r>
            <w:r w:rsidRPr="00DB1007">
              <w:rPr>
                <w:i/>
              </w:rPr>
              <w:t>Workflow Specification</w:t>
            </w:r>
            <w:r w:rsidRPr="00DB1007">
              <w:t xml:space="preserve">. The assumption is the new </w:t>
            </w:r>
            <w:r w:rsidRPr="00DB1007">
              <w:rPr>
                <w:i/>
              </w:rPr>
              <w:t xml:space="preserve">Workflow Specification </w:t>
            </w:r>
            <w:r w:rsidRPr="00DB1007">
              <w:t xml:space="preserve">is the complete definition and that the previous </w:t>
            </w:r>
            <w:r w:rsidRPr="00DB1007">
              <w:rPr>
                <w:i/>
              </w:rPr>
              <w:t xml:space="preserve">Workflow Specification </w:t>
            </w:r>
            <w:r w:rsidRPr="00DB1007">
              <w:t xml:space="preserve">is canceled and the new </w:t>
            </w:r>
            <w:r w:rsidRPr="00DB1007">
              <w:rPr>
                <w:i/>
              </w:rPr>
              <w:t xml:space="preserve">Workflow Specification </w:t>
            </w:r>
            <w:r w:rsidRPr="00DB1007">
              <w:t>is added</w:t>
            </w:r>
            <w:r w:rsidRPr="00DB1007">
              <w:rPr>
                <w:i/>
              </w:rPr>
              <w:t>.</w:t>
            </w:r>
            <w:r w:rsidRPr="00DB1007">
              <w:t xml:space="preserve">  A RESPOND message may be used to communicate agreement, disagreement, or changes made to the CHANGE message data.</w:t>
            </w:r>
          </w:p>
          <w:p w14:paraId="5A588EB2" w14:textId="77777777" w:rsidR="00270E45" w:rsidRPr="00DB1007" w:rsidRDefault="00270E45" w:rsidP="002A2036">
            <w:pPr>
              <w:pStyle w:val="TABLE-cell"/>
            </w:pPr>
            <w:r w:rsidRPr="00DB1007">
              <w:t xml:space="preserve">CANCEL: Shall define a request that the receiver is to cancel the specified </w:t>
            </w:r>
            <w:r w:rsidRPr="00DB1007">
              <w:rPr>
                <w:i/>
              </w:rPr>
              <w:t>Workflow Specifications</w:t>
            </w:r>
            <w:r w:rsidRPr="00DB1007">
              <w:t>.</w:t>
            </w:r>
          </w:p>
          <w:p w14:paraId="1267226D" w14:textId="77777777" w:rsidR="00270E45" w:rsidRPr="00DB1007" w:rsidRDefault="00270E45" w:rsidP="002A2036">
            <w:pPr>
              <w:pStyle w:val="TABLE-cell"/>
            </w:pPr>
            <w:r w:rsidRPr="00DB1007">
              <w:t xml:space="preserve">SYNC ADD: Shall define a request that the receiver is to add the specified </w:t>
            </w:r>
            <w:r w:rsidRPr="00DB1007">
              <w:rPr>
                <w:i/>
              </w:rPr>
              <w:t>Workflow Specifications</w:t>
            </w:r>
            <w:r w:rsidRPr="00DB1007">
              <w:t xml:space="preserve">, attributes and subobjects. </w:t>
            </w:r>
          </w:p>
          <w:p w14:paraId="19A06852" w14:textId="77777777" w:rsidR="00270E45" w:rsidRPr="00DB1007" w:rsidRDefault="00270E45" w:rsidP="002A2036">
            <w:pPr>
              <w:pStyle w:val="TABLE-cell"/>
            </w:pPr>
            <w:r w:rsidRPr="00DB1007">
              <w:t xml:space="preserve">SYNC CHANGE: Shall define a request that the receiver is to change the specified attributes and subobjects of the </w:t>
            </w:r>
            <w:r w:rsidRPr="00DB1007">
              <w:rPr>
                <w:i/>
              </w:rPr>
              <w:t>Workflow Specifications</w:t>
            </w:r>
            <w:r w:rsidRPr="00DB1007">
              <w:t xml:space="preserve">. The assumption is the new </w:t>
            </w:r>
            <w:r w:rsidRPr="00DB1007">
              <w:rPr>
                <w:i/>
              </w:rPr>
              <w:t xml:space="preserve">Workflow Specification </w:t>
            </w:r>
            <w:r w:rsidRPr="00DB1007">
              <w:t xml:space="preserve">is the complete definition and that the previous </w:t>
            </w:r>
            <w:r w:rsidRPr="00DB1007">
              <w:rPr>
                <w:i/>
              </w:rPr>
              <w:t xml:space="preserve">Workflow Specification </w:t>
            </w:r>
            <w:r w:rsidRPr="00DB1007">
              <w:t xml:space="preserve">is deleted and the new </w:t>
            </w:r>
            <w:r w:rsidRPr="00DB1007">
              <w:rPr>
                <w:i/>
              </w:rPr>
              <w:t xml:space="preserve">Workflow Specification </w:t>
            </w:r>
            <w:r w:rsidRPr="00DB1007">
              <w:t>is added</w:t>
            </w:r>
          </w:p>
          <w:p w14:paraId="33C8D37F" w14:textId="0A5CB399" w:rsidR="00824751" w:rsidRDefault="00270E45" w:rsidP="00824751">
            <w:pPr>
              <w:pStyle w:val="TABLE-cell"/>
              <w:rPr>
                <w:ins w:id="2932" w:author="Dennis Brandl" w:date="2018-03-03T07:11:00Z"/>
              </w:rPr>
            </w:pPr>
            <w:r w:rsidRPr="00DB1007">
              <w:t xml:space="preserve">SYNC DELETE: Shall define a request that the receiver is to delete the specified </w:t>
            </w:r>
            <w:r w:rsidRPr="00DB1007">
              <w:rPr>
                <w:i/>
              </w:rPr>
              <w:t>Workflow Specifications</w:t>
            </w:r>
            <w:r w:rsidRPr="00DB1007">
              <w:t>.</w:t>
            </w:r>
            <w:ins w:id="2933" w:author="Dennis Brandl" w:date="2018-03-03T07:11:00Z">
              <w:r w:rsidR="00824751">
                <w:t xml:space="preserve"> </w:t>
              </w:r>
            </w:ins>
          </w:p>
          <w:p w14:paraId="39CED886" w14:textId="053616B3" w:rsidR="00270E45" w:rsidRPr="00DB1007" w:rsidRDefault="00824751" w:rsidP="00824751">
            <w:pPr>
              <w:pStyle w:val="TABLE-cell"/>
            </w:pPr>
            <w:ins w:id="2934" w:author="Dennis Brandl" w:date="2018-03-03T07:11:00Z">
              <w:r>
                <w:t xml:space="preserve">NOTIFY: Shall define the creation of a new </w:t>
              </w:r>
              <w:r>
                <w:rPr>
                  <w:i/>
                </w:rPr>
                <w:t>Workflow Specification</w:t>
              </w:r>
              <w:r>
                <w:t>.</w:t>
              </w:r>
            </w:ins>
          </w:p>
        </w:tc>
      </w:tr>
      <w:tr w:rsidR="00DB1007" w:rsidRPr="00DB1007" w14:paraId="6E9E1A4E" w14:textId="77777777" w:rsidTr="00DB1007">
        <w:tc>
          <w:tcPr>
            <w:tcW w:w="1737" w:type="dxa"/>
            <w:shd w:val="clear" w:color="auto" w:fill="auto"/>
          </w:tcPr>
          <w:p w14:paraId="173CF12B" w14:textId="77777777" w:rsidR="00270E45" w:rsidRPr="00DB1007" w:rsidRDefault="00270E45" w:rsidP="002A2036">
            <w:pPr>
              <w:pStyle w:val="TABLE-cell"/>
            </w:pPr>
            <w:r w:rsidRPr="00DB1007">
              <w:t>&lt;not specified&gt;</w:t>
            </w:r>
          </w:p>
        </w:tc>
        <w:tc>
          <w:tcPr>
            <w:tcW w:w="7679" w:type="dxa"/>
            <w:shd w:val="clear" w:color="auto" w:fill="auto"/>
          </w:tcPr>
          <w:p w14:paraId="17FCBA0B" w14:textId="77777777" w:rsidR="00270E45" w:rsidRPr="00DB1007" w:rsidRDefault="00270E45" w:rsidP="002A2036">
            <w:pPr>
              <w:pStyle w:val="TABLE-cell"/>
            </w:pPr>
            <w:r w:rsidRPr="00DB1007">
              <w:t>GET: Error.</w:t>
            </w:r>
          </w:p>
          <w:p w14:paraId="5579ED0B" w14:textId="77777777" w:rsidR="00270E45" w:rsidRPr="00DB1007" w:rsidRDefault="00270E45" w:rsidP="002A2036">
            <w:pPr>
              <w:pStyle w:val="TABLE-cell"/>
            </w:pPr>
            <w:r w:rsidRPr="00DB1007">
              <w:t>PROCESS: Error.</w:t>
            </w:r>
          </w:p>
          <w:p w14:paraId="4187AFEA" w14:textId="77777777" w:rsidR="00270E45" w:rsidRPr="00DB1007" w:rsidRDefault="00270E45" w:rsidP="002A2036">
            <w:pPr>
              <w:pStyle w:val="TABLE-cell"/>
            </w:pPr>
            <w:r w:rsidRPr="00DB1007">
              <w:t xml:space="preserve">CHANGE: Error. </w:t>
            </w:r>
          </w:p>
          <w:p w14:paraId="0D747396" w14:textId="77777777" w:rsidR="00270E45" w:rsidRPr="00DB1007" w:rsidRDefault="00270E45" w:rsidP="002A2036">
            <w:pPr>
              <w:pStyle w:val="TABLE-cell"/>
            </w:pPr>
            <w:r w:rsidRPr="00DB1007">
              <w:t xml:space="preserve">CANCEL: Error. </w:t>
            </w:r>
          </w:p>
          <w:p w14:paraId="4782F139" w14:textId="77777777" w:rsidR="00270E45" w:rsidRPr="00DB1007" w:rsidRDefault="00270E45" w:rsidP="002A2036">
            <w:pPr>
              <w:pStyle w:val="TABLE-cell"/>
            </w:pPr>
            <w:r w:rsidRPr="00DB1007">
              <w:t xml:space="preserve">SYNC ADD: Error. </w:t>
            </w:r>
          </w:p>
          <w:p w14:paraId="056CE63C" w14:textId="77777777" w:rsidR="00270E45" w:rsidRPr="00DB1007" w:rsidRDefault="00270E45" w:rsidP="002A2036">
            <w:pPr>
              <w:pStyle w:val="TABLE-cell"/>
            </w:pPr>
            <w:r w:rsidRPr="00DB1007">
              <w:t>SYNC CHANGE: Error.</w:t>
            </w:r>
          </w:p>
          <w:p w14:paraId="0711851B" w14:textId="77777777" w:rsidR="00270E45" w:rsidRDefault="00270E45" w:rsidP="002A2036">
            <w:pPr>
              <w:pStyle w:val="TABLE-cell"/>
              <w:rPr>
                <w:ins w:id="2935" w:author="Dennis Brandl" w:date="2018-03-03T07:11:00Z"/>
              </w:rPr>
            </w:pPr>
            <w:r w:rsidRPr="00DB1007">
              <w:t>SYNC DELETE: Error.</w:t>
            </w:r>
          </w:p>
          <w:p w14:paraId="3DC94D0F" w14:textId="462C1980" w:rsidR="00824751" w:rsidRPr="00DB1007" w:rsidRDefault="00824751" w:rsidP="002A2036">
            <w:pPr>
              <w:pStyle w:val="TABLE-cell"/>
            </w:pPr>
            <w:ins w:id="2936" w:author="Dennis Brandl" w:date="2018-03-03T07:11:00Z">
              <w:r>
                <w:t>NOTIFY: Error.</w:t>
              </w:r>
            </w:ins>
          </w:p>
        </w:tc>
      </w:tr>
      <w:tr w:rsidR="00DB1007" w:rsidRPr="00DB1007" w14:paraId="4EC5569A" w14:textId="77777777" w:rsidTr="00DB1007">
        <w:tc>
          <w:tcPr>
            <w:tcW w:w="1737" w:type="dxa"/>
            <w:shd w:val="clear" w:color="auto" w:fill="auto"/>
          </w:tcPr>
          <w:p w14:paraId="426404B8" w14:textId="77777777" w:rsidR="00270E45" w:rsidRPr="00DB1007" w:rsidRDefault="00270E45" w:rsidP="002A2036">
            <w:pPr>
              <w:pStyle w:val="TABLE-cell"/>
            </w:pPr>
            <w:r w:rsidRPr="00DB1007">
              <w:t>Wildcard specified</w:t>
            </w:r>
          </w:p>
        </w:tc>
        <w:tc>
          <w:tcPr>
            <w:tcW w:w="7679" w:type="dxa"/>
            <w:shd w:val="clear" w:color="auto" w:fill="auto"/>
          </w:tcPr>
          <w:p w14:paraId="1215CD5B" w14:textId="77777777" w:rsidR="00270E45" w:rsidRPr="00DB1007" w:rsidRDefault="00270E45" w:rsidP="002A2036">
            <w:pPr>
              <w:pStyle w:val="TABLE-cell"/>
            </w:pPr>
            <w:r w:rsidRPr="00DB1007">
              <w:t xml:space="preserve">GET: Shall define a request that the receiver is to return, in a SHOW message, all attributes and subobjects about all </w:t>
            </w:r>
            <w:r w:rsidRPr="00DB1007">
              <w:rPr>
                <w:i/>
              </w:rPr>
              <w:t>Workflow Specifications</w:t>
            </w:r>
            <w:r w:rsidRPr="00DB1007">
              <w:t xml:space="preserve"> identified by the wildcard.</w:t>
            </w:r>
          </w:p>
          <w:p w14:paraId="6973CC9C" w14:textId="77777777" w:rsidR="00270E45" w:rsidRPr="00DB1007" w:rsidRDefault="00270E45" w:rsidP="002A2036">
            <w:pPr>
              <w:pStyle w:val="TABLE-cell"/>
            </w:pPr>
            <w:r w:rsidRPr="00DB1007">
              <w:t>PROCESS: Error.</w:t>
            </w:r>
          </w:p>
          <w:p w14:paraId="1A7D717D" w14:textId="77777777" w:rsidR="00270E45" w:rsidRPr="00DB1007" w:rsidRDefault="00270E45" w:rsidP="002A2036">
            <w:pPr>
              <w:pStyle w:val="TABLE-cell"/>
            </w:pPr>
            <w:r w:rsidRPr="00DB1007">
              <w:t>CHANGE: Error.</w:t>
            </w:r>
          </w:p>
          <w:p w14:paraId="597782B4" w14:textId="77777777" w:rsidR="00270E45" w:rsidRPr="00DB1007" w:rsidRDefault="00270E45" w:rsidP="002A2036">
            <w:pPr>
              <w:pStyle w:val="TABLE-cell"/>
            </w:pPr>
            <w:r w:rsidRPr="00DB1007">
              <w:t xml:space="preserve">CANCEL: Shall define a request that the receiver is to cancel all </w:t>
            </w:r>
            <w:r w:rsidRPr="00DB1007">
              <w:rPr>
                <w:i/>
              </w:rPr>
              <w:t>Workflow Specifications</w:t>
            </w:r>
            <w:r w:rsidRPr="00DB1007">
              <w:t xml:space="preserve"> matching the wildcard. </w:t>
            </w:r>
          </w:p>
          <w:p w14:paraId="58DE195E" w14:textId="77777777" w:rsidR="00270E45" w:rsidRPr="00DB1007" w:rsidRDefault="00270E45" w:rsidP="002A2036">
            <w:pPr>
              <w:pStyle w:val="TABLE-cell"/>
            </w:pPr>
            <w:r w:rsidRPr="00DB1007">
              <w:t xml:space="preserve">SYNC ADD: Error. </w:t>
            </w:r>
          </w:p>
          <w:p w14:paraId="5B800D27" w14:textId="77777777" w:rsidR="00270E45" w:rsidRPr="00DB1007" w:rsidRDefault="00270E45" w:rsidP="002A2036">
            <w:pPr>
              <w:pStyle w:val="TABLE-cell"/>
            </w:pPr>
            <w:r w:rsidRPr="00DB1007">
              <w:t>SYNC CHANGE: Error.</w:t>
            </w:r>
          </w:p>
          <w:p w14:paraId="24DB2249" w14:textId="77777777" w:rsidR="00270E45" w:rsidRDefault="00270E45" w:rsidP="002A2036">
            <w:pPr>
              <w:pStyle w:val="TABLE-cell"/>
              <w:rPr>
                <w:ins w:id="2937" w:author="Dennis Brandl" w:date="2018-03-03T07:11:00Z"/>
              </w:rPr>
            </w:pPr>
            <w:r w:rsidRPr="00DB1007">
              <w:t xml:space="preserve">SYNC DELETE: Shall define a request that the receiver is to delete all </w:t>
            </w:r>
            <w:r w:rsidRPr="00DB1007">
              <w:rPr>
                <w:i/>
              </w:rPr>
              <w:t>Workflow Specifications</w:t>
            </w:r>
            <w:r w:rsidRPr="00DB1007">
              <w:t xml:space="preserve"> matching the wildcard.</w:t>
            </w:r>
          </w:p>
          <w:p w14:paraId="5A85817C" w14:textId="05BF1BBF" w:rsidR="00824751" w:rsidRPr="00DB1007" w:rsidRDefault="00824751" w:rsidP="002A2036">
            <w:pPr>
              <w:pStyle w:val="TABLE-cell"/>
            </w:pPr>
            <w:ins w:id="2938" w:author="Dennis Brandl" w:date="2018-03-03T07:11:00Z">
              <w:r>
                <w:t>NOTIFY: Error.</w:t>
              </w:r>
            </w:ins>
          </w:p>
        </w:tc>
      </w:tr>
    </w:tbl>
    <w:p w14:paraId="039822A6" w14:textId="77777777" w:rsidR="00270E45" w:rsidRPr="000615A5" w:rsidRDefault="00270E45" w:rsidP="00833722">
      <w:pPr>
        <w:pStyle w:val="NOTE"/>
      </w:pPr>
    </w:p>
    <w:p w14:paraId="7E75DF77" w14:textId="77777777" w:rsidR="00270E45" w:rsidRPr="000615A5" w:rsidRDefault="00270E45" w:rsidP="00833722">
      <w:pPr>
        <w:pStyle w:val="Heading3"/>
      </w:pPr>
      <w:bookmarkStart w:id="2939" w:name="_Toc507944971"/>
      <w:r w:rsidRPr="000615A5">
        <w:t>Workflow specification type</w:t>
      </w:r>
      <w:bookmarkEnd w:id="2939"/>
    </w:p>
    <w:p w14:paraId="0B0ADC08" w14:textId="77777777" w:rsidR="00270E45" w:rsidRPr="000615A5" w:rsidRDefault="00270E45" w:rsidP="00270E45">
      <w:pPr>
        <w:pStyle w:val="PARAGRAPH"/>
      </w:pPr>
      <w:r w:rsidRPr="000615A5">
        <w:t xml:space="preserve">A </w:t>
      </w:r>
      <w:r w:rsidRPr="00DB1007">
        <w:rPr>
          <w:i/>
        </w:rPr>
        <w:t>Workflow Specification Type</w:t>
      </w:r>
      <w:r w:rsidRPr="000615A5">
        <w:t xml:space="preserve"> shall be defined as a collection of </w:t>
      </w:r>
      <w:r w:rsidRPr="00DB1007">
        <w:rPr>
          <w:i/>
        </w:rPr>
        <w:t>Workflow Specification Node Types</w:t>
      </w:r>
      <w:r w:rsidRPr="000615A5">
        <w:t xml:space="preserve"> and </w:t>
      </w:r>
      <w:r w:rsidRPr="00DB1007">
        <w:rPr>
          <w:i/>
        </w:rPr>
        <w:t>Workflow Specification Connection Types</w:t>
      </w:r>
      <w:r w:rsidRPr="000615A5">
        <w:t xml:space="preserve">, with an attribute of ID, for purposes of supporting transactions.  </w:t>
      </w:r>
    </w:p>
    <w:p w14:paraId="3AA7E5DD" w14:textId="77777777" w:rsidR="00270E45" w:rsidRPr="000615A5" w:rsidRDefault="00270E45" w:rsidP="00833722">
      <w:pPr>
        <w:pStyle w:val="Heading3"/>
      </w:pPr>
      <w:bookmarkStart w:id="2940" w:name="_Toc507944972"/>
      <w:r w:rsidRPr="000615A5">
        <w:t>Workflow specification type verbs</w:t>
      </w:r>
      <w:bookmarkEnd w:id="2940"/>
    </w:p>
    <w:p w14:paraId="562A29A6" w14:textId="67635A8E" w:rsidR="00270E45" w:rsidRPr="000615A5" w:rsidRDefault="00672F56" w:rsidP="00270E45">
      <w:pPr>
        <w:pStyle w:val="PARAGRAPH"/>
      </w:pPr>
      <w:r>
        <w:t>All verbs</w:t>
      </w:r>
      <w:r w:rsidR="009A3909">
        <w:t xml:space="preserve"> </w:t>
      </w:r>
      <w:r>
        <w:t>shall be valid</w:t>
      </w:r>
      <w:r w:rsidR="00270E45" w:rsidRPr="000615A5">
        <w:t xml:space="preserve"> for a </w:t>
      </w:r>
      <w:r w:rsidR="00270E45" w:rsidRPr="00DB1007">
        <w:rPr>
          <w:i/>
        </w:rPr>
        <w:t>Workflow Specification Type</w:t>
      </w:r>
      <w:r w:rsidR="00270E45" w:rsidRPr="000615A5">
        <w:t xml:space="preserve"> noun.   A </w:t>
      </w:r>
      <w:r w:rsidR="00270E45" w:rsidRPr="00DB1007">
        <w:rPr>
          <w:i/>
        </w:rPr>
        <w:t>Workflow Specification Type</w:t>
      </w:r>
      <w:r w:rsidR="00270E45" w:rsidRPr="000615A5">
        <w:t xml:space="preserve"> is a combination of </w:t>
      </w:r>
      <w:r w:rsidR="00270E45" w:rsidRPr="00DB1007">
        <w:rPr>
          <w:i/>
        </w:rPr>
        <w:t>Workflow Specification Node Types</w:t>
      </w:r>
      <w:r w:rsidR="00270E45" w:rsidRPr="000615A5">
        <w:t xml:space="preserve"> and </w:t>
      </w:r>
      <w:r w:rsidR="00270E45" w:rsidRPr="00DB1007">
        <w:rPr>
          <w:i/>
        </w:rPr>
        <w:t>Workflow Specification Connection Types</w:t>
      </w:r>
      <w:r w:rsidR="00270E45" w:rsidRPr="000615A5">
        <w:t xml:space="preserve">. </w:t>
      </w:r>
    </w:p>
    <w:p w14:paraId="2A8CA165" w14:textId="77777777" w:rsidR="00270E45" w:rsidRPr="000615A5" w:rsidRDefault="00270E45" w:rsidP="00833722">
      <w:pPr>
        <w:pStyle w:val="Heading3"/>
      </w:pPr>
      <w:bookmarkStart w:id="2941" w:name="_Toc507944973"/>
      <w:r w:rsidRPr="000615A5">
        <w:lastRenderedPageBreak/>
        <w:t>Workflow specification type verb actions</w:t>
      </w:r>
      <w:bookmarkEnd w:id="2941"/>
    </w:p>
    <w:p w14:paraId="70185C3B" w14:textId="378E83B9" w:rsidR="00270E45" w:rsidRPr="000615A5" w:rsidRDefault="00270E45" w:rsidP="00270E45">
      <w:pPr>
        <w:pStyle w:val="PARAGRAPH"/>
      </w:pPr>
      <w:r w:rsidRPr="000615A5">
        <w:t xml:space="preserve">The actions performed on a </w:t>
      </w:r>
      <w:r w:rsidRPr="00DB1007">
        <w:rPr>
          <w:i/>
        </w:rPr>
        <w:t>Workflow Specification Type</w:t>
      </w:r>
      <w:r w:rsidRPr="000615A5">
        <w:t xml:space="preserve"> </w:t>
      </w:r>
      <w:r>
        <w:t>noun are defined in</w:t>
      </w:r>
      <w:r w:rsidRPr="000615A5">
        <w:t xml:space="preserve"> </w:t>
      </w:r>
      <w:r w:rsidRPr="000615A5">
        <w:fldChar w:fldCharType="begin"/>
      </w:r>
      <w:r w:rsidRPr="000615A5">
        <w:instrText xml:space="preserve"> REF _Ref325461222 </w:instrText>
      </w:r>
      <w:r w:rsidRPr="000615A5">
        <w:fldChar w:fldCharType="separate"/>
      </w:r>
      <w:r w:rsidR="00036893" w:rsidRPr="000615A5">
        <w:t xml:space="preserve">Table </w:t>
      </w:r>
      <w:r w:rsidR="00036893">
        <w:rPr>
          <w:noProof/>
        </w:rPr>
        <w:t>60</w:t>
      </w:r>
      <w:r w:rsidRPr="000615A5">
        <w:fldChar w:fldCharType="end"/>
      </w:r>
      <w:r w:rsidRPr="000615A5">
        <w:t>.</w:t>
      </w:r>
    </w:p>
    <w:p w14:paraId="71973AA4" w14:textId="71601C7B" w:rsidR="00270E45" w:rsidRPr="000615A5" w:rsidRDefault="00270E45" w:rsidP="00833722">
      <w:pPr>
        <w:pStyle w:val="TABLE-title"/>
      </w:pPr>
      <w:bookmarkStart w:id="2942" w:name="_Ref325461222"/>
      <w:bookmarkStart w:id="2943" w:name="_Toc483857413"/>
      <w:r w:rsidRPr="000615A5">
        <w:t xml:space="preserve">Table </w:t>
      </w:r>
      <w:r w:rsidRPr="000615A5">
        <w:fldChar w:fldCharType="begin"/>
      </w:r>
      <w:r w:rsidRPr="000615A5">
        <w:instrText xml:space="preserve"> SEQ Table \* ARABIC </w:instrText>
      </w:r>
      <w:r w:rsidRPr="000615A5">
        <w:fldChar w:fldCharType="separate"/>
      </w:r>
      <w:r w:rsidR="00036893">
        <w:rPr>
          <w:noProof/>
        </w:rPr>
        <w:t>60</w:t>
      </w:r>
      <w:r w:rsidRPr="000615A5">
        <w:fldChar w:fldCharType="end"/>
      </w:r>
      <w:bookmarkEnd w:id="2942"/>
      <w:r w:rsidRPr="000615A5">
        <w:t xml:space="preserve"> – Workflow Specification Type </w:t>
      </w:r>
      <w:r w:rsidRPr="000615A5">
        <w:rPr>
          <w:szCs w:val="24"/>
        </w:rPr>
        <w:t>verb actions</w:t>
      </w:r>
      <w:bookmarkEnd w:id="29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6845"/>
      </w:tblGrid>
      <w:tr w:rsidR="00DB1007" w:rsidRPr="00DB1007" w14:paraId="00D59738" w14:textId="77777777" w:rsidTr="00DB1007">
        <w:trPr>
          <w:tblHeader/>
        </w:trPr>
        <w:tc>
          <w:tcPr>
            <w:tcW w:w="2160" w:type="dxa"/>
            <w:shd w:val="clear" w:color="auto" w:fill="auto"/>
          </w:tcPr>
          <w:p w14:paraId="51B1A57B" w14:textId="77777777" w:rsidR="00270E45" w:rsidRPr="00DB1007" w:rsidRDefault="00270E45" w:rsidP="00A83C8B">
            <w:pPr>
              <w:pStyle w:val="TABLE-col-heading"/>
            </w:pPr>
            <w:r w:rsidRPr="00DB1007">
              <w:t>Workflow Specification Type ID</w:t>
            </w:r>
          </w:p>
        </w:tc>
        <w:tc>
          <w:tcPr>
            <w:tcW w:w="7200" w:type="dxa"/>
            <w:shd w:val="clear" w:color="auto" w:fill="auto"/>
            <w:vAlign w:val="center"/>
          </w:tcPr>
          <w:p w14:paraId="27263BEC" w14:textId="77777777" w:rsidR="00270E45" w:rsidRPr="00DB1007" w:rsidRDefault="00270E45" w:rsidP="00A83C8B">
            <w:pPr>
              <w:pStyle w:val="TABLE-col-heading"/>
            </w:pPr>
            <w:r w:rsidRPr="00DB1007">
              <w:t>Verb action on noun</w:t>
            </w:r>
          </w:p>
        </w:tc>
      </w:tr>
      <w:tr w:rsidR="00DB1007" w:rsidRPr="00DB1007" w14:paraId="55870105" w14:textId="77777777" w:rsidTr="00DB1007">
        <w:tc>
          <w:tcPr>
            <w:tcW w:w="2160" w:type="dxa"/>
            <w:shd w:val="clear" w:color="auto" w:fill="auto"/>
          </w:tcPr>
          <w:p w14:paraId="1D16E197" w14:textId="77777777" w:rsidR="00270E45" w:rsidRPr="00DB1007" w:rsidRDefault="00270E45" w:rsidP="00A83C8B">
            <w:pPr>
              <w:pStyle w:val="TABLE-cell"/>
            </w:pPr>
            <w:r w:rsidRPr="00DB1007">
              <w:t>IDs specified</w:t>
            </w:r>
          </w:p>
        </w:tc>
        <w:tc>
          <w:tcPr>
            <w:tcW w:w="7200" w:type="dxa"/>
            <w:shd w:val="clear" w:color="auto" w:fill="auto"/>
          </w:tcPr>
          <w:p w14:paraId="11D911B6" w14:textId="77777777" w:rsidR="00270E45" w:rsidRPr="00DB1007" w:rsidRDefault="00270E45" w:rsidP="00A83C8B">
            <w:pPr>
              <w:pStyle w:val="TABLE-cell"/>
            </w:pPr>
            <w:r w:rsidRPr="00DB1007">
              <w:t xml:space="preserve">GET: Shall define a request that the receiver is to return, in a SHOW message, all attributes and subobjects of a </w:t>
            </w:r>
            <w:r w:rsidRPr="00DB1007">
              <w:rPr>
                <w:i/>
              </w:rPr>
              <w:t>Workflow Specification Type</w:t>
            </w:r>
            <w:r w:rsidRPr="00DB1007">
              <w:t>.</w:t>
            </w:r>
          </w:p>
          <w:p w14:paraId="4F892668" w14:textId="77777777" w:rsidR="00270E45" w:rsidRPr="00DB1007" w:rsidRDefault="00270E45" w:rsidP="00A83C8B">
            <w:pPr>
              <w:pStyle w:val="TABLE-cell"/>
            </w:pPr>
            <w:r w:rsidRPr="00DB1007">
              <w:t xml:space="preserve">PROCESS: Shall define a request that the receiver is to add </w:t>
            </w:r>
            <w:r w:rsidRPr="00DB1007">
              <w:rPr>
                <w:i/>
              </w:rPr>
              <w:t>Workflow Specification Type</w:t>
            </w:r>
            <w:r w:rsidRPr="00DB1007">
              <w:t xml:space="preserve">. The message defines suggested IDs for the </w:t>
            </w:r>
            <w:r w:rsidRPr="00DB1007">
              <w:rPr>
                <w:i/>
              </w:rPr>
              <w:t>Workflow Specification Type</w:t>
            </w:r>
            <w:r w:rsidRPr="00DB1007">
              <w:t xml:space="preserve">, values for the attributes and subobjects. The receiver adds the </w:t>
            </w:r>
            <w:r w:rsidRPr="00DB1007">
              <w:rPr>
                <w:i/>
              </w:rPr>
              <w:t>Workflow Specification Type</w:t>
            </w:r>
            <w:r w:rsidRPr="00DB1007">
              <w:t xml:space="preserve"> and assigns IDs.  The assigned IDs shall be returned in the ACKNOWLEDGE message.</w:t>
            </w:r>
          </w:p>
          <w:p w14:paraId="5B933736" w14:textId="3C0C7075" w:rsidR="00270E45" w:rsidRPr="00DB1007" w:rsidRDefault="00270E45" w:rsidP="00A83C8B">
            <w:pPr>
              <w:pStyle w:val="TABLE-cell"/>
            </w:pPr>
            <w:r w:rsidRPr="00DB1007">
              <w:t xml:space="preserve">CHANGE: Shall define a request that the receiver is to change the specified attributes and subobjects of the </w:t>
            </w:r>
            <w:r w:rsidRPr="00DB1007">
              <w:rPr>
                <w:i/>
              </w:rPr>
              <w:t>Workflow Specification Type.</w:t>
            </w:r>
            <w:r w:rsidRPr="00DB1007">
              <w:t xml:space="preserve">  The assumption is the new </w:t>
            </w:r>
            <w:r w:rsidRPr="00DB1007">
              <w:rPr>
                <w:i/>
              </w:rPr>
              <w:t xml:space="preserve">Workflow Specification Type </w:t>
            </w:r>
            <w:r w:rsidRPr="00DB1007">
              <w:t xml:space="preserve">is the complete definition and that the previous </w:t>
            </w:r>
            <w:r w:rsidRPr="00DB1007">
              <w:rPr>
                <w:i/>
              </w:rPr>
              <w:t xml:space="preserve">Workflow Specification Type </w:t>
            </w:r>
            <w:r w:rsidRPr="00DB1007">
              <w:t xml:space="preserve">is canceled and the new </w:t>
            </w:r>
            <w:r w:rsidRPr="00DB1007">
              <w:rPr>
                <w:i/>
              </w:rPr>
              <w:t>Workflow Specification</w:t>
            </w:r>
            <w:r w:rsidR="00E80AE6">
              <w:rPr>
                <w:i/>
              </w:rPr>
              <w:t xml:space="preserve"> Type</w:t>
            </w:r>
            <w:r w:rsidRPr="00DB1007">
              <w:rPr>
                <w:i/>
              </w:rPr>
              <w:t xml:space="preserve"> </w:t>
            </w:r>
            <w:r w:rsidRPr="00DB1007">
              <w:t>is added. A RESPOND message may be used to communicate agreement, disagreement, or changes made to the CHANGE message data.</w:t>
            </w:r>
          </w:p>
          <w:p w14:paraId="39BA0974" w14:textId="77777777" w:rsidR="00270E45" w:rsidRPr="00DB1007" w:rsidRDefault="00270E45" w:rsidP="00A83C8B">
            <w:pPr>
              <w:pStyle w:val="TABLE-cell"/>
            </w:pPr>
            <w:r w:rsidRPr="00DB1007">
              <w:t xml:space="preserve">CANCEL: Shall define a request that the receiver is to cancel the specified </w:t>
            </w:r>
            <w:r w:rsidRPr="00DB1007">
              <w:rPr>
                <w:i/>
              </w:rPr>
              <w:t>Workflow Specification Type</w:t>
            </w:r>
            <w:r w:rsidRPr="00DB1007">
              <w:t>.</w:t>
            </w:r>
          </w:p>
          <w:p w14:paraId="31098421" w14:textId="77777777" w:rsidR="00270E45" w:rsidRPr="00DB1007" w:rsidRDefault="00270E45" w:rsidP="00A83C8B">
            <w:pPr>
              <w:pStyle w:val="TABLE-cell"/>
            </w:pPr>
            <w:r w:rsidRPr="00DB1007">
              <w:t xml:space="preserve">SYNC ADD: Shall define a request that the receiver is to add the specified </w:t>
            </w:r>
            <w:r w:rsidRPr="00DB1007">
              <w:rPr>
                <w:i/>
              </w:rPr>
              <w:t>Workflow Specification Type</w:t>
            </w:r>
            <w:r w:rsidRPr="00DB1007">
              <w:t xml:space="preserve">, attributes and subobjects. </w:t>
            </w:r>
          </w:p>
          <w:p w14:paraId="551EA96C" w14:textId="0DB6D60D" w:rsidR="00270E45" w:rsidRPr="00DB1007" w:rsidRDefault="00270E45" w:rsidP="00A83C8B">
            <w:pPr>
              <w:pStyle w:val="TABLE-cell"/>
            </w:pPr>
            <w:r w:rsidRPr="00DB1007">
              <w:t xml:space="preserve">SYNC CHANGE: Shall define a request that the receiver is to change the specified attributes and subobjects of the </w:t>
            </w:r>
            <w:r w:rsidRPr="00DB1007">
              <w:rPr>
                <w:i/>
              </w:rPr>
              <w:t>Workflow Specification Types</w:t>
            </w:r>
            <w:r w:rsidRPr="00DB1007">
              <w:t xml:space="preserve">. The assumption is the new </w:t>
            </w:r>
            <w:r w:rsidRPr="00DB1007">
              <w:rPr>
                <w:i/>
              </w:rPr>
              <w:t xml:space="preserve">Workflow Specification Type </w:t>
            </w:r>
            <w:r w:rsidRPr="00DB1007">
              <w:t xml:space="preserve">is the complete definition and that the previous </w:t>
            </w:r>
            <w:r w:rsidRPr="00DB1007">
              <w:rPr>
                <w:i/>
              </w:rPr>
              <w:t xml:space="preserve">Workflow Specification Type </w:t>
            </w:r>
            <w:r w:rsidRPr="00DB1007">
              <w:t xml:space="preserve">is deleted and the new </w:t>
            </w:r>
            <w:r w:rsidRPr="00DB1007">
              <w:rPr>
                <w:i/>
              </w:rPr>
              <w:t>Workflow Specification</w:t>
            </w:r>
            <w:r w:rsidR="00E80AE6">
              <w:rPr>
                <w:i/>
              </w:rPr>
              <w:t xml:space="preserve"> Type</w:t>
            </w:r>
            <w:r w:rsidRPr="00DB1007">
              <w:rPr>
                <w:i/>
              </w:rPr>
              <w:t xml:space="preserve"> </w:t>
            </w:r>
            <w:r w:rsidRPr="00DB1007">
              <w:t>is added</w:t>
            </w:r>
          </w:p>
          <w:p w14:paraId="0F981DF8" w14:textId="13DCCA15" w:rsidR="00824751" w:rsidRDefault="00270E45" w:rsidP="00824751">
            <w:pPr>
              <w:pStyle w:val="TABLE-cell"/>
              <w:rPr>
                <w:ins w:id="2944" w:author="Dennis Brandl" w:date="2018-03-03T07:12:00Z"/>
              </w:rPr>
            </w:pPr>
            <w:r w:rsidRPr="00DB1007">
              <w:t xml:space="preserve">SYNC DELETE: Shall define a request that the receiver is to delete the specified </w:t>
            </w:r>
            <w:r w:rsidRPr="00DB1007">
              <w:rPr>
                <w:i/>
              </w:rPr>
              <w:t>Workflow Specification Types</w:t>
            </w:r>
            <w:r w:rsidRPr="00DB1007">
              <w:t>.</w:t>
            </w:r>
            <w:ins w:id="2945" w:author="Dennis Brandl" w:date="2018-03-03T07:12:00Z">
              <w:r w:rsidR="00824751">
                <w:t xml:space="preserve"> </w:t>
              </w:r>
            </w:ins>
          </w:p>
          <w:p w14:paraId="1456805C" w14:textId="00CBDECD" w:rsidR="00270E45" w:rsidRPr="00DB1007" w:rsidRDefault="00824751" w:rsidP="00824751">
            <w:pPr>
              <w:pStyle w:val="TABLE-cell"/>
            </w:pPr>
            <w:ins w:id="2946" w:author="Dennis Brandl" w:date="2018-03-03T07:12:00Z">
              <w:r>
                <w:t xml:space="preserve">NOTIFY: Shall define the creation of a new </w:t>
              </w:r>
              <w:r>
                <w:rPr>
                  <w:i/>
                </w:rPr>
                <w:t>Workflow Specification Type</w:t>
              </w:r>
              <w:r>
                <w:t>.</w:t>
              </w:r>
            </w:ins>
          </w:p>
        </w:tc>
      </w:tr>
      <w:tr w:rsidR="00DB1007" w:rsidRPr="00DB1007" w14:paraId="0BCB4F48" w14:textId="77777777" w:rsidTr="00DB1007">
        <w:tc>
          <w:tcPr>
            <w:tcW w:w="2160" w:type="dxa"/>
            <w:shd w:val="clear" w:color="auto" w:fill="auto"/>
          </w:tcPr>
          <w:p w14:paraId="373EEE1D" w14:textId="77777777" w:rsidR="00270E45" w:rsidRPr="00DB1007" w:rsidRDefault="00270E45" w:rsidP="00A83C8B">
            <w:pPr>
              <w:pStyle w:val="TABLE-cell"/>
            </w:pPr>
            <w:r w:rsidRPr="00DB1007">
              <w:t>&lt;not specified&gt;</w:t>
            </w:r>
          </w:p>
        </w:tc>
        <w:tc>
          <w:tcPr>
            <w:tcW w:w="7200" w:type="dxa"/>
            <w:shd w:val="clear" w:color="auto" w:fill="auto"/>
          </w:tcPr>
          <w:p w14:paraId="0441AB73" w14:textId="77777777" w:rsidR="00270E45" w:rsidRPr="00DB1007" w:rsidRDefault="00270E45" w:rsidP="00A83C8B">
            <w:pPr>
              <w:pStyle w:val="TABLE-cell"/>
            </w:pPr>
            <w:r w:rsidRPr="00DB1007">
              <w:t>GET: Error.</w:t>
            </w:r>
          </w:p>
          <w:p w14:paraId="665B173E" w14:textId="77777777" w:rsidR="00270E45" w:rsidRPr="00DB1007" w:rsidRDefault="00270E45" w:rsidP="00A83C8B">
            <w:pPr>
              <w:pStyle w:val="TABLE-cell"/>
            </w:pPr>
            <w:r w:rsidRPr="00DB1007">
              <w:t>PROCESS: Error.</w:t>
            </w:r>
          </w:p>
          <w:p w14:paraId="4F9795C4" w14:textId="77777777" w:rsidR="00270E45" w:rsidRPr="00DB1007" w:rsidRDefault="00270E45" w:rsidP="00A83C8B">
            <w:pPr>
              <w:pStyle w:val="TABLE-cell"/>
            </w:pPr>
            <w:r w:rsidRPr="00DB1007">
              <w:t xml:space="preserve">CHANGE: Error. </w:t>
            </w:r>
          </w:p>
          <w:p w14:paraId="05595DCB" w14:textId="77777777" w:rsidR="00270E45" w:rsidRPr="00DB1007" w:rsidRDefault="00270E45" w:rsidP="00A83C8B">
            <w:pPr>
              <w:pStyle w:val="TABLE-cell"/>
            </w:pPr>
            <w:r w:rsidRPr="00DB1007">
              <w:t xml:space="preserve">CANCEL: Error. </w:t>
            </w:r>
          </w:p>
          <w:p w14:paraId="506FE333" w14:textId="77777777" w:rsidR="00270E45" w:rsidRPr="00DB1007" w:rsidRDefault="00270E45" w:rsidP="00A83C8B">
            <w:pPr>
              <w:pStyle w:val="TABLE-cell"/>
            </w:pPr>
            <w:r w:rsidRPr="00DB1007">
              <w:t xml:space="preserve">SYNC ADD: Error. </w:t>
            </w:r>
          </w:p>
          <w:p w14:paraId="6F6C0D0B" w14:textId="77777777" w:rsidR="00270E45" w:rsidRPr="00DB1007" w:rsidRDefault="00270E45" w:rsidP="00A83C8B">
            <w:pPr>
              <w:pStyle w:val="TABLE-cell"/>
            </w:pPr>
            <w:r w:rsidRPr="00DB1007">
              <w:t>SYNC CHANGE: Error.</w:t>
            </w:r>
          </w:p>
          <w:p w14:paraId="282F079C" w14:textId="77777777" w:rsidR="00270E45" w:rsidRDefault="00270E45" w:rsidP="00A83C8B">
            <w:pPr>
              <w:pStyle w:val="TABLE-cell"/>
              <w:rPr>
                <w:ins w:id="2947" w:author="Dennis Brandl" w:date="2018-03-03T07:12:00Z"/>
              </w:rPr>
            </w:pPr>
            <w:r w:rsidRPr="00DB1007">
              <w:t>SYNC DELETE: Error.</w:t>
            </w:r>
          </w:p>
          <w:p w14:paraId="1F3D3FF5" w14:textId="2F43BACC" w:rsidR="00824751" w:rsidRPr="00DB1007" w:rsidRDefault="00824751" w:rsidP="00A83C8B">
            <w:pPr>
              <w:pStyle w:val="TABLE-cell"/>
            </w:pPr>
            <w:ins w:id="2948" w:author="Dennis Brandl" w:date="2018-03-03T07:12:00Z">
              <w:r>
                <w:t>NOTIFY: Error.</w:t>
              </w:r>
            </w:ins>
          </w:p>
        </w:tc>
      </w:tr>
      <w:tr w:rsidR="00DB1007" w:rsidRPr="00DB1007" w14:paraId="56885D25" w14:textId="77777777" w:rsidTr="00DB1007">
        <w:tc>
          <w:tcPr>
            <w:tcW w:w="2160" w:type="dxa"/>
            <w:shd w:val="clear" w:color="auto" w:fill="auto"/>
          </w:tcPr>
          <w:p w14:paraId="11AD3641" w14:textId="77777777" w:rsidR="00270E45" w:rsidRPr="00DB1007" w:rsidRDefault="00270E45" w:rsidP="00A83C8B">
            <w:pPr>
              <w:pStyle w:val="TABLE-cell"/>
            </w:pPr>
            <w:r w:rsidRPr="00DB1007">
              <w:t>Wildcard specified</w:t>
            </w:r>
          </w:p>
        </w:tc>
        <w:tc>
          <w:tcPr>
            <w:tcW w:w="7200" w:type="dxa"/>
            <w:shd w:val="clear" w:color="auto" w:fill="auto"/>
          </w:tcPr>
          <w:p w14:paraId="3D071ED3" w14:textId="77777777" w:rsidR="00270E45" w:rsidRPr="00DB1007" w:rsidRDefault="00270E45" w:rsidP="00A83C8B">
            <w:pPr>
              <w:pStyle w:val="TABLE-cell"/>
            </w:pPr>
            <w:r w:rsidRPr="00DB1007">
              <w:t xml:space="preserve">GET: Shall define a request that the receiver is to return, in a SHOW message, all attributes and subobjects about all </w:t>
            </w:r>
            <w:r w:rsidRPr="00DB1007">
              <w:rPr>
                <w:i/>
              </w:rPr>
              <w:t>Workflow Specification Types</w:t>
            </w:r>
            <w:r w:rsidRPr="00DB1007">
              <w:t xml:space="preserve"> identified by the wildcard.</w:t>
            </w:r>
          </w:p>
          <w:p w14:paraId="55365BDE" w14:textId="77777777" w:rsidR="00270E45" w:rsidRPr="00DB1007" w:rsidRDefault="00270E45" w:rsidP="00A83C8B">
            <w:pPr>
              <w:pStyle w:val="TABLE-cell"/>
            </w:pPr>
            <w:r w:rsidRPr="00DB1007">
              <w:t>PROCESS: Error.</w:t>
            </w:r>
          </w:p>
          <w:p w14:paraId="216F3DF9" w14:textId="77777777" w:rsidR="00270E45" w:rsidRPr="00DB1007" w:rsidRDefault="00270E45" w:rsidP="00A83C8B">
            <w:pPr>
              <w:pStyle w:val="TABLE-cell"/>
            </w:pPr>
            <w:r w:rsidRPr="00DB1007">
              <w:t>CHANGE: Error.</w:t>
            </w:r>
          </w:p>
          <w:p w14:paraId="43A949A1" w14:textId="77777777" w:rsidR="00270E45" w:rsidRPr="00DB1007" w:rsidRDefault="00270E45" w:rsidP="00A83C8B">
            <w:pPr>
              <w:pStyle w:val="TABLE-cell"/>
            </w:pPr>
            <w:r w:rsidRPr="00DB1007">
              <w:t xml:space="preserve">CANCEL: Shall define a request that the receiver is to cancel all </w:t>
            </w:r>
            <w:r w:rsidRPr="00DB1007">
              <w:rPr>
                <w:i/>
              </w:rPr>
              <w:t>Workflow Specification Types</w:t>
            </w:r>
            <w:r w:rsidRPr="00DB1007">
              <w:t xml:space="preserve"> matching the wildcard. </w:t>
            </w:r>
          </w:p>
          <w:p w14:paraId="507A8CF7" w14:textId="77777777" w:rsidR="00270E45" w:rsidRPr="00DB1007" w:rsidRDefault="00270E45" w:rsidP="00A83C8B">
            <w:pPr>
              <w:pStyle w:val="TABLE-cell"/>
            </w:pPr>
            <w:r w:rsidRPr="00DB1007">
              <w:t xml:space="preserve">SYNC ADD: Error. </w:t>
            </w:r>
          </w:p>
          <w:p w14:paraId="087EB3A7" w14:textId="77777777" w:rsidR="00270E45" w:rsidRPr="00DB1007" w:rsidRDefault="00270E45" w:rsidP="00A83C8B">
            <w:pPr>
              <w:pStyle w:val="TABLE-cell"/>
            </w:pPr>
            <w:r w:rsidRPr="00DB1007">
              <w:t>SYNC CHANGE: Error.</w:t>
            </w:r>
          </w:p>
          <w:p w14:paraId="54620241" w14:textId="77777777" w:rsidR="00270E45" w:rsidRDefault="00270E45" w:rsidP="00A83C8B">
            <w:pPr>
              <w:pStyle w:val="TABLE-cell"/>
              <w:rPr>
                <w:ins w:id="2949" w:author="Dennis Brandl" w:date="2018-03-03T07:12:00Z"/>
              </w:rPr>
            </w:pPr>
            <w:r w:rsidRPr="00DB1007">
              <w:t xml:space="preserve">SYNC DELETE: Shall define a request that the receiver is to delete all </w:t>
            </w:r>
            <w:r w:rsidRPr="00DB1007">
              <w:rPr>
                <w:i/>
              </w:rPr>
              <w:t>Workflow Specification Types</w:t>
            </w:r>
            <w:r w:rsidRPr="00DB1007">
              <w:t xml:space="preserve"> matching the wildcard.</w:t>
            </w:r>
          </w:p>
          <w:p w14:paraId="7FBED1ED" w14:textId="4EFD6D83" w:rsidR="00824751" w:rsidRPr="00DB1007" w:rsidRDefault="00824751" w:rsidP="00A83C8B">
            <w:pPr>
              <w:pStyle w:val="TABLE-cell"/>
            </w:pPr>
            <w:ins w:id="2950" w:author="Dennis Brandl" w:date="2018-03-03T07:12:00Z">
              <w:r>
                <w:t>NOTIFY: Error.</w:t>
              </w:r>
            </w:ins>
          </w:p>
        </w:tc>
      </w:tr>
    </w:tbl>
    <w:p w14:paraId="486A2B95" w14:textId="77777777" w:rsidR="00270E45" w:rsidRPr="000615A5" w:rsidRDefault="00270E45" w:rsidP="00833722">
      <w:pPr>
        <w:pStyle w:val="NOTE"/>
      </w:pPr>
    </w:p>
    <w:p w14:paraId="54B6E85E" w14:textId="6D487046" w:rsidR="001F137E" w:rsidRPr="000615A5" w:rsidRDefault="001F137E" w:rsidP="00833722">
      <w:pPr>
        <w:pStyle w:val="Heading2"/>
      </w:pPr>
      <w:bookmarkStart w:id="2951" w:name="_Toc507944974"/>
      <w:r w:rsidRPr="000615A5">
        <w:t>Transaction Profile</w:t>
      </w:r>
      <w:bookmarkEnd w:id="2923"/>
      <w:bookmarkEnd w:id="2951"/>
    </w:p>
    <w:p w14:paraId="07FD4E78" w14:textId="4991DED4" w:rsidR="001F137E" w:rsidRPr="000615A5" w:rsidRDefault="001F137E" w:rsidP="006D237F">
      <w:pPr>
        <w:pStyle w:val="PARAGRAPH"/>
      </w:pPr>
      <w:r w:rsidRPr="000615A5">
        <w:t xml:space="preserve">A </w:t>
      </w:r>
      <w:r w:rsidRPr="009A72DF">
        <w:rPr>
          <w:i/>
        </w:rPr>
        <w:t>transaction profile</w:t>
      </w:r>
      <w:r w:rsidRPr="000615A5">
        <w:t xml:space="preserve"> contains a definition of the verb and noun combinations supported by an application.  The </w:t>
      </w:r>
      <w:r w:rsidRPr="009A72DF">
        <w:rPr>
          <w:i/>
        </w:rPr>
        <w:t>transaction profile</w:t>
      </w:r>
      <w:r w:rsidRPr="000615A5">
        <w:t xml:space="preserve"> provides a method for applications to query another application to determine the verb-noun combinations it supports.    A </w:t>
      </w:r>
      <w:r w:rsidRPr="009A72DF">
        <w:rPr>
          <w:i/>
        </w:rPr>
        <w:t>transaction profile</w:t>
      </w:r>
      <w:r w:rsidRPr="000615A5">
        <w:t xml:space="preserve"> is itself a noun.  Applications supporting this standard shall support use of the </w:t>
      </w:r>
      <w:r w:rsidR="009A72DF">
        <w:t>GET</w:t>
      </w:r>
      <w:r w:rsidRPr="000615A5">
        <w:t xml:space="preserve"> and </w:t>
      </w:r>
      <w:r w:rsidR="009A72DF">
        <w:t>SHOW</w:t>
      </w:r>
      <w:r w:rsidRPr="000615A5">
        <w:t xml:space="preserve"> verbs with transaction profiles.  The objects for a </w:t>
      </w:r>
      <w:r w:rsidRPr="00DB1007">
        <w:rPr>
          <w:i/>
        </w:rPr>
        <w:t>transaction profile</w:t>
      </w:r>
      <w:r w:rsidRPr="000615A5">
        <w:t xml:space="preserve"> exchange are identified by the dotted collection in </w:t>
      </w:r>
      <w:r w:rsidRPr="000615A5">
        <w:fldChar w:fldCharType="begin"/>
      </w:r>
      <w:r w:rsidRPr="000615A5">
        <w:instrText xml:space="preserve"> REF _Ref120010185 </w:instrText>
      </w:r>
      <w:r w:rsidRPr="000615A5">
        <w:fldChar w:fldCharType="separate"/>
      </w:r>
      <w:r w:rsidR="00181DCD" w:rsidRPr="000615A5">
        <w:t xml:space="preserve">Figure </w:t>
      </w:r>
      <w:r w:rsidR="00181DCD">
        <w:rPr>
          <w:noProof/>
        </w:rPr>
        <w:t>37</w:t>
      </w:r>
      <w:r w:rsidRPr="000615A5">
        <w:fldChar w:fldCharType="end"/>
      </w:r>
      <w:r w:rsidRPr="000615A5">
        <w:t>.</w:t>
      </w:r>
    </w:p>
    <w:p w14:paraId="1BB80FC9" w14:textId="7A75A146" w:rsidR="001F137E" w:rsidRPr="000615A5" w:rsidRDefault="003932B6" w:rsidP="001F137E">
      <w:pPr>
        <w:pStyle w:val="NOTE"/>
        <w:ind w:left="624" w:hanging="624"/>
      </w:pPr>
      <w:r>
        <w:lastRenderedPageBreak/>
        <w:t>NOTE</w:t>
      </w:r>
      <w:r w:rsidR="001F137E" w:rsidRPr="000615A5">
        <w:tab/>
        <w:t xml:space="preserve">The </w:t>
      </w:r>
      <w:r w:rsidR="001F137E" w:rsidRPr="00DB1007">
        <w:rPr>
          <w:i/>
        </w:rPr>
        <w:t>transaction profile</w:t>
      </w:r>
      <w:r w:rsidR="001F137E" w:rsidRPr="000615A5">
        <w:t xml:space="preserve"> information can also be exchanged at application setup time.  The mechanism for accomplishing the exchange at setup time is not defined in this part. </w:t>
      </w:r>
    </w:p>
    <w:p w14:paraId="7F4262B7" w14:textId="4087BAC9" w:rsidR="001F137E" w:rsidRPr="000615A5" w:rsidRDefault="001F137E" w:rsidP="006D237F">
      <w:pPr>
        <w:pStyle w:val="FIGURE"/>
      </w:pPr>
      <w:r w:rsidRPr="000615A5">
        <w:rPr>
          <w:noProof/>
          <w:lang w:val="en-US" w:eastAsia="en-US"/>
        </w:rPr>
        <w:drawing>
          <wp:inline distT="0" distB="0" distL="0" distR="0" wp14:anchorId="335CC0DE" wp14:editId="5CDA5F52">
            <wp:extent cx="1562735" cy="18675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62735" cy="1867535"/>
                    </a:xfrm>
                    <a:prstGeom prst="rect">
                      <a:avLst/>
                    </a:prstGeom>
                    <a:noFill/>
                    <a:ln>
                      <a:noFill/>
                    </a:ln>
                  </pic:spPr>
                </pic:pic>
              </a:graphicData>
            </a:graphic>
          </wp:inline>
        </w:drawing>
      </w:r>
    </w:p>
    <w:p w14:paraId="30D1F85F" w14:textId="7C1E5436" w:rsidR="001F137E" w:rsidRPr="000615A5" w:rsidRDefault="001F137E" w:rsidP="00833722">
      <w:pPr>
        <w:pStyle w:val="FIGURE-title"/>
      </w:pPr>
      <w:bookmarkStart w:id="2952" w:name="_Ref120010185"/>
      <w:bookmarkStart w:id="2953" w:name="_Toc507944744"/>
      <w:r w:rsidRPr="000615A5">
        <w:t xml:space="preserve">Figure </w:t>
      </w:r>
      <w:r w:rsidRPr="000615A5">
        <w:fldChar w:fldCharType="begin"/>
      </w:r>
      <w:r w:rsidRPr="000615A5">
        <w:instrText xml:space="preserve"> SEQ Figure \* ARABIC </w:instrText>
      </w:r>
      <w:r w:rsidRPr="000615A5">
        <w:fldChar w:fldCharType="separate"/>
      </w:r>
      <w:r w:rsidR="00181DCD">
        <w:rPr>
          <w:noProof/>
        </w:rPr>
        <w:t>37</w:t>
      </w:r>
      <w:r w:rsidRPr="000615A5">
        <w:fldChar w:fldCharType="end"/>
      </w:r>
      <w:bookmarkEnd w:id="2952"/>
      <w:r w:rsidRPr="000615A5">
        <w:t xml:space="preserve"> </w:t>
      </w:r>
      <w:r w:rsidR="00D76A65">
        <w:t>–</w:t>
      </w:r>
      <w:r w:rsidRPr="000615A5">
        <w:t xml:space="preserve"> Transaction</w:t>
      </w:r>
      <w:r w:rsidR="00D76A65">
        <w:t xml:space="preserve"> </w:t>
      </w:r>
      <w:r w:rsidRPr="000615A5">
        <w:t>profile model</w:t>
      </w:r>
      <w:bookmarkEnd w:id="2953"/>
    </w:p>
    <w:p w14:paraId="023231F4" w14:textId="1736177D" w:rsidR="001F137E" w:rsidRPr="000615A5" w:rsidRDefault="001F137E" w:rsidP="00640AD0">
      <w:pPr>
        <w:pStyle w:val="PARAGRAPH"/>
      </w:pPr>
      <w:bookmarkStart w:id="2954" w:name="_Ref495471184"/>
      <w:bookmarkStart w:id="2955" w:name="_Toc262041446"/>
      <w:bookmarkStart w:id="2956" w:name="_Toc516130462"/>
      <w:bookmarkStart w:id="2957" w:name="_Toc7250391"/>
      <w:r w:rsidRPr="000615A5">
        <w:t xml:space="preserve">A </w:t>
      </w:r>
      <w:r w:rsidRPr="009A72DF">
        <w:rPr>
          <w:i/>
        </w:rPr>
        <w:t>transaction profile</w:t>
      </w:r>
      <w:r w:rsidRPr="000615A5">
        <w:t xml:space="preserve"> is a container object.  A </w:t>
      </w:r>
      <w:r w:rsidRPr="009A72DF">
        <w:rPr>
          <w:i/>
        </w:rPr>
        <w:t>transaction profile</w:t>
      </w:r>
      <w:r w:rsidRPr="000615A5">
        <w:t xml:space="preserve"> is made up of 1 or more </w:t>
      </w:r>
      <w:r w:rsidRPr="009A72DF">
        <w:rPr>
          <w:i/>
        </w:rPr>
        <w:t>supported actions</w:t>
      </w:r>
      <w:r w:rsidRPr="000615A5">
        <w:t xml:space="preserve">.  Each </w:t>
      </w:r>
      <w:r w:rsidRPr="009A72DF">
        <w:rPr>
          <w:i/>
        </w:rPr>
        <w:t>supported action</w:t>
      </w:r>
      <w:r w:rsidRPr="000615A5">
        <w:t xml:space="preserve"> documents a single verb-noun combination supported by an application.  </w:t>
      </w:r>
      <w:r w:rsidR="00640AD0" w:rsidRPr="000615A5">
        <w:fldChar w:fldCharType="begin"/>
      </w:r>
      <w:r w:rsidR="00640AD0" w:rsidRPr="000615A5">
        <w:instrText xml:space="preserve"> REF _Ref415039097 </w:instrText>
      </w:r>
      <w:r w:rsidR="00640AD0" w:rsidRPr="000615A5">
        <w:fldChar w:fldCharType="separate"/>
      </w:r>
      <w:r w:rsidR="00036893" w:rsidRPr="000615A5">
        <w:t xml:space="preserve">Table </w:t>
      </w:r>
      <w:r w:rsidR="00036893">
        <w:rPr>
          <w:noProof/>
        </w:rPr>
        <w:t>61</w:t>
      </w:r>
      <w:r w:rsidR="00640AD0" w:rsidRPr="000615A5">
        <w:fldChar w:fldCharType="end"/>
      </w:r>
      <w:r w:rsidR="00640AD0" w:rsidRPr="000615A5">
        <w:t xml:space="preserve"> </w:t>
      </w:r>
      <w:r w:rsidRPr="000615A5">
        <w:t xml:space="preserve">lists the attributes of a </w:t>
      </w:r>
      <w:r w:rsidRPr="009A72DF">
        <w:rPr>
          <w:i/>
        </w:rPr>
        <w:t>Transaction Profile</w:t>
      </w:r>
      <w:r w:rsidRPr="000615A5">
        <w:t xml:space="preserve">. </w:t>
      </w:r>
    </w:p>
    <w:p w14:paraId="5AB2FE29" w14:textId="441F2483" w:rsidR="001F137E" w:rsidRPr="000615A5" w:rsidRDefault="001F137E" w:rsidP="00833722">
      <w:pPr>
        <w:pStyle w:val="TABLE-title"/>
      </w:pPr>
      <w:bookmarkStart w:id="2958" w:name="_Ref415039097"/>
      <w:bookmarkStart w:id="2959" w:name="_Toc483857414"/>
      <w:r w:rsidRPr="000615A5">
        <w:t xml:space="preserve">Table </w:t>
      </w:r>
      <w:r w:rsidRPr="000615A5">
        <w:fldChar w:fldCharType="begin"/>
      </w:r>
      <w:r w:rsidRPr="000615A5">
        <w:instrText xml:space="preserve"> SEQ Table \* ARABIC </w:instrText>
      </w:r>
      <w:r w:rsidRPr="000615A5">
        <w:fldChar w:fldCharType="separate"/>
      </w:r>
      <w:bookmarkStart w:id="2960" w:name="_Ref38802204"/>
      <w:r w:rsidR="00036893">
        <w:rPr>
          <w:noProof/>
        </w:rPr>
        <w:t>61</w:t>
      </w:r>
      <w:bookmarkEnd w:id="2960"/>
      <w:r w:rsidRPr="000615A5">
        <w:fldChar w:fldCharType="end"/>
      </w:r>
      <w:bookmarkEnd w:id="2954"/>
      <w:bookmarkEnd w:id="2958"/>
      <w:r w:rsidRPr="000615A5">
        <w:t xml:space="preserve"> </w:t>
      </w:r>
      <w:r w:rsidR="00D76A65">
        <w:t>–</w:t>
      </w:r>
      <w:r w:rsidRPr="000615A5">
        <w:t xml:space="preserve"> Attributes of </w:t>
      </w:r>
      <w:bookmarkEnd w:id="2955"/>
      <w:r w:rsidRPr="000615A5">
        <w:t>Transaction Profile</w:t>
      </w:r>
      <w:bookmarkEnd w:id="2959"/>
      <w:r w:rsidRPr="000615A5">
        <w:t xml:space="preserve"> </w:t>
      </w:r>
      <w:bookmarkEnd w:id="2956"/>
      <w:bookmarkEnd w:id="2957"/>
    </w:p>
    <w:tbl>
      <w:tblPr>
        <w:tblW w:w="7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1"/>
        <w:gridCol w:w="2970"/>
        <w:gridCol w:w="2791"/>
      </w:tblGrid>
      <w:tr w:rsidR="009A72DF" w:rsidRPr="009A72DF" w14:paraId="6CA47E44" w14:textId="77777777" w:rsidTr="000C4A7D">
        <w:trPr>
          <w:tblHeader/>
          <w:jc w:val="center"/>
        </w:trPr>
        <w:tc>
          <w:tcPr>
            <w:tcW w:w="1801" w:type="dxa"/>
            <w:shd w:val="clear" w:color="auto" w:fill="auto"/>
          </w:tcPr>
          <w:p w14:paraId="1FCD3E4B" w14:textId="77777777" w:rsidR="001F137E" w:rsidRPr="009A72DF" w:rsidRDefault="001F137E" w:rsidP="00640AD0">
            <w:pPr>
              <w:pStyle w:val="TABLE-col-heading"/>
            </w:pPr>
            <w:r w:rsidRPr="009A72DF">
              <w:t>Attribute Name</w:t>
            </w:r>
          </w:p>
        </w:tc>
        <w:tc>
          <w:tcPr>
            <w:tcW w:w="2970" w:type="dxa"/>
            <w:shd w:val="clear" w:color="auto" w:fill="auto"/>
          </w:tcPr>
          <w:p w14:paraId="1FDB9419" w14:textId="77777777" w:rsidR="001F137E" w:rsidRPr="009A72DF" w:rsidRDefault="001F137E" w:rsidP="00640AD0">
            <w:pPr>
              <w:pStyle w:val="TABLE-col-heading"/>
            </w:pPr>
            <w:r w:rsidRPr="009A72DF">
              <w:t>Description</w:t>
            </w:r>
          </w:p>
        </w:tc>
        <w:tc>
          <w:tcPr>
            <w:tcW w:w="2791" w:type="dxa"/>
            <w:shd w:val="clear" w:color="auto" w:fill="auto"/>
          </w:tcPr>
          <w:p w14:paraId="45CD362F" w14:textId="77777777" w:rsidR="001F137E" w:rsidRPr="009A72DF" w:rsidRDefault="001F137E" w:rsidP="00640AD0">
            <w:pPr>
              <w:pStyle w:val="TABLE-col-heading"/>
            </w:pPr>
            <w:r w:rsidRPr="009A72DF">
              <w:t>Examples</w:t>
            </w:r>
          </w:p>
        </w:tc>
      </w:tr>
      <w:tr w:rsidR="009A72DF" w:rsidRPr="009A72DF" w14:paraId="2A9E0CBB" w14:textId="77777777" w:rsidTr="000C4A7D">
        <w:trPr>
          <w:cantSplit/>
          <w:jc w:val="center"/>
        </w:trPr>
        <w:tc>
          <w:tcPr>
            <w:tcW w:w="1801" w:type="dxa"/>
            <w:shd w:val="clear" w:color="auto" w:fill="auto"/>
          </w:tcPr>
          <w:p w14:paraId="7D8CE4B2" w14:textId="77777777" w:rsidR="001F137E" w:rsidRPr="009A72DF" w:rsidRDefault="001F137E" w:rsidP="00640AD0">
            <w:pPr>
              <w:pStyle w:val="TABLE-cell"/>
            </w:pPr>
            <w:r w:rsidRPr="009A72DF">
              <w:t>ID</w:t>
            </w:r>
          </w:p>
        </w:tc>
        <w:tc>
          <w:tcPr>
            <w:tcW w:w="2970" w:type="dxa"/>
            <w:shd w:val="clear" w:color="auto" w:fill="auto"/>
          </w:tcPr>
          <w:p w14:paraId="212E7362" w14:textId="77777777" w:rsidR="001F137E" w:rsidRPr="009A72DF" w:rsidRDefault="001F137E" w:rsidP="00640AD0">
            <w:pPr>
              <w:pStyle w:val="TABLE-cell"/>
            </w:pPr>
            <w:r w:rsidRPr="009A72DF">
              <w:t>A unique identification of a transaction profile.</w:t>
            </w:r>
          </w:p>
        </w:tc>
        <w:tc>
          <w:tcPr>
            <w:tcW w:w="2791" w:type="dxa"/>
            <w:shd w:val="clear" w:color="auto" w:fill="auto"/>
          </w:tcPr>
          <w:p w14:paraId="0E0D2DAD" w14:textId="77777777" w:rsidR="001F137E" w:rsidRPr="009A72DF" w:rsidRDefault="001F137E" w:rsidP="00640AD0">
            <w:pPr>
              <w:pStyle w:val="TABLE-cell"/>
            </w:pPr>
            <w:r w:rsidRPr="009A72DF">
              <w:t>77262</w:t>
            </w:r>
          </w:p>
        </w:tc>
      </w:tr>
      <w:tr w:rsidR="009A72DF" w:rsidRPr="009A72DF" w14:paraId="4B372507" w14:textId="77777777" w:rsidTr="000C4A7D">
        <w:trPr>
          <w:cantSplit/>
          <w:jc w:val="center"/>
        </w:trPr>
        <w:tc>
          <w:tcPr>
            <w:tcW w:w="1801" w:type="dxa"/>
            <w:shd w:val="clear" w:color="auto" w:fill="auto"/>
          </w:tcPr>
          <w:p w14:paraId="0C5B3555" w14:textId="77777777" w:rsidR="001F137E" w:rsidRPr="009A72DF" w:rsidRDefault="001F137E" w:rsidP="00640AD0">
            <w:pPr>
              <w:pStyle w:val="TABLE-cell"/>
            </w:pPr>
            <w:r w:rsidRPr="009A72DF">
              <w:t>Description</w:t>
            </w:r>
          </w:p>
        </w:tc>
        <w:tc>
          <w:tcPr>
            <w:tcW w:w="2970" w:type="dxa"/>
            <w:shd w:val="clear" w:color="auto" w:fill="auto"/>
          </w:tcPr>
          <w:p w14:paraId="2219B7BA" w14:textId="77777777" w:rsidR="001F137E" w:rsidRPr="009A72DF" w:rsidRDefault="001F137E" w:rsidP="00640AD0">
            <w:pPr>
              <w:pStyle w:val="TABLE-cell"/>
            </w:pPr>
            <w:r w:rsidRPr="009A72DF">
              <w:t>Optional description of the transaction profile.</w:t>
            </w:r>
          </w:p>
        </w:tc>
        <w:tc>
          <w:tcPr>
            <w:tcW w:w="2791" w:type="dxa"/>
            <w:shd w:val="clear" w:color="auto" w:fill="auto"/>
          </w:tcPr>
          <w:p w14:paraId="4FAA16BD" w14:textId="77777777" w:rsidR="001F137E" w:rsidRPr="009A72DF" w:rsidRDefault="001F137E" w:rsidP="00640AD0">
            <w:pPr>
              <w:pStyle w:val="TABLE-cell"/>
            </w:pPr>
            <w:r w:rsidRPr="009A72DF">
              <w:t>From Ajax</w:t>
            </w:r>
          </w:p>
        </w:tc>
      </w:tr>
    </w:tbl>
    <w:p w14:paraId="1D946B9D" w14:textId="77777777" w:rsidR="001F137E" w:rsidRPr="000615A5" w:rsidRDefault="001F137E" w:rsidP="00833722">
      <w:pPr>
        <w:pStyle w:val="NOTE"/>
      </w:pPr>
    </w:p>
    <w:p w14:paraId="61F1395B" w14:textId="208365FE" w:rsidR="001F137E" w:rsidRPr="000615A5" w:rsidRDefault="001F137E" w:rsidP="00640AD0">
      <w:pPr>
        <w:pStyle w:val="PARAGRAPH"/>
      </w:pPr>
      <w:r w:rsidRPr="000615A5">
        <w:fldChar w:fldCharType="begin"/>
      </w:r>
      <w:r w:rsidRPr="000615A5">
        <w:instrText xml:space="preserve"> REF _Ref296766384 </w:instrText>
      </w:r>
      <w:r w:rsidRPr="000615A5">
        <w:fldChar w:fldCharType="separate"/>
      </w:r>
      <w:r w:rsidR="00036893" w:rsidRPr="000615A5">
        <w:t xml:space="preserve">Table </w:t>
      </w:r>
      <w:r w:rsidR="00036893">
        <w:rPr>
          <w:noProof/>
        </w:rPr>
        <w:t>62</w:t>
      </w:r>
      <w:r w:rsidRPr="000615A5">
        <w:fldChar w:fldCharType="end"/>
      </w:r>
      <w:r w:rsidRPr="000615A5">
        <w:t xml:space="preserve"> lists the attributes of a </w:t>
      </w:r>
      <w:r w:rsidRPr="009A72DF">
        <w:rPr>
          <w:i/>
        </w:rPr>
        <w:t>supported action</w:t>
      </w:r>
      <w:r w:rsidRPr="000615A5">
        <w:t xml:space="preserve">. </w:t>
      </w:r>
    </w:p>
    <w:p w14:paraId="7E32314B" w14:textId="6BEC95B7" w:rsidR="001F137E" w:rsidRPr="000615A5" w:rsidRDefault="001F137E" w:rsidP="00833722">
      <w:pPr>
        <w:pStyle w:val="TABLE-title"/>
      </w:pPr>
      <w:bookmarkStart w:id="2961" w:name="_Ref296766384"/>
      <w:bookmarkStart w:id="2962" w:name="_Toc483857415"/>
      <w:r w:rsidRPr="000615A5">
        <w:t xml:space="preserve">Table </w:t>
      </w:r>
      <w:r w:rsidRPr="000615A5">
        <w:fldChar w:fldCharType="begin"/>
      </w:r>
      <w:r w:rsidRPr="000615A5">
        <w:instrText xml:space="preserve"> SEQ Table \* ARABIC </w:instrText>
      </w:r>
      <w:r w:rsidRPr="000615A5">
        <w:fldChar w:fldCharType="separate"/>
      </w:r>
      <w:r w:rsidR="00036893">
        <w:rPr>
          <w:noProof/>
        </w:rPr>
        <w:t>62</w:t>
      </w:r>
      <w:r w:rsidRPr="000615A5">
        <w:fldChar w:fldCharType="end"/>
      </w:r>
      <w:bookmarkEnd w:id="2961"/>
      <w:r w:rsidRPr="000615A5">
        <w:t xml:space="preserve"> </w:t>
      </w:r>
      <w:r w:rsidR="00D76A65">
        <w:t>–</w:t>
      </w:r>
      <w:r w:rsidRPr="000615A5">
        <w:t xml:space="preserve"> Attributes of Supported Action</w:t>
      </w:r>
      <w:bookmarkEnd w:id="2962"/>
      <w:r w:rsidRPr="000615A5">
        <w:t xml:space="preserve"> </w:t>
      </w:r>
    </w:p>
    <w:tbl>
      <w:tblPr>
        <w:tblW w:w="7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2"/>
        <w:gridCol w:w="2958"/>
        <w:gridCol w:w="2814"/>
      </w:tblGrid>
      <w:tr w:rsidR="001F137E" w:rsidRPr="000615A5" w14:paraId="40A8AE4D" w14:textId="77777777" w:rsidTr="001F137E">
        <w:trPr>
          <w:tblHeader/>
          <w:jc w:val="center"/>
        </w:trPr>
        <w:tc>
          <w:tcPr>
            <w:tcW w:w="1812" w:type="dxa"/>
          </w:tcPr>
          <w:p w14:paraId="669A1742" w14:textId="77777777" w:rsidR="001F137E" w:rsidRPr="000615A5" w:rsidRDefault="001F137E" w:rsidP="00640AD0">
            <w:pPr>
              <w:pStyle w:val="TABLE-col-heading"/>
            </w:pPr>
            <w:r w:rsidRPr="000615A5">
              <w:t>Attribute Name</w:t>
            </w:r>
          </w:p>
        </w:tc>
        <w:tc>
          <w:tcPr>
            <w:tcW w:w="2958" w:type="dxa"/>
          </w:tcPr>
          <w:p w14:paraId="407B397C" w14:textId="77777777" w:rsidR="001F137E" w:rsidRPr="000615A5" w:rsidRDefault="001F137E" w:rsidP="00640AD0">
            <w:pPr>
              <w:pStyle w:val="TABLE-col-heading"/>
            </w:pPr>
            <w:r w:rsidRPr="000615A5">
              <w:t>Description</w:t>
            </w:r>
          </w:p>
        </w:tc>
        <w:tc>
          <w:tcPr>
            <w:tcW w:w="2814" w:type="dxa"/>
          </w:tcPr>
          <w:p w14:paraId="52592336" w14:textId="77777777" w:rsidR="001F137E" w:rsidRPr="000615A5" w:rsidRDefault="001F137E" w:rsidP="00640AD0">
            <w:pPr>
              <w:pStyle w:val="TABLE-col-heading"/>
            </w:pPr>
            <w:r w:rsidRPr="000615A5">
              <w:t>Examples</w:t>
            </w:r>
          </w:p>
        </w:tc>
      </w:tr>
      <w:tr w:rsidR="001F137E" w:rsidRPr="000615A5" w14:paraId="0BEE8801" w14:textId="77777777" w:rsidTr="001F137E">
        <w:trPr>
          <w:cantSplit/>
          <w:jc w:val="center"/>
        </w:trPr>
        <w:tc>
          <w:tcPr>
            <w:tcW w:w="1812" w:type="dxa"/>
          </w:tcPr>
          <w:p w14:paraId="22339817" w14:textId="77777777" w:rsidR="001F137E" w:rsidRPr="000615A5" w:rsidRDefault="001F137E" w:rsidP="00640AD0">
            <w:pPr>
              <w:pStyle w:val="TABLE-cell"/>
            </w:pPr>
            <w:r w:rsidRPr="000615A5">
              <w:t>ID</w:t>
            </w:r>
          </w:p>
        </w:tc>
        <w:tc>
          <w:tcPr>
            <w:tcW w:w="2958" w:type="dxa"/>
          </w:tcPr>
          <w:p w14:paraId="305E7536" w14:textId="77777777" w:rsidR="001F137E" w:rsidRPr="000615A5" w:rsidRDefault="001F137E" w:rsidP="00640AD0">
            <w:pPr>
              <w:pStyle w:val="TABLE-cell"/>
            </w:pPr>
            <w:r w:rsidRPr="000615A5">
              <w:t>A unique identification of a supported action.</w:t>
            </w:r>
          </w:p>
        </w:tc>
        <w:tc>
          <w:tcPr>
            <w:tcW w:w="2814" w:type="dxa"/>
          </w:tcPr>
          <w:p w14:paraId="32C35DB4" w14:textId="77777777" w:rsidR="001F137E" w:rsidRPr="000615A5" w:rsidRDefault="001F137E" w:rsidP="00640AD0">
            <w:pPr>
              <w:pStyle w:val="TABLE-cell"/>
            </w:pPr>
            <w:r w:rsidRPr="000615A5">
              <w:t>77262</w:t>
            </w:r>
          </w:p>
        </w:tc>
      </w:tr>
      <w:tr w:rsidR="001F137E" w:rsidRPr="000615A5" w14:paraId="13D4904F" w14:textId="77777777" w:rsidTr="001F137E">
        <w:trPr>
          <w:cantSplit/>
          <w:jc w:val="center"/>
        </w:trPr>
        <w:tc>
          <w:tcPr>
            <w:tcW w:w="1812" w:type="dxa"/>
          </w:tcPr>
          <w:p w14:paraId="58E43806" w14:textId="77777777" w:rsidR="001F137E" w:rsidRPr="000615A5" w:rsidRDefault="001F137E" w:rsidP="00640AD0">
            <w:pPr>
              <w:pStyle w:val="TABLE-cell"/>
            </w:pPr>
            <w:r w:rsidRPr="000615A5">
              <w:t>Verb</w:t>
            </w:r>
          </w:p>
        </w:tc>
        <w:tc>
          <w:tcPr>
            <w:tcW w:w="2958" w:type="dxa"/>
          </w:tcPr>
          <w:p w14:paraId="464617B8" w14:textId="77777777" w:rsidR="001F137E" w:rsidRPr="000615A5" w:rsidRDefault="001F137E" w:rsidP="00640AD0">
            <w:pPr>
              <w:pStyle w:val="TABLE-cell"/>
            </w:pPr>
            <w:r w:rsidRPr="000615A5">
              <w:t>Identifies the verb in the verb-noun action.</w:t>
            </w:r>
          </w:p>
          <w:p w14:paraId="0A08CA02" w14:textId="3B689D12" w:rsidR="001F137E" w:rsidRPr="000615A5" w:rsidRDefault="001F137E" w:rsidP="00824751">
            <w:pPr>
              <w:pStyle w:val="TABLE-cell"/>
            </w:pPr>
            <w:r w:rsidRPr="000615A5">
              <w:t xml:space="preserve">Valid values are: GET, PROCESS, CHANGE, CANCEL, SYNC ADD, SYNC CHANGE, </w:t>
            </w:r>
            <w:del w:id="2963" w:author="Dennis Brandl" w:date="2018-03-03T07:13:00Z">
              <w:r w:rsidRPr="000615A5" w:rsidDel="00824751">
                <w:delText xml:space="preserve">and </w:delText>
              </w:r>
            </w:del>
            <w:r w:rsidRPr="000615A5">
              <w:t>SYNC DELETE</w:t>
            </w:r>
            <w:ins w:id="2964" w:author="Dennis Brandl" w:date="2018-03-03T07:13:00Z">
              <w:r w:rsidR="00824751">
                <w:t>, and NOTIFY</w:t>
              </w:r>
            </w:ins>
            <w:r w:rsidRPr="000615A5">
              <w:t>.</w:t>
            </w:r>
          </w:p>
        </w:tc>
        <w:tc>
          <w:tcPr>
            <w:tcW w:w="2814" w:type="dxa"/>
          </w:tcPr>
          <w:p w14:paraId="0E3A723E" w14:textId="77777777" w:rsidR="001F137E" w:rsidRPr="000615A5" w:rsidRDefault="001F137E" w:rsidP="00640AD0">
            <w:pPr>
              <w:pStyle w:val="TABLE-cell"/>
            </w:pPr>
            <w:r w:rsidRPr="000615A5">
              <w:t>PROCESS</w:t>
            </w:r>
          </w:p>
          <w:p w14:paraId="733D5AE2" w14:textId="77777777" w:rsidR="001F137E" w:rsidRPr="000615A5" w:rsidRDefault="001F137E" w:rsidP="00640AD0">
            <w:pPr>
              <w:pStyle w:val="TABLE-cell"/>
            </w:pPr>
            <w:r w:rsidRPr="000615A5">
              <w:t>SYNC ADD</w:t>
            </w:r>
          </w:p>
        </w:tc>
      </w:tr>
      <w:tr w:rsidR="001F137E" w:rsidRPr="000615A5" w14:paraId="3CC3AC96" w14:textId="77777777" w:rsidTr="001F137E">
        <w:trPr>
          <w:cantSplit/>
          <w:jc w:val="center"/>
        </w:trPr>
        <w:tc>
          <w:tcPr>
            <w:tcW w:w="1812" w:type="dxa"/>
          </w:tcPr>
          <w:p w14:paraId="5CB0D215" w14:textId="77777777" w:rsidR="001F137E" w:rsidRPr="000615A5" w:rsidRDefault="001F137E" w:rsidP="00640AD0">
            <w:pPr>
              <w:pStyle w:val="TABLE-cell"/>
            </w:pPr>
            <w:r w:rsidRPr="000615A5">
              <w:t>Noun</w:t>
            </w:r>
          </w:p>
        </w:tc>
        <w:tc>
          <w:tcPr>
            <w:tcW w:w="2958" w:type="dxa"/>
          </w:tcPr>
          <w:p w14:paraId="06784FFE" w14:textId="77777777" w:rsidR="001F137E" w:rsidRPr="000615A5" w:rsidRDefault="001F137E" w:rsidP="00640AD0">
            <w:pPr>
              <w:pStyle w:val="TABLE-cell"/>
            </w:pPr>
            <w:r w:rsidRPr="000615A5">
              <w:t>Identifies the noun in the verb-noun action.</w:t>
            </w:r>
          </w:p>
        </w:tc>
        <w:tc>
          <w:tcPr>
            <w:tcW w:w="2814" w:type="dxa"/>
          </w:tcPr>
          <w:p w14:paraId="50A16703" w14:textId="77777777" w:rsidR="001F137E" w:rsidRPr="000615A5" w:rsidRDefault="001F137E" w:rsidP="00640AD0">
            <w:pPr>
              <w:pStyle w:val="TABLE-cell"/>
            </w:pPr>
            <w:r w:rsidRPr="000615A5">
              <w:t>MATERIAL LOT</w:t>
            </w:r>
          </w:p>
          <w:p w14:paraId="5AF9D094" w14:textId="77777777" w:rsidR="001F137E" w:rsidRPr="000615A5" w:rsidRDefault="001F137E" w:rsidP="00640AD0">
            <w:pPr>
              <w:pStyle w:val="TABLE-cell"/>
            </w:pPr>
            <w:r w:rsidRPr="000615A5">
              <w:t>OPERATIONS SCHEDULE</w:t>
            </w:r>
          </w:p>
        </w:tc>
      </w:tr>
      <w:tr w:rsidR="001F137E" w:rsidRPr="000615A5" w14:paraId="6C53F1C7" w14:textId="77777777" w:rsidTr="001F137E">
        <w:trPr>
          <w:cantSplit/>
          <w:jc w:val="center"/>
        </w:trPr>
        <w:tc>
          <w:tcPr>
            <w:tcW w:w="1812" w:type="dxa"/>
          </w:tcPr>
          <w:p w14:paraId="39C0C2C5" w14:textId="77777777" w:rsidR="001F137E" w:rsidRPr="000615A5" w:rsidRDefault="001F137E" w:rsidP="00640AD0">
            <w:pPr>
              <w:pStyle w:val="TABLE-cell"/>
            </w:pPr>
            <w:r w:rsidRPr="000615A5">
              <w:t>Information User</w:t>
            </w:r>
          </w:p>
        </w:tc>
        <w:tc>
          <w:tcPr>
            <w:tcW w:w="2958" w:type="dxa"/>
          </w:tcPr>
          <w:p w14:paraId="32FCD5F6" w14:textId="77777777" w:rsidR="001F137E" w:rsidRPr="000615A5" w:rsidRDefault="001F137E" w:rsidP="00640AD0">
            <w:pPr>
              <w:pStyle w:val="TABLE-cell"/>
            </w:pPr>
            <w:r w:rsidRPr="000615A5">
              <w:t>Indicates if the application can act as an information user.</w:t>
            </w:r>
          </w:p>
          <w:p w14:paraId="28A90267" w14:textId="375E91EF" w:rsidR="001F137E" w:rsidRPr="000615A5" w:rsidRDefault="001F137E" w:rsidP="00640AD0">
            <w:pPr>
              <w:pStyle w:val="TABLE-cell"/>
            </w:pPr>
            <w:r w:rsidRPr="000615A5">
              <w:t>NOTE 1 This is defined for only GET</w:t>
            </w:r>
            <w:ins w:id="2965" w:author="Dennis Brandl" w:date="2018-03-03T07:13:00Z">
              <w:r w:rsidR="00824751">
                <w:t>, NOTIFY</w:t>
              </w:r>
            </w:ins>
            <w:r w:rsidRPr="000615A5">
              <w:t xml:space="preserve"> and SYNC messages. </w:t>
            </w:r>
          </w:p>
        </w:tc>
        <w:tc>
          <w:tcPr>
            <w:tcW w:w="2814" w:type="dxa"/>
          </w:tcPr>
          <w:p w14:paraId="76CE008E" w14:textId="77777777" w:rsidR="001F137E" w:rsidRPr="000615A5" w:rsidRDefault="001F137E" w:rsidP="00640AD0">
            <w:pPr>
              <w:pStyle w:val="TABLE-cell"/>
            </w:pPr>
            <w:r w:rsidRPr="000615A5">
              <w:t>TRUE</w:t>
            </w:r>
          </w:p>
          <w:p w14:paraId="57F8514E" w14:textId="77777777" w:rsidR="001F137E" w:rsidRPr="000615A5" w:rsidRDefault="001F137E" w:rsidP="00640AD0">
            <w:pPr>
              <w:pStyle w:val="TABLE-cell"/>
            </w:pPr>
            <w:r w:rsidRPr="000615A5">
              <w:t>FALSE</w:t>
            </w:r>
          </w:p>
        </w:tc>
      </w:tr>
      <w:tr w:rsidR="001F137E" w:rsidRPr="000615A5" w14:paraId="31F96F34" w14:textId="77777777" w:rsidTr="001F137E">
        <w:trPr>
          <w:cantSplit/>
          <w:jc w:val="center"/>
        </w:trPr>
        <w:tc>
          <w:tcPr>
            <w:tcW w:w="1812" w:type="dxa"/>
          </w:tcPr>
          <w:p w14:paraId="6B6F5454" w14:textId="77777777" w:rsidR="001F137E" w:rsidRPr="000615A5" w:rsidRDefault="001F137E" w:rsidP="00640AD0">
            <w:pPr>
              <w:pStyle w:val="TABLE-cell"/>
            </w:pPr>
            <w:r w:rsidRPr="000615A5">
              <w:t>Information Provider</w:t>
            </w:r>
          </w:p>
        </w:tc>
        <w:tc>
          <w:tcPr>
            <w:tcW w:w="2958" w:type="dxa"/>
          </w:tcPr>
          <w:p w14:paraId="2903103B" w14:textId="77777777" w:rsidR="001F137E" w:rsidRPr="000615A5" w:rsidRDefault="001F137E" w:rsidP="00640AD0">
            <w:pPr>
              <w:pStyle w:val="TABLE-cell"/>
            </w:pPr>
            <w:r w:rsidRPr="000615A5">
              <w:t>Indicates if the application can act as an information provider.</w:t>
            </w:r>
          </w:p>
          <w:p w14:paraId="759268B1" w14:textId="421141DC" w:rsidR="001F137E" w:rsidRPr="000615A5" w:rsidRDefault="001F137E" w:rsidP="00640AD0">
            <w:pPr>
              <w:pStyle w:val="TABLE-cell"/>
            </w:pPr>
            <w:r w:rsidRPr="000615A5">
              <w:t>NOTE 2 This is defined for only GET</w:t>
            </w:r>
            <w:ins w:id="2966" w:author="Dennis Brandl" w:date="2018-03-03T07:13:00Z">
              <w:r w:rsidR="00824751">
                <w:t>, NOTIFY</w:t>
              </w:r>
            </w:ins>
            <w:r w:rsidRPr="000615A5">
              <w:t xml:space="preserve"> and SYNC messages</w:t>
            </w:r>
          </w:p>
        </w:tc>
        <w:tc>
          <w:tcPr>
            <w:tcW w:w="2814" w:type="dxa"/>
          </w:tcPr>
          <w:p w14:paraId="0CC75686" w14:textId="77777777" w:rsidR="001F137E" w:rsidRPr="000615A5" w:rsidRDefault="001F137E" w:rsidP="00640AD0">
            <w:pPr>
              <w:pStyle w:val="TABLE-cell"/>
            </w:pPr>
            <w:r w:rsidRPr="000615A5">
              <w:t>TRUE</w:t>
            </w:r>
          </w:p>
          <w:p w14:paraId="564F0ED9" w14:textId="77777777" w:rsidR="001F137E" w:rsidRPr="000615A5" w:rsidRDefault="001F137E" w:rsidP="00640AD0">
            <w:pPr>
              <w:pStyle w:val="TABLE-cell"/>
            </w:pPr>
            <w:r w:rsidRPr="000615A5">
              <w:t>FALSE</w:t>
            </w:r>
          </w:p>
        </w:tc>
      </w:tr>
      <w:tr w:rsidR="001F137E" w:rsidRPr="000615A5" w14:paraId="50722195" w14:textId="77777777" w:rsidTr="001F137E">
        <w:trPr>
          <w:cantSplit/>
          <w:jc w:val="center"/>
        </w:trPr>
        <w:tc>
          <w:tcPr>
            <w:tcW w:w="1812" w:type="dxa"/>
          </w:tcPr>
          <w:p w14:paraId="492BE599" w14:textId="77777777" w:rsidR="001F137E" w:rsidRPr="000615A5" w:rsidRDefault="001F137E" w:rsidP="00640AD0">
            <w:pPr>
              <w:pStyle w:val="TABLE-cell"/>
            </w:pPr>
            <w:r w:rsidRPr="000615A5">
              <w:t>Information Sender</w:t>
            </w:r>
          </w:p>
        </w:tc>
        <w:tc>
          <w:tcPr>
            <w:tcW w:w="2958" w:type="dxa"/>
          </w:tcPr>
          <w:p w14:paraId="3413F1E7" w14:textId="77777777" w:rsidR="001F137E" w:rsidRPr="000615A5" w:rsidRDefault="001F137E" w:rsidP="00640AD0">
            <w:pPr>
              <w:pStyle w:val="TABLE-cell"/>
            </w:pPr>
            <w:r w:rsidRPr="000615A5">
              <w:t>Indicates if the application can act as an information Sender.</w:t>
            </w:r>
          </w:p>
          <w:p w14:paraId="7C340427" w14:textId="77777777" w:rsidR="001F137E" w:rsidRPr="000615A5" w:rsidRDefault="001F137E" w:rsidP="00640AD0">
            <w:pPr>
              <w:pStyle w:val="TABLE-cell"/>
            </w:pPr>
            <w:r w:rsidRPr="000615A5">
              <w:t>NOTE 3 This is defined for PROCESS, CHANGE, and CANCEL messages.</w:t>
            </w:r>
          </w:p>
        </w:tc>
        <w:tc>
          <w:tcPr>
            <w:tcW w:w="2814" w:type="dxa"/>
          </w:tcPr>
          <w:p w14:paraId="7290592E" w14:textId="77777777" w:rsidR="001F137E" w:rsidRPr="000615A5" w:rsidRDefault="001F137E" w:rsidP="00640AD0">
            <w:pPr>
              <w:pStyle w:val="TABLE-cell"/>
            </w:pPr>
            <w:r w:rsidRPr="000615A5">
              <w:t>TRUE</w:t>
            </w:r>
          </w:p>
          <w:p w14:paraId="26BA3438" w14:textId="77777777" w:rsidR="001F137E" w:rsidRPr="000615A5" w:rsidRDefault="001F137E" w:rsidP="00640AD0">
            <w:pPr>
              <w:pStyle w:val="TABLE-cell"/>
            </w:pPr>
            <w:r w:rsidRPr="000615A5">
              <w:t>FALSE</w:t>
            </w:r>
          </w:p>
        </w:tc>
      </w:tr>
      <w:tr w:rsidR="001F137E" w:rsidRPr="000615A5" w14:paraId="20838D9A" w14:textId="77777777" w:rsidTr="001F137E">
        <w:trPr>
          <w:cantSplit/>
          <w:jc w:val="center"/>
        </w:trPr>
        <w:tc>
          <w:tcPr>
            <w:tcW w:w="1812" w:type="dxa"/>
          </w:tcPr>
          <w:p w14:paraId="457F37C8" w14:textId="77777777" w:rsidR="001F137E" w:rsidRPr="000615A5" w:rsidRDefault="001F137E" w:rsidP="00640AD0">
            <w:pPr>
              <w:pStyle w:val="TABLE-cell"/>
            </w:pPr>
            <w:r w:rsidRPr="000615A5">
              <w:lastRenderedPageBreak/>
              <w:t>Information Receiver</w:t>
            </w:r>
          </w:p>
        </w:tc>
        <w:tc>
          <w:tcPr>
            <w:tcW w:w="2958" w:type="dxa"/>
          </w:tcPr>
          <w:p w14:paraId="3C8BC7A7" w14:textId="77777777" w:rsidR="001F137E" w:rsidRPr="000615A5" w:rsidRDefault="001F137E" w:rsidP="00640AD0">
            <w:pPr>
              <w:pStyle w:val="TABLE-cell"/>
            </w:pPr>
            <w:r w:rsidRPr="000615A5">
              <w:t>Indicates if the application can act as an information Receiver.</w:t>
            </w:r>
          </w:p>
          <w:p w14:paraId="59771CE5" w14:textId="77777777" w:rsidR="001F137E" w:rsidRPr="000615A5" w:rsidRDefault="001F137E" w:rsidP="00640AD0">
            <w:pPr>
              <w:pStyle w:val="TABLE-cell"/>
            </w:pPr>
            <w:r w:rsidRPr="000615A5">
              <w:t>NOTE 4 This is defined for only PROCESS, CHANGE, and CANCEL messages</w:t>
            </w:r>
          </w:p>
        </w:tc>
        <w:tc>
          <w:tcPr>
            <w:tcW w:w="2814" w:type="dxa"/>
          </w:tcPr>
          <w:p w14:paraId="499C651E" w14:textId="77777777" w:rsidR="001F137E" w:rsidRPr="000615A5" w:rsidRDefault="001F137E" w:rsidP="00640AD0">
            <w:pPr>
              <w:pStyle w:val="TABLE-cell"/>
            </w:pPr>
            <w:r w:rsidRPr="000615A5">
              <w:t>TRUE</w:t>
            </w:r>
          </w:p>
          <w:p w14:paraId="0FE00745" w14:textId="77777777" w:rsidR="001F137E" w:rsidRPr="000615A5" w:rsidRDefault="001F137E" w:rsidP="00640AD0">
            <w:pPr>
              <w:pStyle w:val="TABLE-cell"/>
            </w:pPr>
            <w:r w:rsidRPr="000615A5">
              <w:t>FALSE</w:t>
            </w:r>
          </w:p>
        </w:tc>
      </w:tr>
      <w:tr w:rsidR="001F137E" w:rsidRPr="000615A5" w14:paraId="7C68307E" w14:textId="77777777" w:rsidTr="001F137E">
        <w:trPr>
          <w:cantSplit/>
          <w:jc w:val="center"/>
        </w:trPr>
        <w:tc>
          <w:tcPr>
            <w:tcW w:w="1812" w:type="dxa"/>
          </w:tcPr>
          <w:p w14:paraId="71DC14E0" w14:textId="77777777" w:rsidR="001F137E" w:rsidRPr="000615A5" w:rsidRDefault="001F137E" w:rsidP="00640AD0">
            <w:pPr>
              <w:pStyle w:val="TABLE-cell"/>
            </w:pPr>
            <w:r w:rsidRPr="000615A5">
              <w:t>Object Wildcards Supported</w:t>
            </w:r>
          </w:p>
        </w:tc>
        <w:tc>
          <w:tcPr>
            <w:tcW w:w="2958" w:type="dxa"/>
          </w:tcPr>
          <w:p w14:paraId="2319BD9A" w14:textId="77777777" w:rsidR="001F137E" w:rsidRPr="000615A5" w:rsidRDefault="001F137E" w:rsidP="00640AD0">
            <w:pPr>
              <w:pStyle w:val="TABLE-cell"/>
            </w:pPr>
            <w:r w:rsidRPr="000615A5">
              <w:t>Indicates if wildcards are supported for object identification.</w:t>
            </w:r>
          </w:p>
        </w:tc>
        <w:tc>
          <w:tcPr>
            <w:tcW w:w="2814" w:type="dxa"/>
          </w:tcPr>
          <w:p w14:paraId="2D8B89E6" w14:textId="77777777" w:rsidR="001F137E" w:rsidRPr="000615A5" w:rsidRDefault="001F137E" w:rsidP="00640AD0">
            <w:pPr>
              <w:pStyle w:val="TABLE-cell"/>
            </w:pPr>
            <w:r w:rsidRPr="000615A5">
              <w:t>TRUE</w:t>
            </w:r>
          </w:p>
          <w:p w14:paraId="5D3604EF" w14:textId="77777777" w:rsidR="001F137E" w:rsidRPr="000615A5" w:rsidRDefault="001F137E" w:rsidP="00640AD0">
            <w:pPr>
              <w:pStyle w:val="TABLE-cell"/>
            </w:pPr>
            <w:r w:rsidRPr="000615A5">
              <w:t>FALSE</w:t>
            </w:r>
          </w:p>
        </w:tc>
      </w:tr>
      <w:tr w:rsidR="001F137E" w:rsidRPr="000615A5" w14:paraId="3E87AB7B" w14:textId="77777777" w:rsidTr="001F137E">
        <w:trPr>
          <w:cantSplit/>
          <w:jc w:val="center"/>
        </w:trPr>
        <w:tc>
          <w:tcPr>
            <w:tcW w:w="1812" w:type="dxa"/>
          </w:tcPr>
          <w:p w14:paraId="441952A6" w14:textId="77777777" w:rsidR="001F137E" w:rsidRPr="000615A5" w:rsidRDefault="001F137E" w:rsidP="00640AD0">
            <w:pPr>
              <w:pStyle w:val="TABLE-cell"/>
            </w:pPr>
            <w:r w:rsidRPr="000615A5">
              <w:t>Property Wildcards Supported</w:t>
            </w:r>
          </w:p>
        </w:tc>
        <w:tc>
          <w:tcPr>
            <w:tcW w:w="2958" w:type="dxa"/>
          </w:tcPr>
          <w:p w14:paraId="1A849455" w14:textId="77777777" w:rsidR="001F137E" w:rsidRPr="000615A5" w:rsidRDefault="001F137E" w:rsidP="00640AD0">
            <w:pPr>
              <w:pStyle w:val="TABLE-cell"/>
            </w:pPr>
            <w:r w:rsidRPr="000615A5">
              <w:t>Indicates if wildcards are supported for property identification.</w:t>
            </w:r>
          </w:p>
          <w:p w14:paraId="6B3B352D" w14:textId="77777777" w:rsidR="001F137E" w:rsidRPr="000615A5" w:rsidRDefault="001F137E" w:rsidP="00640AD0">
            <w:pPr>
              <w:pStyle w:val="TABLE-cell"/>
            </w:pPr>
            <w:r w:rsidRPr="000615A5">
              <w:t>NOTE 5 Wildcard properties are not defined for all verb-noun combinations.</w:t>
            </w:r>
          </w:p>
        </w:tc>
        <w:tc>
          <w:tcPr>
            <w:tcW w:w="2814" w:type="dxa"/>
          </w:tcPr>
          <w:p w14:paraId="5973F74E" w14:textId="77777777" w:rsidR="001F137E" w:rsidRPr="000615A5" w:rsidRDefault="001F137E" w:rsidP="00640AD0">
            <w:pPr>
              <w:pStyle w:val="TABLE-cell"/>
            </w:pPr>
            <w:r w:rsidRPr="000615A5">
              <w:t>TRUE</w:t>
            </w:r>
          </w:p>
          <w:p w14:paraId="50E36432" w14:textId="77777777" w:rsidR="001F137E" w:rsidRPr="000615A5" w:rsidRDefault="001F137E" w:rsidP="00640AD0">
            <w:pPr>
              <w:pStyle w:val="TABLE-cell"/>
            </w:pPr>
            <w:r w:rsidRPr="000615A5">
              <w:t>FALSE</w:t>
            </w:r>
          </w:p>
        </w:tc>
      </w:tr>
    </w:tbl>
    <w:p w14:paraId="75CA54F0" w14:textId="77777777" w:rsidR="001F137E" w:rsidRPr="000615A5" w:rsidRDefault="001F137E" w:rsidP="00833722">
      <w:pPr>
        <w:pStyle w:val="NOTE"/>
      </w:pPr>
    </w:p>
    <w:p w14:paraId="6E29716C" w14:textId="77777777" w:rsidR="001F137E" w:rsidRPr="000615A5" w:rsidRDefault="001F137E" w:rsidP="00640AD0">
      <w:pPr>
        <w:pStyle w:val="PARAGRAPH"/>
      </w:pPr>
      <w:r w:rsidRPr="000615A5">
        <w:t xml:space="preserve">The GET verb shall be valid for a </w:t>
      </w:r>
      <w:r w:rsidRPr="009A72DF">
        <w:rPr>
          <w:i/>
        </w:rPr>
        <w:t>transaction profile</w:t>
      </w:r>
      <w:r w:rsidRPr="000615A5">
        <w:t xml:space="preserve"> noun.  </w:t>
      </w:r>
    </w:p>
    <w:p w14:paraId="46F12E5A" w14:textId="08F3F7AB" w:rsidR="001F137E" w:rsidRPr="000615A5" w:rsidRDefault="001F137E" w:rsidP="00640AD0">
      <w:pPr>
        <w:pStyle w:val="PARAGRAPH"/>
      </w:pPr>
      <w:r w:rsidRPr="000615A5">
        <w:fldChar w:fldCharType="begin"/>
      </w:r>
      <w:r w:rsidRPr="000615A5">
        <w:instrText xml:space="preserve"> REF _Ref112120206 </w:instrText>
      </w:r>
      <w:r w:rsidR="00640AD0" w:rsidRPr="000615A5">
        <w:instrText xml:space="preserve"> \* MERGEFORMAT </w:instrText>
      </w:r>
      <w:r w:rsidRPr="000615A5">
        <w:fldChar w:fldCharType="separate"/>
      </w:r>
      <w:r w:rsidR="00036893" w:rsidRPr="000615A5">
        <w:t xml:space="preserve">Table </w:t>
      </w:r>
      <w:r w:rsidR="00036893">
        <w:t>63</w:t>
      </w:r>
      <w:r w:rsidRPr="000615A5">
        <w:fldChar w:fldCharType="end"/>
      </w:r>
      <w:r w:rsidRPr="000615A5">
        <w:t xml:space="preserve"> defines the action for each verb.</w:t>
      </w:r>
    </w:p>
    <w:p w14:paraId="2D8BFEC0" w14:textId="12711C63" w:rsidR="001F137E" w:rsidRPr="000615A5" w:rsidRDefault="001F137E" w:rsidP="00833722">
      <w:pPr>
        <w:pStyle w:val="TABLE-title"/>
      </w:pPr>
      <w:bookmarkStart w:id="2967" w:name="_Ref112120206"/>
      <w:bookmarkStart w:id="2968" w:name="_Toc111971607"/>
      <w:bookmarkStart w:id="2969" w:name="_Toc111991860"/>
      <w:bookmarkStart w:id="2970" w:name="_Toc112730188"/>
      <w:bookmarkStart w:id="2971" w:name="_Toc120010384"/>
      <w:bookmarkStart w:id="2972" w:name="_Toc130399799"/>
      <w:bookmarkStart w:id="2973" w:name="_Toc131732230"/>
      <w:bookmarkStart w:id="2974" w:name="_Toc134537699"/>
      <w:bookmarkStart w:id="2975" w:name="_Toc483857416"/>
      <w:r w:rsidRPr="000615A5">
        <w:t xml:space="preserve">Table </w:t>
      </w:r>
      <w:r w:rsidRPr="000615A5">
        <w:fldChar w:fldCharType="begin"/>
      </w:r>
      <w:r w:rsidRPr="000615A5">
        <w:instrText xml:space="preserve"> SEQ Table \* ARABIC </w:instrText>
      </w:r>
      <w:r w:rsidRPr="000615A5">
        <w:fldChar w:fldCharType="separate"/>
      </w:r>
      <w:r w:rsidR="00036893">
        <w:rPr>
          <w:noProof/>
        </w:rPr>
        <w:t>63</w:t>
      </w:r>
      <w:r w:rsidRPr="000615A5">
        <w:fldChar w:fldCharType="end"/>
      </w:r>
      <w:bookmarkEnd w:id="2967"/>
      <w:r w:rsidRPr="000615A5">
        <w:t xml:space="preserve"> </w:t>
      </w:r>
      <w:r w:rsidR="00D76A65">
        <w:t>–</w:t>
      </w:r>
      <w:r w:rsidRPr="000615A5">
        <w:t xml:space="preserve"> </w:t>
      </w:r>
      <w:bookmarkEnd w:id="2968"/>
      <w:bookmarkEnd w:id="2969"/>
      <w:r w:rsidRPr="000615A5">
        <w:t>Transaction</w:t>
      </w:r>
      <w:r w:rsidR="00D76A65">
        <w:t xml:space="preserve"> </w:t>
      </w:r>
      <w:r w:rsidRPr="000615A5">
        <w:t>Profile</w:t>
      </w:r>
      <w:bookmarkEnd w:id="2970"/>
      <w:bookmarkEnd w:id="2971"/>
      <w:r w:rsidRPr="000615A5">
        <w:t xml:space="preserve"> verb actions</w:t>
      </w:r>
      <w:bookmarkEnd w:id="2972"/>
      <w:bookmarkEnd w:id="2973"/>
      <w:bookmarkEnd w:id="2974"/>
      <w:bookmarkEnd w:id="29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2"/>
        <w:gridCol w:w="7280"/>
      </w:tblGrid>
      <w:tr w:rsidR="009A72DF" w:rsidRPr="009A72DF" w14:paraId="05C5DD0C" w14:textId="77777777" w:rsidTr="009A72DF">
        <w:trPr>
          <w:tblHeader/>
        </w:trPr>
        <w:tc>
          <w:tcPr>
            <w:tcW w:w="1710" w:type="dxa"/>
            <w:shd w:val="clear" w:color="auto" w:fill="auto"/>
          </w:tcPr>
          <w:p w14:paraId="6EB8CD3C" w14:textId="77777777" w:rsidR="001F137E" w:rsidRPr="009A72DF" w:rsidRDefault="001F137E" w:rsidP="00640AD0">
            <w:pPr>
              <w:pStyle w:val="TABLE-col-heading"/>
            </w:pPr>
            <w:r w:rsidRPr="009A72DF">
              <w:t>Verb</w:t>
            </w:r>
          </w:p>
        </w:tc>
        <w:tc>
          <w:tcPr>
            <w:tcW w:w="7650" w:type="dxa"/>
            <w:shd w:val="clear" w:color="auto" w:fill="auto"/>
            <w:vAlign w:val="center"/>
          </w:tcPr>
          <w:p w14:paraId="42A66D8F" w14:textId="77777777" w:rsidR="001F137E" w:rsidRPr="009A72DF" w:rsidRDefault="001F137E" w:rsidP="00640AD0">
            <w:pPr>
              <w:pStyle w:val="TABLE-col-heading"/>
            </w:pPr>
            <w:r w:rsidRPr="009A72DF">
              <w:t>Action on Object(s) Specified</w:t>
            </w:r>
          </w:p>
        </w:tc>
      </w:tr>
      <w:tr w:rsidR="009A72DF" w:rsidRPr="009A72DF" w14:paraId="243EC569" w14:textId="77777777" w:rsidTr="009A72DF">
        <w:tc>
          <w:tcPr>
            <w:tcW w:w="1710" w:type="dxa"/>
            <w:shd w:val="clear" w:color="auto" w:fill="auto"/>
          </w:tcPr>
          <w:p w14:paraId="12BDBD86" w14:textId="77777777" w:rsidR="001F137E" w:rsidRPr="009A72DF" w:rsidRDefault="001F137E" w:rsidP="00640AD0">
            <w:pPr>
              <w:pStyle w:val="TABLE-cell"/>
            </w:pPr>
            <w:r w:rsidRPr="009A72DF">
              <w:t>GET</w:t>
            </w:r>
          </w:p>
        </w:tc>
        <w:tc>
          <w:tcPr>
            <w:tcW w:w="7650" w:type="dxa"/>
            <w:shd w:val="clear" w:color="auto" w:fill="auto"/>
          </w:tcPr>
          <w:p w14:paraId="141C7EF2" w14:textId="77777777" w:rsidR="001F137E" w:rsidRPr="009A72DF" w:rsidRDefault="001F137E" w:rsidP="00640AD0">
            <w:pPr>
              <w:pStyle w:val="TABLE-cell"/>
            </w:pPr>
            <w:r w:rsidRPr="009A72DF">
              <w:t xml:space="preserve">Shall define a request that the receiver is to return, in a SHOW message, all supported verb/noun combinations and the attributes used to define the combinations. </w:t>
            </w:r>
          </w:p>
        </w:tc>
      </w:tr>
      <w:tr w:rsidR="009A72DF" w:rsidRPr="009A72DF" w14:paraId="39AE9440" w14:textId="77777777" w:rsidTr="009A72DF">
        <w:tc>
          <w:tcPr>
            <w:tcW w:w="1710" w:type="dxa"/>
            <w:shd w:val="clear" w:color="auto" w:fill="auto"/>
          </w:tcPr>
          <w:p w14:paraId="1728092A" w14:textId="77777777" w:rsidR="001F137E" w:rsidRPr="009A72DF" w:rsidRDefault="001F137E" w:rsidP="00640AD0">
            <w:pPr>
              <w:pStyle w:val="TABLE-cell"/>
            </w:pPr>
            <w:r w:rsidRPr="009A72DF">
              <w:t>PROCESS</w:t>
            </w:r>
          </w:p>
        </w:tc>
        <w:tc>
          <w:tcPr>
            <w:tcW w:w="7650" w:type="dxa"/>
            <w:shd w:val="clear" w:color="auto" w:fill="auto"/>
          </w:tcPr>
          <w:p w14:paraId="75F456B0" w14:textId="77777777" w:rsidR="001F137E" w:rsidRPr="009A72DF" w:rsidRDefault="001F137E" w:rsidP="00640AD0">
            <w:pPr>
              <w:pStyle w:val="TABLE-cell"/>
            </w:pPr>
            <w:r w:rsidRPr="009A72DF">
              <w:t>Error</w:t>
            </w:r>
          </w:p>
        </w:tc>
      </w:tr>
      <w:tr w:rsidR="009A72DF" w:rsidRPr="009A72DF" w14:paraId="24BB8195" w14:textId="77777777" w:rsidTr="009A72DF">
        <w:tc>
          <w:tcPr>
            <w:tcW w:w="1710" w:type="dxa"/>
            <w:shd w:val="clear" w:color="auto" w:fill="auto"/>
          </w:tcPr>
          <w:p w14:paraId="797A2DE5" w14:textId="77777777" w:rsidR="001F137E" w:rsidRPr="009A72DF" w:rsidRDefault="001F137E" w:rsidP="00640AD0">
            <w:pPr>
              <w:pStyle w:val="TABLE-cell"/>
            </w:pPr>
            <w:r w:rsidRPr="009A72DF">
              <w:t>CHANGE</w:t>
            </w:r>
          </w:p>
        </w:tc>
        <w:tc>
          <w:tcPr>
            <w:tcW w:w="7650" w:type="dxa"/>
            <w:shd w:val="clear" w:color="auto" w:fill="auto"/>
          </w:tcPr>
          <w:p w14:paraId="5F3F9171" w14:textId="77777777" w:rsidR="001F137E" w:rsidRPr="009A72DF" w:rsidRDefault="001F137E" w:rsidP="00640AD0">
            <w:pPr>
              <w:pStyle w:val="TABLE-cell"/>
            </w:pPr>
            <w:r w:rsidRPr="009A72DF">
              <w:t>Error</w:t>
            </w:r>
          </w:p>
        </w:tc>
      </w:tr>
      <w:tr w:rsidR="009A72DF" w:rsidRPr="009A72DF" w14:paraId="5F5D88AF" w14:textId="77777777" w:rsidTr="009A72DF">
        <w:tc>
          <w:tcPr>
            <w:tcW w:w="1710" w:type="dxa"/>
            <w:shd w:val="clear" w:color="auto" w:fill="auto"/>
          </w:tcPr>
          <w:p w14:paraId="4866E953" w14:textId="77777777" w:rsidR="001F137E" w:rsidRPr="009A72DF" w:rsidRDefault="001F137E" w:rsidP="00640AD0">
            <w:pPr>
              <w:pStyle w:val="TABLE-cell"/>
            </w:pPr>
            <w:r w:rsidRPr="009A72DF">
              <w:t>CANCEL</w:t>
            </w:r>
          </w:p>
        </w:tc>
        <w:tc>
          <w:tcPr>
            <w:tcW w:w="7650" w:type="dxa"/>
            <w:shd w:val="clear" w:color="auto" w:fill="auto"/>
          </w:tcPr>
          <w:p w14:paraId="2F11F7D6" w14:textId="77777777" w:rsidR="001F137E" w:rsidRPr="009A72DF" w:rsidRDefault="001F137E" w:rsidP="00640AD0">
            <w:pPr>
              <w:pStyle w:val="TABLE-cell"/>
            </w:pPr>
            <w:r w:rsidRPr="009A72DF">
              <w:t>Error</w:t>
            </w:r>
          </w:p>
        </w:tc>
      </w:tr>
      <w:tr w:rsidR="009A72DF" w:rsidRPr="009A72DF" w14:paraId="0203E39C" w14:textId="77777777" w:rsidTr="009A72DF">
        <w:tc>
          <w:tcPr>
            <w:tcW w:w="1710" w:type="dxa"/>
            <w:shd w:val="clear" w:color="auto" w:fill="auto"/>
          </w:tcPr>
          <w:p w14:paraId="22518767" w14:textId="77777777" w:rsidR="001F137E" w:rsidRPr="009A72DF" w:rsidRDefault="001F137E" w:rsidP="00640AD0">
            <w:pPr>
              <w:pStyle w:val="TABLE-cell"/>
            </w:pPr>
            <w:r w:rsidRPr="009A72DF">
              <w:t>SYNC ADD</w:t>
            </w:r>
          </w:p>
        </w:tc>
        <w:tc>
          <w:tcPr>
            <w:tcW w:w="7650" w:type="dxa"/>
            <w:shd w:val="clear" w:color="auto" w:fill="auto"/>
          </w:tcPr>
          <w:p w14:paraId="2CC44E7D" w14:textId="77777777" w:rsidR="001F137E" w:rsidRPr="009A72DF" w:rsidRDefault="001F137E" w:rsidP="00640AD0">
            <w:pPr>
              <w:pStyle w:val="TABLE-cell"/>
            </w:pPr>
            <w:r w:rsidRPr="009A72DF">
              <w:t>Error</w:t>
            </w:r>
          </w:p>
        </w:tc>
      </w:tr>
      <w:tr w:rsidR="009A72DF" w:rsidRPr="009A72DF" w14:paraId="0562F62D" w14:textId="77777777" w:rsidTr="009A72DF">
        <w:tc>
          <w:tcPr>
            <w:tcW w:w="1710" w:type="dxa"/>
            <w:shd w:val="clear" w:color="auto" w:fill="auto"/>
          </w:tcPr>
          <w:p w14:paraId="6A3F951C" w14:textId="77777777" w:rsidR="001F137E" w:rsidRPr="009A72DF" w:rsidRDefault="001F137E" w:rsidP="00640AD0">
            <w:pPr>
              <w:pStyle w:val="TABLE-cell"/>
            </w:pPr>
            <w:r w:rsidRPr="009A72DF">
              <w:t>SYNC CHANGE</w:t>
            </w:r>
          </w:p>
        </w:tc>
        <w:tc>
          <w:tcPr>
            <w:tcW w:w="7650" w:type="dxa"/>
            <w:shd w:val="clear" w:color="auto" w:fill="auto"/>
          </w:tcPr>
          <w:p w14:paraId="24485148" w14:textId="77777777" w:rsidR="001F137E" w:rsidRPr="009A72DF" w:rsidRDefault="001F137E" w:rsidP="00640AD0">
            <w:pPr>
              <w:pStyle w:val="TABLE-cell"/>
            </w:pPr>
            <w:r w:rsidRPr="009A72DF">
              <w:t>Error</w:t>
            </w:r>
          </w:p>
        </w:tc>
      </w:tr>
      <w:tr w:rsidR="009A72DF" w:rsidRPr="009A72DF" w14:paraId="2FD89FFE" w14:textId="77777777" w:rsidTr="009A72DF">
        <w:tc>
          <w:tcPr>
            <w:tcW w:w="1710" w:type="dxa"/>
            <w:shd w:val="clear" w:color="auto" w:fill="auto"/>
          </w:tcPr>
          <w:p w14:paraId="408AC69C" w14:textId="77777777" w:rsidR="001F137E" w:rsidRPr="009A72DF" w:rsidRDefault="001F137E" w:rsidP="00640AD0">
            <w:pPr>
              <w:pStyle w:val="TABLE-cell"/>
            </w:pPr>
            <w:r w:rsidRPr="009A72DF">
              <w:t>SYNC DELETE</w:t>
            </w:r>
          </w:p>
        </w:tc>
        <w:tc>
          <w:tcPr>
            <w:tcW w:w="7650" w:type="dxa"/>
            <w:shd w:val="clear" w:color="auto" w:fill="auto"/>
          </w:tcPr>
          <w:p w14:paraId="26F2133C" w14:textId="77777777" w:rsidR="001F137E" w:rsidRPr="009A72DF" w:rsidRDefault="001F137E" w:rsidP="00640AD0">
            <w:pPr>
              <w:pStyle w:val="TABLE-cell"/>
            </w:pPr>
            <w:r w:rsidRPr="009A72DF">
              <w:t>Error</w:t>
            </w:r>
          </w:p>
        </w:tc>
      </w:tr>
      <w:tr w:rsidR="00824751" w:rsidRPr="009A72DF" w14:paraId="3718E79D" w14:textId="77777777" w:rsidTr="009A72DF">
        <w:trPr>
          <w:ins w:id="2976" w:author="Dennis Brandl" w:date="2018-03-03T07:14:00Z"/>
        </w:trPr>
        <w:tc>
          <w:tcPr>
            <w:tcW w:w="1710" w:type="dxa"/>
            <w:shd w:val="clear" w:color="auto" w:fill="auto"/>
          </w:tcPr>
          <w:p w14:paraId="265F96EB" w14:textId="517A4AE6" w:rsidR="00824751" w:rsidRPr="009A72DF" w:rsidRDefault="00824751" w:rsidP="00640AD0">
            <w:pPr>
              <w:pStyle w:val="TABLE-cell"/>
              <w:rPr>
                <w:ins w:id="2977" w:author="Dennis Brandl" w:date="2018-03-03T07:14:00Z"/>
              </w:rPr>
            </w:pPr>
            <w:ins w:id="2978" w:author="Dennis Brandl" w:date="2018-03-03T07:14:00Z">
              <w:r>
                <w:t>NOTIFY</w:t>
              </w:r>
            </w:ins>
          </w:p>
        </w:tc>
        <w:tc>
          <w:tcPr>
            <w:tcW w:w="7650" w:type="dxa"/>
            <w:shd w:val="clear" w:color="auto" w:fill="auto"/>
          </w:tcPr>
          <w:p w14:paraId="3C2D761C" w14:textId="5B9843BA" w:rsidR="00824751" w:rsidRPr="009A72DF" w:rsidRDefault="00824751" w:rsidP="00640AD0">
            <w:pPr>
              <w:pStyle w:val="TABLE-cell"/>
              <w:rPr>
                <w:ins w:id="2979" w:author="Dennis Brandl" w:date="2018-03-03T07:14:00Z"/>
              </w:rPr>
            </w:pPr>
            <w:ins w:id="2980" w:author="Dennis Brandl" w:date="2018-03-03T07:14:00Z">
              <w:r>
                <w:t>Error</w:t>
              </w:r>
            </w:ins>
          </w:p>
        </w:tc>
      </w:tr>
    </w:tbl>
    <w:p w14:paraId="247E99C8" w14:textId="77777777" w:rsidR="001F137E" w:rsidRPr="000615A5" w:rsidRDefault="001F137E" w:rsidP="00833722">
      <w:pPr>
        <w:pStyle w:val="NOTE"/>
      </w:pPr>
    </w:p>
    <w:p w14:paraId="27DE6493" w14:textId="77777777" w:rsidR="001F137E" w:rsidRPr="000615A5" w:rsidRDefault="001F137E" w:rsidP="00824751">
      <w:pPr>
        <w:pStyle w:val="Heading1"/>
      </w:pPr>
      <w:bookmarkStart w:id="2981" w:name="_Ref111426261"/>
      <w:bookmarkStart w:id="2982" w:name="_Toc507944975"/>
      <w:r w:rsidRPr="000615A5">
        <w:t>Completeness, compliance and conformance</w:t>
      </w:r>
      <w:bookmarkEnd w:id="2981"/>
      <w:bookmarkEnd w:id="2982"/>
    </w:p>
    <w:p w14:paraId="19C529DB" w14:textId="77777777" w:rsidR="001F137E" w:rsidRPr="000615A5" w:rsidRDefault="001F137E" w:rsidP="00824751">
      <w:pPr>
        <w:pStyle w:val="Heading2"/>
      </w:pPr>
      <w:bookmarkStart w:id="2983" w:name="_Toc507944976"/>
      <w:r w:rsidRPr="000615A5">
        <w:t>Completeness</w:t>
      </w:r>
      <w:bookmarkEnd w:id="2983"/>
    </w:p>
    <w:p w14:paraId="3BE370DA" w14:textId="38C3D526" w:rsidR="001F137E" w:rsidRPr="000615A5" w:rsidRDefault="001F137E" w:rsidP="00640AD0">
      <w:pPr>
        <w:pStyle w:val="PARAGRAPH"/>
      </w:pPr>
      <w:r w:rsidRPr="000615A5">
        <w:t xml:space="preserve">The number of transactions supported, as defined in </w:t>
      </w:r>
      <w:r w:rsidRPr="000615A5">
        <w:fldChar w:fldCharType="begin"/>
      </w:r>
      <w:r w:rsidRPr="000615A5">
        <w:instrText xml:space="preserve"> REF _Ref111451711 </w:instrText>
      </w:r>
      <w:r w:rsidRPr="000615A5">
        <w:fldChar w:fldCharType="separate"/>
      </w:r>
      <w:r w:rsidR="00036893" w:rsidRPr="000615A5">
        <w:t xml:space="preserve">Table </w:t>
      </w:r>
      <w:r w:rsidR="00036893">
        <w:rPr>
          <w:noProof/>
        </w:rPr>
        <w:t>64</w:t>
      </w:r>
      <w:r w:rsidRPr="000615A5">
        <w:fldChar w:fldCharType="end"/>
      </w:r>
      <w:r w:rsidRPr="000615A5">
        <w:t xml:space="preserve"> shall determine the degree of completeness of a specification or application.   </w:t>
      </w:r>
    </w:p>
    <w:p w14:paraId="1F6D412D" w14:textId="77777777" w:rsidR="001F137E" w:rsidRPr="000615A5" w:rsidRDefault="001F137E" w:rsidP="00824751">
      <w:pPr>
        <w:pStyle w:val="Heading2"/>
      </w:pPr>
      <w:bookmarkStart w:id="2984" w:name="_Toc507944977"/>
      <w:r w:rsidRPr="000615A5">
        <w:t>Compliance</w:t>
      </w:r>
      <w:bookmarkEnd w:id="2984"/>
    </w:p>
    <w:p w14:paraId="3D6A16FE" w14:textId="77777777" w:rsidR="001F137E" w:rsidRPr="000615A5" w:rsidRDefault="001F137E" w:rsidP="00640AD0">
      <w:pPr>
        <w:pStyle w:val="PARAGRAPH"/>
      </w:pPr>
      <w:r w:rsidRPr="000615A5">
        <w:t>Any assessment of the degree of compliance of a specification shall be qualified by the following:</w:t>
      </w:r>
    </w:p>
    <w:p w14:paraId="2A00D83B" w14:textId="77777777" w:rsidR="001F137E" w:rsidRPr="000615A5" w:rsidRDefault="001F137E">
      <w:pPr>
        <w:pStyle w:val="ListNumber"/>
      </w:pPr>
      <w:r w:rsidRPr="000615A5">
        <w:t>the use of the terminology defined in this part;</w:t>
      </w:r>
    </w:p>
    <w:p w14:paraId="7D740D9F" w14:textId="77777777" w:rsidR="001F137E" w:rsidRPr="000615A5" w:rsidRDefault="001F137E">
      <w:pPr>
        <w:pStyle w:val="ListNumber"/>
      </w:pPr>
      <w:r w:rsidRPr="000615A5">
        <w:t>the use of the protocol for each supported transaction;</w:t>
      </w:r>
    </w:p>
    <w:p w14:paraId="683B83D2" w14:textId="77777777" w:rsidR="001F137E" w:rsidRPr="000615A5" w:rsidRDefault="001F137E">
      <w:pPr>
        <w:pStyle w:val="ListNumber"/>
      </w:pPr>
      <w:r w:rsidRPr="000615A5">
        <w:t>a statement of the degree to which they then conform partially or totally to definitions and transaction names.</w:t>
      </w:r>
    </w:p>
    <w:p w14:paraId="4E3D0141" w14:textId="77777777" w:rsidR="001F137E" w:rsidRPr="000615A5" w:rsidRDefault="001F137E" w:rsidP="00640AD0">
      <w:pPr>
        <w:pStyle w:val="PARAGRAPH"/>
      </w:pPr>
      <w:r w:rsidRPr="000615A5">
        <w:t xml:space="preserve">In the event of partial compliance, areas of non-compliance shall be explicitly identified. </w:t>
      </w:r>
    </w:p>
    <w:p w14:paraId="1565FF05" w14:textId="77777777" w:rsidR="001F137E" w:rsidRPr="000615A5" w:rsidRDefault="001F137E" w:rsidP="00BF20E3">
      <w:pPr>
        <w:pStyle w:val="Heading3"/>
      </w:pPr>
      <w:bookmarkStart w:id="2985" w:name="_Toc507944978"/>
      <w:r w:rsidRPr="000615A5">
        <w:t>Conformance</w:t>
      </w:r>
      <w:bookmarkEnd w:id="2985"/>
    </w:p>
    <w:p w14:paraId="04F52595" w14:textId="77777777" w:rsidR="001F137E" w:rsidRPr="000615A5" w:rsidRDefault="001F137E" w:rsidP="00640AD0">
      <w:pPr>
        <w:pStyle w:val="PARAGRAPH"/>
      </w:pPr>
      <w:r w:rsidRPr="000615A5">
        <w:t>Any assessment of the degree of conformance of an application shall be qualified by the following:</w:t>
      </w:r>
    </w:p>
    <w:p w14:paraId="4BAF7289" w14:textId="1D282E10" w:rsidR="001F137E" w:rsidRPr="000615A5" w:rsidRDefault="001F137E" w:rsidP="00B165A1">
      <w:pPr>
        <w:pStyle w:val="ListNumber"/>
        <w:tabs>
          <w:tab w:val="clear" w:pos="340"/>
          <w:tab w:val="num" w:pos="360"/>
        </w:tabs>
        <w:ind w:left="360" w:hanging="360"/>
      </w:pPr>
      <w:r w:rsidRPr="000615A5">
        <w:t xml:space="preserve">documentation of the transactions, as listed in </w:t>
      </w:r>
      <w:fldSimple w:instr=" REF _Ref98508358  \* MERGEFORMAT ">
        <w:r w:rsidR="00036893" w:rsidRPr="000615A5">
          <w:t xml:space="preserve">Table </w:t>
        </w:r>
        <w:r w:rsidR="00036893">
          <w:t>8</w:t>
        </w:r>
      </w:fldSimple>
      <w:r w:rsidRPr="000615A5">
        <w:t xml:space="preserve"> through </w:t>
      </w:r>
      <w:r w:rsidRPr="000615A5">
        <w:fldChar w:fldCharType="begin"/>
      </w:r>
      <w:r w:rsidRPr="000615A5">
        <w:instrText xml:space="preserve"> REF _Ref111451837 </w:instrText>
      </w:r>
      <w:r w:rsidR="00640AD0" w:rsidRPr="000615A5">
        <w:instrText xml:space="preserve"> \* MERGEFORMAT </w:instrText>
      </w:r>
      <w:r w:rsidRPr="000615A5">
        <w:fldChar w:fldCharType="separate"/>
      </w:r>
      <w:r w:rsidR="00036893" w:rsidRPr="000615A5">
        <w:t xml:space="preserve">Table </w:t>
      </w:r>
      <w:r w:rsidR="00036893">
        <w:t>34</w:t>
      </w:r>
      <w:r w:rsidRPr="000615A5">
        <w:fldChar w:fldCharType="end"/>
      </w:r>
      <w:r w:rsidRPr="000615A5">
        <w:t>,</w:t>
      </w:r>
    </w:p>
    <w:p w14:paraId="24C9CE75" w14:textId="77777777" w:rsidR="001F137E" w:rsidRPr="000615A5" w:rsidRDefault="001F137E" w:rsidP="00640AD0">
      <w:pPr>
        <w:pStyle w:val="ListNumber"/>
      </w:pPr>
      <w:r w:rsidRPr="000615A5">
        <w:t>documentation of the transaction rules conformed to.</w:t>
      </w:r>
    </w:p>
    <w:p w14:paraId="6D022C6D" w14:textId="77777777" w:rsidR="001F137E" w:rsidRPr="000615A5" w:rsidRDefault="001F137E" w:rsidP="00640AD0">
      <w:pPr>
        <w:pStyle w:val="PARAGRAPH"/>
      </w:pPr>
      <w:r w:rsidRPr="000615A5">
        <w:lastRenderedPageBreak/>
        <w:t>In the event of partial conformance, areas of non-conformance shall be explicitly identified.</w:t>
      </w:r>
    </w:p>
    <w:p w14:paraId="076F4E35" w14:textId="10EE177A" w:rsidR="001F137E" w:rsidRPr="000615A5" w:rsidRDefault="001F137E" w:rsidP="00640AD0">
      <w:pPr>
        <w:pStyle w:val="PARAGRAPH"/>
      </w:pPr>
      <w:r w:rsidRPr="000615A5">
        <w:t xml:space="preserve">Suppliers of applications shall use </w:t>
      </w:r>
      <w:r w:rsidRPr="000615A5">
        <w:fldChar w:fldCharType="begin"/>
      </w:r>
      <w:r w:rsidRPr="000615A5">
        <w:instrText xml:space="preserve"> REF _Ref111451711 </w:instrText>
      </w:r>
      <w:r w:rsidR="00640AD0" w:rsidRPr="000615A5">
        <w:instrText xml:space="preserve"> \* MERGEFORMAT </w:instrText>
      </w:r>
      <w:r w:rsidRPr="000615A5">
        <w:fldChar w:fldCharType="separate"/>
      </w:r>
      <w:r w:rsidR="00036893" w:rsidRPr="000615A5">
        <w:t xml:space="preserve">Table </w:t>
      </w:r>
      <w:r w:rsidR="00036893">
        <w:t>64</w:t>
      </w:r>
      <w:r w:rsidRPr="000615A5">
        <w:fldChar w:fldCharType="end"/>
      </w:r>
      <w:r w:rsidRPr="000615A5">
        <w:t xml:space="preserve"> or an equivalent to document their supported transactions.  </w:t>
      </w:r>
    </w:p>
    <w:p w14:paraId="5417FD6D" w14:textId="77777777" w:rsidR="001F137E" w:rsidRPr="000615A5" w:rsidRDefault="001F137E" w:rsidP="00640AD0">
      <w:pPr>
        <w:pStyle w:val="PARAGRAPH"/>
      </w:pPr>
      <w:r w:rsidRPr="000615A5">
        <w:t xml:space="preserve">Suppliers of applications shall document if the application can perform the role of the information user, if the application can perform the role of the information provider, if the application can perform the role of information sender, and if the application can perform the role of information receiver. </w:t>
      </w:r>
    </w:p>
    <w:p w14:paraId="376224F3" w14:textId="77777777" w:rsidR="001F137E" w:rsidRPr="000615A5" w:rsidRDefault="001F137E" w:rsidP="00640AD0">
      <w:pPr>
        <w:pStyle w:val="PARAGRAPH"/>
      </w:pPr>
      <w:r w:rsidRPr="000615A5">
        <w:t xml:space="preserve">Suppliers shall document their support for wildcards in the appropriate transactions.  </w:t>
      </w:r>
    </w:p>
    <w:p w14:paraId="134B8540" w14:textId="1E65D191" w:rsidR="001F137E" w:rsidRPr="000615A5" w:rsidRDefault="001F137E" w:rsidP="00BF20E3">
      <w:pPr>
        <w:pStyle w:val="TABLE-title"/>
      </w:pPr>
      <w:bookmarkStart w:id="2986" w:name="_Ref111451711"/>
      <w:bookmarkStart w:id="2987" w:name="_Toc111971608"/>
      <w:bookmarkStart w:id="2988" w:name="_Toc111991861"/>
      <w:bookmarkStart w:id="2989" w:name="_Toc112730189"/>
      <w:bookmarkStart w:id="2990" w:name="_Toc120010385"/>
      <w:bookmarkStart w:id="2991" w:name="_Toc130399800"/>
      <w:bookmarkStart w:id="2992" w:name="_Toc131732231"/>
      <w:bookmarkStart w:id="2993" w:name="_Toc134537700"/>
      <w:bookmarkStart w:id="2994" w:name="_Toc483857417"/>
      <w:r w:rsidRPr="000615A5">
        <w:lastRenderedPageBreak/>
        <w:t xml:space="preserve">Table </w:t>
      </w:r>
      <w:r w:rsidRPr="000615A5">
        <w:fldChar w:fldCharType="begin"/>
      </w:r>
      <w:r w:rsidRPr="000615A5">
        <w:instrText xml:space="preserve"> SEQ Table \* ARABIC </w:instrText>
      </w:r>
      <w:r w:rsidRPr="000615A5">
        <w:fldChar w:fldCharType="separate"/>
      </w:r>
      <w:r w:rsidR="00036893">
        <w:rPr>
          <w:noProof/>
        </w:rPr>
        <w:t>64</w:t>
      </w:r>
      <w:r w:rsidRPr="000615A5">
        <w:fldChar w:fldCharType="end"/>
      </w:r>
      <w:bookmarkEnd w:id="2986"/>
      <w:r w:rsidRPr="000615A5">
        <w:t xml:space="preserve"> – Supported verb-noun actions</w:t>
      </w:r>
      <w:bookmarkEnd w:id="2987"/>
      <w:bookmarkEnd w:id="2988"/>
      <w:bookmarkEnd w:id="2989"/>
      <w:bookmarkEnd w:id="2990"/>
      <w:bookmarkEnd w:id="2991"/>
      <w:bookmarkEnd w:id="2992"/>
      <w:bookmarkEnd w:id="2993"/>
      <w:bookmarkEnd w:id="2994"/>
    </w:p>
    <w:tbl>
      <w:tblPr>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907"/>
        <w:gridCol w:w="1567"/>
        <w:gridCol w:w="1066"/>
        <w:gridCol w:w="914"/>
        <w:gridCol w:w="828"/>
        <w:gridCol w:w="949"/>
        <w:gridCol w:w="971"/>
        <w:gridCol w:w="914"/>
      </w:tblGrid>
      <w:tr w:rsidR="00C24B37" w:rsidRPr="000615A5" w14:paraId="465C5668" w14:textId="77777777" w:rsidTr="00BF20E3">
        <w:trPr>
          <w:cantSplit/>
        </w:trPr>
        <w:tc>
          <w:tcPr>
            <w:tcW w:w="2282" w:type="dxa"/>
            <w:tcBorders>
              <w:bottom w:val="single" w:sz="4" w:space="0" w:color="FFFFFF"/>
              <w:right w:val="single" w:sz="4" w:space="0" w:color="FFFFFF"/>
              <w:tl2br w:val="single" w:sz="4" w:space="0" w:color="auto"/>
            </w:tcBorders>
          </w:tcPr>
          <w:p w14:paraId="5343ADA2" w14:textId="77777777" w:rsidR="00C24B37" w:rsidRPr="000615A5" w:rsidRDefault="00C24B37" w:rsidP="00C24B37">
            <w:pPr>
              <w:pStyle w:val="TABLE-cell"/>
              <w:keepNext/>
              <w:jc w:val="right"/>
            </w:pPr>
            <w:r w:rsidRPr="000615A5">
              <w:t>Verb</w:t>
            </w:r>
          </w:p>
          <w:p w14:paraId="66690155" w14:textId="77777777" w:rsidR="00C24B37" w:rsidRPr="000615A5" w:rsidRDefault="00C24B37" w:rsidP="00C24B37">
            <w:pPr>
              <w:pStyle w:val="TABLE-cell"/>
              <w:keepNext/>
            </w:pPr>
          </w:p>
          <w:p w14:paraId="6564FFC8" w14:textId="77777777" w:rsidR="00C24B37" w:rsidRPr="000615A5" w:rsidRDefault="00C24B37" w:rsidP="00C24B37">
            <w:pPr>
              <w:pStyle w:val="TABLE-cell"/>
              <w:keepNext/>
            </w:pPr>
            <w:r w:rsidRPr="000615A5">
              <w:t>Noun</w:t>
            </w:r>
          </w:p>
        </w:tc>
        <w:tc>
          <w:tcPr>
            <w:tcW w:w="935" w:type="dxa"/>
            <w:tcBorders>
              <w:top w:val="nil"/>
              <w:left w:val="single" w:sz="4" w:space="0" w:color="FFFFFF"/>
              <w:bottom w:val="nil"/>
              <w:right w:val="single" w:sz="4" w:space="0" w:color="FFFFFF"/>
            </w:tcBorders>
            <w:shd w:val="clear" w:color="auto" w:fill="000000"/>
          </w:tcPr>
          <w:p w14:paraId="6EB576B1" w14:textId="2CCCB69E" w:rsidR="00C24B37" w:rsidRPr="000615A5" w:rsidRDefault="00C24B37" w:rsidP="00C24B37">
            <w:pPr>
              <w:pStyle w:val="TABLE-cell"/>
              <w:keepNext/>
              <w:jc w:val="center"/>
              <w:rPr>
                <w:color w:val="FFFFFF"/>
              </w:rPr>
            </w:pPr>
            <w:r w:rsidRPr="000615A5">
              <w:rPr>
                <w:color w:val="FFFFFF"/>
              </w:rPr>
              <w:t>GET, SHOW</w:t>
            </w:r>
          </w:p>
        </w:tc>
        <w:tc>
          <w:tcPr>
            <w:tcW w:w="1567" w:type="dxa"/>
            <w:tcBorders>
              <w:top w:val="nil"/>
              <w:left w:val="single" w:sz="4" w:space="0" w:color="FFFFFF"/>
              <w:bottom w:val="nil"/>
              <w:right w:val="single" w:sz="4" w:space="0" w:color="FFFFFF"/>
            </w:tcBorders>
            <w:shd w:val="clear" w:color="auto" w:fill="000000"/>
          </w:tcPr>
          <w:p w14:paraId="429758BD" w14:textId="77777777" w:rsidR="00C24B37" w:rsidRPr="000615A5" w:rsidRDefault="00C24B37" w:rsidP="00C24B37">
            <w:pPr>
              <w:pStyle w:val="TABLE-cell"/>
              <w:keepNext/>
              <w:jc w:val="center"/>
              <w:rPr>
                <w:color w:val="FFFFFF"/>
              </w:rPr>
            </w:pPr>
            <w:r w:rsidRPr="000615A5">
              <w:rPr>
                <w:color w:val="FFFFFF"/>
              </w:rPr>
              <w:t>PROCESS, ACKNOWLEDGE</w:t>
            </w:r>
          </w:p>
        </w:tc>
        <w:tc>
          <w:tcPr>
            <w:tcW w:w="1066" w:type="dxa"/>
            <w:tcBorders>
              <w:top w:val="nil"/>
              <w:left w:val="single" w:sz="4" w:space="0" w:color="FFFFFF"/>
              <w:bottom w:val="nil"/>
              <w:right w:val="single" w:sz="4" w:space="0" w:color="FFFFFF"/>
            </w:tcBorders>
            <w:shd w:val="clear" w:color="auto" w:fill="000000"/>
          </w:tcPr>
          <w:p w14:paraId="43342EFD" w14:textId="77777777" w:rsidR="00C24B37" w:rsidRPr="000615A5" w:rsidRDefault="00C24B37" w:rsidP="00C24B37">
            <w:pPr>
              <w:pStyle w:val="TABLE-cell"/>
              <w:keepNext/>
              <w:jc w:val="center"/>
              <w:rPr>
                <w:color w:val="FFFFFF"/>
              </w:rPr>
            </w:pPr>
            <w:r w:rsidRPr="000615A5">
              <w:rPr>
                <w:color w:val="FFFFFF"/>
              </w:rPr>
              <w:t>CHANGE, RESPOND</w:t>
            </w:r>
          </w:p>
        </w:tc>
        <w:tc>
          <w:tcPr>
            <w:tcW w:w="914" w:type="dxa"/>
            <w:tcBorders>
              <w:top w:val="nil"/>
              <w:left w:val="single" w:sz="4" w:space="0" w:color="FFFFFF"/>
              <w:bottom w:val="nil"/>
              <w:right w:val="single" w:sz="4" w:space="0" w:color="FFFFFF"/>
            </w:tcBorders>
            <w:shd w:val="clear" w:color="auto" w:fill="000000"/>
          </w:tcPr>
          <w:p w14:paraId="43FB8211" w14:textId="77777777" w:rsidR="00C24B37" w:rsidRPr="000615A5" w:rsidRDefault="00C24B37" w:rsidP="00C24B37">
            <w:pPr>
              <w:pStyle w:val="TABLE-cell"/>
              <w:keepNext/>
              <w:jc w:val="center"/>
              <w:rPr>
                <w:color w:val="FFFFFF"/>
              </w:rPr>
            </w:pPr>
            <w:r w:rsidRPr="000615A5">
              <w:rPr>
                <w:color w:val="FFFFFF"/>
              </w:rPr>
              <w:t>CANCEL</w:t>
            </w:r>
          </w:p>
        </w:tc>
        <w:tc>
          <w:tcPr>
            <w:tcW w:w="851" w:type="dxa"/>
            <w:tcBorders>
              <w:top w:val="nil"/>
              <w:left w:val="single" w:sz="4" w:space="0" w:color="FFFFFF"/>
              <w:bottom w:val="nil"/>
              <w:right w:val="single" w:sz="4" w:space="0" w:color="FFFFFF"/>
            </w:tcBorders>
            <w:shd w:val="clear" w:color="auto" w:fill="000000" w:themeFill="text1"/>
          </w:tcPr>
          <w:p w14:paraId="7F87F7BC" w14:textId="63753E15" w:rsidR="00C24B37" w:rsidRPr="000615A5" w:rsidRDefault="00C24B37" w:rsidP="00C24B37">
            <w:pPr>
              <w:pStyle w:val="TABLE-cell"/>
              <w:keepNext/>
              <w:jc w:val="center"/>
              <w:rPr>
                <w:color w:val="FFFFFF"/>
              </w:rPr>
            </w:pPr>
            <w:r w:rsidRPr="000615A5">
              <w:rPr>
                <w:color w:val="FFFFFF"/>
              </w:rPr>
              <w:t>SYNC ADD</w:t>
            </w:r>
          </w:p>
        </w:tc>
        <w:tc>
          <w:tcPr>
            <w:tcW w:w="718" w:type="dxa"/>
            <w:tcBorders>
              <w:top w:val="nil"/>
              <w:left w:val="single" w:sz="4" w:space="0" w:color="FFFFFF"/>
              <w:bottom w:val="nil"/>
              <w:right w:val="single" w:sz="4" w:space="0" w:color="FFFFFF"/>
            </w:tcBorders>
            <w:shd w:val="clear" w:color="auto" w:fill="000000"/>
          </w:tcPr>
          <w:p w14:paraId="22B99E12" w14:textId="23DB8878" w:rsidR="00C24B37" w:rsidRPr="000615A5" w:rsidRDefault="00C24B37" w:rsidP="00C24B37">
            <w:pPr>
              <w:pStyle w:val="TABLE-cell"/>
              <w:keepNext/>
              <w:jc w:val="center"/>
              <w:rPr>
                <w:color w:val="FFFFFF"/>
              </w:rPr>
            </w:pPr>
            <w:r w:rsidRPr="000615A5">
              <w:rPr>
                <w:color w:val="FFFFFF"/>
              </w:rPr>
              <w:t>SYNC CHANGE</w:t>
            </w:r>
          </w:p>
        </w:tc>
        <w:tc>
          <w:tcPr>
            <w:tcW w:w="986" w:type="dxa"/>
            <w:tcBorders>
              <w:top w:val="nil"/>
              <w:left w:val="single" w:sz="4" w:space="0" w:color="FFFFFF"/>
              <w:bottom w:val="nil"/>
              <w:right w:val="single" w:sz="4" w:space="0" w:color="FFFFFF"/>
            </w:tcBorders>
            <w:shd w:val="clear" w:color="auto" w:fill="000000"/>
          </w:tcPr>
          <w:p w14:paraId="45F1CE7D" w14:textId="380F1918" w:rsidR="00C24B37" w:rsidRPr="000615A5" w:rsidRDefault="00C24B37" w:rsidP="00C24B37">
            <w:pPr>
              <w:pStyle w:val="TABLE-cell"/>
              <w:keepNext/>
              <w:jc w:val="center"/>
              <w:rPr>
                <w:color w:val="FFFFFF"/>
              </w:rPr>
            </w:pPr>
            <w:r w:rsidRPr="000615A5">
              <w:rPr>
                <w:color w:val="FFFFFF"/>
              </w:rPr>
              <w:t>SYNC DELETE</w:t>
            </w:r>
          </w:p>
        </w:tc>
        <w:tc>
          <w:tcPr>
            <w:tcW w:w="925" w:type="dxa"/>
            <w:tcBorders>
              <w:top w:val="nil"/>
              <w:left w:val="single" w:sz="4" w:space="0" w:color="FFFFFF"/>
              <w:bottom w:val="nil"/>
              <w:right w:val="nil"/>
            </w:tcBorders>
            <w:shd w:val="clear" w:color="auto" w:fill="000000"/>
          </w:tcPr>
          <w:p w14:paraId="688B62DB" w14:textId="36427BB8" w:rsidR="00C24B37" w:rsidRPr="000615A5" w:rsidRDefault="00C24B37" w:rsidP="00C24B37">
            <w:pPr>
              <w:pStyle w:val="TABLE-cell"/>
              <w:keepNext/>
              <w:jc w:val="center"/>
              <w:rPr>
                <w:color w:val="FFFFFF"/>
              </w:rPr>
            </w:pPr>
            <w:r>
              <w:rPr>
                <w:color w:val="FFFFFF"/>
              </w:rPr>
              <w:t>NOTIFY</w:t>
            </w:r>
          </w:p>
        </w:tc>
      </w:tr>
      <w:tr w:rsidR="00C24B37" w:rsidRPr="000615A5" w14:paraId="3335682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2A2F4F4F" w14:textId="4551BC92" w:rsidR="00C24B37" w:rsidRPr="000615A5" w:rsidRDefault="00C24B37" w:rsidP="00C24B37">
            <w:pPr>
              <w:pStyle w:val="TABLE-cell"/>
              <w:keepNext/>
              <w:rPr>
                <w:color w:val="FFFFFF"/>
              </w:rPr>
            </w:pPr>
            <w:r>
              <w:rPr>
                <w:color w:val="FFFFFF"/>
              </w:rPr>
              <w:t>Hierarchy Scope</w:t>
            </w:r>
          </w:p>
        </w:tc>
        <w:tc>
          <w:tcPr>
            <w:tcW w:w="935" w:type="dxa"/>
            <w:tcBorders>
              <w:top w:val="nil"/>
              <w:left w:val="nil"/>
            </w:tcBorders>
            <w:shd w:val="clear" w:color="auto" w:fill="auto"/>
          </w:tcPr>
          <w:p w14:paraId="7402651C" w14:textId="77777777" w:rsidR="00C24B37" w:rsidRPr="000615A5" w:rsidRDefault="00C24B37" w:rsidP="00C24B37">
            <w:pPr>
              <w:pStyle w:val="TABLE-cell"/>
              <w:keepNext/>
            </w:pPr>
          </w:p>
        </w:tc>
        <w:tc>
          <w:tcPr>
            <w:tcW w:w="1567" w:type="dxa"/>
            <w:tcBorders>
              <w:top w:val="nil"/>
            </w:tcBorders>
            <w:shd w:val="clear" w:color="auto" w:fill="auto"/>
          </w:tcPr>
          <w:p w14:paraId="1AEDD417" w14:textId="77777777" w:rsidR="00C24B37" w:rsidRPr="000615A5" w:rsidRDefault="00C24B37" w:rsidP="00C24B37">
            <w:pPr>
              <w:pStyle w:val="TABLE-cell"/>
              <w:keepNext/>
            </w:pPr>
          </w:p>
        </w:tc>
        <w:tc>
          <w:tcPr>
            <w:tcW w:w="1066" w:type="dxa"/>
            <w:tcBorders>
              <w:top w:val="nil"/>
            </w:tcBorders>
            <w:shd w:val="clear" w:color="auto" w:fill="auto"/>
          </w:tcPr>
          <w:p w14:paraId="30EE4601" w14:textId="77777777" w:rsidR="00C24B37" w:rsidRPr="000615A5" w:rsidRDefault="00C24B37" w:rsidP="00C24B37">
            <w:pPr>
              <w:pStyle w:val="TABLE-cell"/>
              <w:keepNext/>
            </w:pPr>
          </w:p>
        </w:tc>
        <w:tc>
          <w:tcPr>
            <w:tcW w:w="914" w:type="dxa"/>
            <w:tcBorders>
              <w:top w:val="nil"/>
            </w:tcBorders>
            <w:shd w:val="clear" w:color="auto" w:fill="auto"/>
          </w:tcPr>
          <w:p w14:paraId="4000716D" w14:textId="77777777" w:rsidR="00C24B37" w:rsidRPr="000615A5" w:rsidRDefault="00C24B37" w:rsidP="00C24B37">
            <w:pPr>
              <w:pStyle w:val="TABLE-cell"/>
              <w:keepNext/>
            </w:pPr>
          </w:p>
        </w:tc>
        <w:tc>
          <w:tcPr>
            <w:tcW w:w="851" w:type="dxa"/>
            <w:tcBorders>
              <w:top w:val="nil"/>
            </w:tcBorders>
            <w:shd w:val="clear" w:color="auto" w:fill="FFFFFF" w:themeFill="background1"/>
          </w:tcPr>
          <w:p w14:paraId="6C0C2D00" w14:textId="77777777" w:rsidR="00C24B37" w:rsidRPr="000615A5" w:rsidRDefault="00C24B37" w:rsidP="00C24B37">
            <w:pPr>
              <w:pStyle w:val="TABLE-cell"/>
              <w:keepNext/>
            </w:pPr>
          </w:p>
        </w:tc>
        <w:tc>
          <w:tcPr>
            <w:tcW w:w="718" w:type="dxa"/>
            <w:tcBorders>
              <w:top w:val="nil"/>
            </w:tcBorders>
            <w:shd w:val="clear" w:color="auto" w:fill="auto"/>
          </w:tcPr>
          <w:p w14:paraId="2A274101" w14:textId="77777777" w:rsidR="00C24B37" w:rsidRPr="000615A5" w:rsidRDefault="00C24B37" w:rsidP="00C24B37">
            <w:pPr>
              <w:pStyle w:val="TABLE-cell"/>
              <w:keepNext/>
            </w:pPr>
          </w:p>
        </w:tc>
        <w:tc>
          <w:tcPr>
            <w:tcW w:w="986" w:type="dxa"/>
            <w:tcBorders>
              <w:top w:val="nil"/>
            </w:tcBorders>
            <w:shd w:val="clear" w:color="auto" w:fill="auto"/>
          </w:tcPr>
          <w:p w14:paraId="3EF57B56" w14:textId="77777777" w:rsidR="00C24B37" w:rsidRPr="000615A5" w:rsidRDefault="00C24B37" w:rsidP="00C24B37">
            <w:pPr>
              <w:pStyle w:val="TABLE-cell"/>
              <w:keepNext/>
            </w:pPr>
          </w:p>
        </w:tc>
        <w:tc>
          <w:tcPr>
            <w:tcW w:w="925" w:type="dxa"/>
            <w:tcBorders>
              <w:top w:val="nil"/>
            </w:tcBorders>
            <w:shd w:val="clear" w:color="auto" w:fill="auto"/>
          </w:tcPr>
          <w:p w14:paraId="6A896004" w14:textId="77777777" w:rsidR="00C24B37" w:rsidRPr="000615A5" w:rsidRDefault="00C24B37" w:rsidP="00C24B37">
            <w:pPr>
              <w:pStyle w:val="TABLE-cell"/>
              <w:keepNext/>
            </w:pPr>
          </w:p>
        </w:tc>
      </w:tr>
      <w:tr w:rsidR="00C24B37" w:rsidRPr="000615A5" w14:paraId="0CD5F264"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5F6BAE5E" w14:textId="77777777" w:rsidR="00C24B37" w:rsidRPr="000615A5" w:rsidRDefault="00C24B37" w:rsidP="00C24B37">
            <w:pPr>
              <w:pStyle w:val="TABLE-cell"/>
              <w:keepNext/>
              <w:rPr>
                <w:color w:val="FFFFFF"/>
              </w:rPr>
            </w:pPr>
            <w:r w:rsidRPr="000615A5">
              <w:rPr>
                <w:color w:val="FFFFFF"/>
              </w:rPr>
              <w:t>Personnel Class</w:t>
            </w:r>
          </w:p>
        </w:tc>
        <w:tc>
          <w:tcPr>
            <w:tcW w:w="935" w:type="dxa"/>
            <w:tcBorders>
              <w:top w:val="nil"/>
              <w:left w:val="nil"/>
            </w:tcBorders>
            <w:shd w:val="clear" w:color="auto" w:fill="D9D9D9" w:themeFill="background1" w:themeFillShade="D9"/>
          </w:tcPr>
          <w:p w14:paraId="410D3D24" w14:textId="77777777" w:rsidR="00C24B37" w:rsidRPr="000615A5" w:rsidRDefault="00C24B37" w:rsidP="00C24B37">
            <w:pPr>
              <w:pStyle w:val="TABLE-cell"/>
              <w:keepNext/>
            </w:pPr>
          </w:p>
        </w:tc>
        <w:tc>
          <w:tcPr>
            <w:tcW w:w="1567" w:type="dxa"/>
            <w:tcBorders>
              <w:top w:val="nil"/>
            </w:tcBorders>
            <w:shd w:val="clear" w:color="auto" w:fill="D9D9D9" w:themeFill="background1" w:themeFillShade="D9"/>
          </w:tcPr>
          <w:p w14:paraId="33EF649F" w14:textId="77777777" w:rsidR="00C24B37" w:rsidRPr="000615A5" w:rsidRDefault="00C24B37" w:rsidP="00C24B37">
            <w:pPr>
              <w:pStyle w:val="TABLE-cell"/>
              <w:keepNext/>
            </w:pPr>
          </w:p>
        </w:tc>
        <w:tc>
          <w:tcPr>
            <w:tcW w:w="1066" w:type="dxa"/>
            <w:tcBorders>
              <w:top w:val="nil"/>
            </w:tcBorders>
            <w:shd w:val="clear" w:color="auto" w:fill="D9D9D9" w:themeFill="background1" w:themeFillShade="D9"/>
          </w:tcPr>
          <w:p w14:paraId="01F3F9BD" w14:textId="77777777" w:rsidR="00C24B37" w:rsidRPr="000615A5" w:rsidRDefault="00C24B37" w:rsidP="00C24B37">
            <w:pPr>
              <w:pStyle w:val="TABLE-cell"/>
              <w:keepNext/>
            </w:pPr>
          </w:p>
        </w:tc>
        <w:tc>
          <w:tcPr>
            <w:tcW w:w="914" w:type="dxa"/>
            <w:tcBorders>
              <w:top w:val="nil"/>
            </w:tcBorders>
            <w:shd w:val="clear" w:color="auto" w:fill="D9D9D9" w:themeFill="background1" w:themeFillShade="D9"/>
          </w:tcPr>
          <w:p w14:paraId="07C07033" w14:textId="77777777" w:rsidR="00C24B37" w:rsidRPr="000615A5" w:rsidRDefault="00C24B37" w:rsidP="00C24B37">
            <w:pPr>
              <w:pStyle w:val="TABLE-cell"/>
              <w:keepNext/>
            </w:pPr>
          </w:p>
        </w:tc>
        <w:tc>
          <w:tcPr>
            <w:tcW w:w="851" w:type="dxa"/>
            <w:tcBorders>
              <w:top w:val="nil"/>
            </w:tcBorders>
            <w:shd w:val="clear" w:color="auto" w:fill="D9D9D9" w:themeFill="background1" w:themeFillShade="D9"/>
          </w:tcPr>
          <w:p w14:paraId="63065C3E" w14:textId="77777777" w:rsidR="00C24B37" w:rsidRPr="000615A5" w:rsidRDefault="00C24B37" w:rsidP="00C24B37">
            <w:pPr>
              <w:pStyle w:val="TABLE-cell"/>
              <w:keepNext/>
            </w:pPr>
          </w:p>
        </w:tc>
        <w:tc>
          <w:tcPr>
            <w:tcW w:w="718" w:type="dxa"/>
            <w:tcBorders>
              <w:top w:val="nil"/>
            </w:tcBorders>
            <w:shd w:val="clear" w:color="auto" w:fill="D9D9D9" w:themeFill="background1" w:themeFillShade="D9"/>
          </w:tcPr>
          <w:p w14:paraId="7C9D1244" w14:textId="1E37F031" w:rsidR="00C24B37" w:rsidRPr="000615A5" w:rsidRDefault="00C24B37" w:rsidP="00C24B37">
            <w:pPr>
              <w:pStyle w:val="TABLE-cell"/>
              <w:keepNext/>
            </w:pPr>
          </w:p>
        </w:tc>
        <w:tc>
          <w:tcPr>
            <w:tcW w:w="986" w:type="dxa"/>
            <w:tcBorders>
              <w:top w:val="nil"/>
            </w:tcBorders>
            <w:shd w:val="clear" w:color="auto" w:fill="D9D9D9" w:themeFill="background1" w:themeFillShade="D9"/>
          </w:tcPr>
          <w:p w14:paraId="30D2C550" w14:textId="77777777" w:rsidR="00C24B37" w:rsidRPr="000615A5" w:rsidRDefault="00C24B37" w:rsidP="00C24B37">
            <w:pPr>
              <w:pStyle w:val="TABLE-cell"/>
              <w:keepNext/>
            </w:pPr>
          </w:p>
        </w:tc>
        <w:tc>
          <w:tcPr>
            <w:tcW w:w="925" w:type="dxa"/>
            <w:tcBorders>
              <w:top w:val="nil"/>
            </w:tcBorders>
            <w:shd w:val="clear" w:color="auto" w:fill="D9D9D9" w:themeFill="background1" w:themeFillShade="D9"/>
          </w:tcPr>
          <w:p w14:paraId="20E85A1E" w14:textId="77777777" w:rsidR="00C24B37" w:rsidRPr="000615A5" w:rsidRDefault="00C24B37" w:rsidP="00C24B37">
            <w:pPr>
              <w:pStyle w:val="TABLE-cell"/>
              <w:keepNext/>
            </w:pPr>
          </w:p>
        </w:tc>
      </w:tr>
      <w:tr w:rsidR="00C24B37" w:rsidRPr="000615A5" w14:paraId="1BD63475"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06C0905E" w14:textId="77777777" w:rsidR="00C24B37" w:rsidRPr="000615A5" w:rsidRDefault="00C24B37" w:rsidP="00C24B37">
            <w:pPr>
              <w:pStyle w:val="TABLE-cell"/>
              <w:keepNext/>
              <w:rPr>
                <w:color w:val="FFFFFF"/>
              </w:rPr>
            </w:pPr>
            <w:r w:rsidRPr="000615A5">
              <w:rPr>
                <w:color w:val="FFFFFF"/>
              </w:rPr>
              <w:t>Person</w:t>
            </w:r>
          </w:p>
        </w:tc>
        <w:tc>
          <w:tcPr>
            <w:tcW w:w="935" w:type="dxa"/>
            <w:tcBorders>
              <w:left w:val="nil"/>
            </w:tcBorders>
            <w:shd w:val="clear" w:color="auto" w:fill="D9D9D9" w:themeFill="background1" w:themeFillShade="D9"/>
          </w:tcPr>
          <w:p w14:paraId="246F15CE" w14:textId="77777777" w:rsidR="00C24B37" w:rsidRPr="000615A5" w:rsidRDefault="00C24B37" w:rsidP="00C24B37">
            <w:pPr>
              <w:pStyle w:val="TABLE-cell"/>
              <w:keepNext/>
            </w:pPr>
          </w:p>
        </w:tc>
        <w:tc>
          <w:tcPr>
            <w:tcW w:w="1567" w:type="dxa"/>
            <w:shd w:val="clear" w:color="auto" w:fill="D9D9D9" w:themeFill="background1" w:themeFillShade="D9"/>
          </w:tcPr>
          <w:p w14:paraId="54A44764" w14:textId="77777777" w:rsidR="00C24B37" w:rsidRPr="000615A5" w:rsidRDefault="00C24B37" w:rsidP="00C24B37">
            <w:pPr>
              <w:pStyle w:val="TABLE-cell"/>
              <w:keepNext/>
            </w:pPr>
          </w:p>
        </w:tc>
        <w:tc>
          <w:tcPr>
            <w:tcW w:w="1066" w:type="dxa"/>
            <w:shd w:val="clear" w:color="auto" w:fill="D9D9D9" w:themeFill="background1" w:themeFillShade="D9"/>
          </w:tcPr>
          <w:p w14:paraId="3D53B313" w14:textId="77777777" w:rsidR="00C24B37" w:rsidRPr="000615A5" w:rsidRDefault="00C24B37" w:rsidP="00C24B37">
            <w:pPr>
              <w:pStyle w:val="TABLE-cell"/>
              <w:keepNext/>
            </w:pPr>
          </w:p>
        </w:tc>
        <w:tc>
          <w:tcPr>
            <w:tcW w:w="914" w:type="dxa"/>
            <w:shd w:val="clear" w:color="auto" w:fill="D9D9D9" w:themeFill="background1" w:themeFillShade="D9"/>
          </w:tcPr>
          <w:p w14:paraId="4F09C162" w14:textId="77777777" w:rsidR="00C24B37" w:rsidRPr="000615A5" w:rsidRDefault="00C24B37" w:rsidP="00C24B37">
            <w:pPr>
              <w:pStyle w:val="TABLE-cell"/>
              <w:keepNext/>
            </w:pPr>
          </w:p>
        </w:tc>
        <w:tc>
          <w:tcPr>
            <w:tcW w:w="851" w:type="dxa"/>
            <w:shd w:val="clear" w:color="auto" w:fill="D9D9D9" w:themeFill="background1" w:themeFillShade="D9"/>
          </w:tcPr>
          <w:p w14:paraId="557B8283" w14:textId="77777777" w:rsidR="00C24B37" w:rsidRPr="000615A5" w:rsidRDefault="00C24B37" w:rsidP="00C24B37">
            <w:pPr>
              <w:pStyle w:val="TABLE-cell"/>
              <w:keepNext/>
            </w:pPr>
          </w:p>
        </w:tc>
        <w:tc>
          <w:tcPr>
            <w:tcW w:w="718" w:type="dxa"/>
            <w:shd w:val="clear" w:color="auto" w:fill="D9D9D9" w:themeFill="background1" w:themeFillShade="D9"/>
          </w:tcPr>
          <w:p w14:paraId="444CB281" w14:textId="060DAB91" w:rsidR="00C24B37" w:rsidRPr="000615A5" w:rsidRDefault="00C24B37" w:rsidP="00C24B37">
            <w:pPr>
              <w:pStyle w:val="TABLE-cell"/>
              <w:keepNext/>
            </w:pPr>
          </w:p>
        </w:tc>
        <w:tc>
          <w:tcPr>
            <w:tcW w:w="986" w:type="dxa"/>
            <w:shd w:val="clear" w:color="auto" w:fill="D9D9D9" w:themeFill="background1" w:themeFillShade="D9"/>
          </w:tcPr>
          <w:p w14:paraId="4D68D9E7" w14:textId="77777777" w:rsidR="00C24B37" w:rsidRPr="000615A5" w:rsidRDefault="00C24B37" w:rsidP="00C24B37">
            <w:pPr>
              <w:pStyle w:val="TABLE-cell"/>
              <w:keepNext/>
            </w:pPr>
          </w:p>
        </w:tc>
        <w:tc>
          <w:tcPr>
            <w:tcW w:w="925" w:type="dxa"/>
            <w:shd w:val="clear" w:color="auto" w:fill="D9D9D9" w:themeFill="background1" w:themeFillShade="D9"/>
          </w:tcPr>
          <w:p w14:paraId="4A7C40FE" w14:textId="77777777" w:rsidR="00C24B37" w:rsidRPr="000615A5" w:rsidRDefault="00C24B37" w:rsidP="00C24B37">
            <w:pPr>
              <w:pStyle w:val="TABLE-cell"/>
              <w:keepNext/>
            </w:pPr>
          </w:p>
        </w:tc>
      </w:tr>
      <w:tr w:rsidR="00C24B37" w:rsidRPr="000615A5" w14:paraId="0B73C056"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03A71A5D" w14:textId="77777777" w:rsidR="00C24B37" w:rsidRPr="000615A5" w:rsidRDefault="00C24B37" w:rsidP="00C24B37">
            <w:pPr>
              <w:pStyle w:val="TABLE-cell"/>
              <w:keepNext/>
              <w:rPr>
                <w:color w:val="FFFFFF"/>
              </w:rPr>
            </w:pPr>
            <w:r w:rsidRPr="000615A5">
              <w:rPr>
                <w:color w:val="FFFFFF"/>
              </w:rPr>
              <w:t>Qualification Test</w:t>
            </w:r>
          </w:p>
        </w:tc>
        <w:tc>
          <w:tcPr>
            <w:tcW w:w="935" w:type="dxa"/>
            <w:tcBorders>
              <w:left w:val="nil"/>
            </w:tcBorders>
            <w:shd w:val="clear" w:color="auto" w:fill="D9D9D9" w:themeFill="background1" w:themeFillShade="D9"/>
          </w:tcPr>
          <w:p w14:paraId="3CAB1B8E" w14:textId="77777777" w:rsidR="00C24B37" w:rsidRPr="000615A5" w:rsidRDefault="00C24B37" w:rsidP="00C24B37">
            <w:pPr>
              <w:pStyle w:val="TABLE-cell"/>
              <w:keepNext/>
            </w:pPr>
          </w:p>
        </w:tc>
        <w:tc>
          <w:tcPr>
            <w:tcW w:w="1567" w:type="dxa"/>
            <w:shd w:val="clear" w:color="auto" w:fill="D9D9D9" w:themeFill="background1" w:themeFillShade="D9"/>
          </w:tcPr>
          <w:p w14:paraId="0B4CF227" w14:textId="77777777" w:rsidR="00C24B37" w:rsidRPr="000615A5" w:rsidRDefault="00C24B37" w:rsidP="00C24B37">
            <w:pPr>
              <w:pStyle w:val="TABLE-cell"/>
              <w:keepNext/>
            </w:pPr>
          </w:p>
        </w:tc>
        <w:tc>
          <w:tcPr>
            <w:tcW w:w="1066" w:type="dxa"/>
            <w:shd w:val="clear" w:color="auto" w:fill="D9D9D9" w:themeFill="background1" w:themeFillShade="D9"/>
          </w:tcPr>
          <w:p w14:paraId="21F2744C" w14:textId="77777777" w:rsidR="00C24B37" w:rsidRPr="000615A5" w:rsidRDefault="00C24B37" w:rsidP="00C24B37">
            <w:pPr>
              <w:pStyle w:val="TABLE-cell"/>
              <w:keepNext/>
            </w:pPr>
          </w:p>
        </w:tc>
        <w:tc>
          <w:tcPr>
            <w:tcW w:w="914" w:type="dxa"/>
            <w:shd w:val="clear" w:color="auto" w:fill="D9D9D9" w:themeFill="background1" w:themeFillShade="D9"/>
          </w:tcPr>
          <w:p w14:paraId="6D644EF0" w14:textId="77777777" w:rsidR="00C24B37" w:rsidRPr="000615A5" w:rsidRDefault="00C24B37" w:rsidP="00C24B37">
            <w:pPr>
              <w:pStyle w:val="TABLE-cell"/>
              <w:keepNext/>
            </w:pPr>
          </w:p>
        </w:tc>
        <w:tc>
          <w:tcPr>
            <w:tcW w:w="851" w:type="dxa"/>
            <w:shd w:val="clear" w:color="auto" w:fill="D9D9D9" w:themeFill="background1" w:themeFillShade="D9"/>
          </w:tcPr>
          <w:p w14:paraId="13166F06" w14:textId="77777777" w:rsidR="00C24B37" w:rsidRPr="000615A5" w:rsidRDefault="00C24B37" w:rsidP="00C24B37">
            <w:pPr>
              <w:pStyle w:val="TABLE-cell"/>
              <w:keepNext/>
            </w:pPr>
          </w:p>
        </w:tc>
        <w:tc>
          <w:tcPr>
            <w:tcW w:w="718" w:type="dxa"/>
            <w:shd w:val="clear" w:color="auto" w:fill="D9D9D9" w:themeFill="background1" w:themeFillShade="D9"/>
          </w:tcPr>
          <w:p w14:paraId="3C354A65" w14:textId="7E4AB533" w:rsidR="00C24B37" w:rsidRPr="000615A5" w:rsidRDefault="00C24B37" w:rsidP="00C24B37">
            <w:pPr>
              <w:pStyle w:val="TABLE-cell"/>
              <w:keepNext/>
            </w:pPr>
          </w:p>
        </w:tc>
        <w:tc>
          <w:tcPr>
            <w:tcW w:w="986" w:type="dxa"/>
            <w:shd w:val="clear" w:color="auto" w:fill="D9D9D9" w:themeFill="background1" w:themeFillShade="D9"/>
          </w:tcPr>
          <w:p w14:paraId="6373CC3F" w14:textId="77777777" w:rsidR="00C24B37" w:rsidRPr="000615A5" w:rsidRDefault="00C24B37" w:rsidP="00C24B37">
            <w:pPr>
              <w:pStyle w:val="TABLE-cell"/>
              <w:keepNext/>
            </w:pPr>
          </w:p>
        </w:tc>
        <w:tc>
          <w:tcPr>
            <w:tcW w:w="925" w:type="dxa"/>
            <w:shd w:val="clear" w:color="auto" w:fill="D9D9D9" w:themeFill="background1" w:themeFillShade="D9"/>
          </w:tcPr>
          <w:p w14:paraId="6C6F78A2" w14:textId="77777777" w:rsidR="00C24B37" w:rsidRPr="000615A5" w:rsidRDefault="00C24B37" w:rsidP="00C24B37">
            <w:pPr>
              <w:pStyle w:val="TABLE-cell"/>
              <w:keepNext/>
            </w:pPr>
          </w:p>
        </w:tc>
      </w:tr>
      <w:tr w:rsidR="00C24B37" w:rsidRPr="000615A5" w14:paraId="02FA3C4D"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72A662DB" w14:textId="77777777" w:rsidR="00C24B37" w:rsidRPr="000615A5" w:rsidRDefault="00C24B37" w:rsidP="00C24B37">
            <w:pPr>
              <w:pStyle w:val="TABLE-cell"/>
              <w:keepNext/>
              <w:rPr>
                <w:color w:val="FFFFFF"/>
              </w:rPr>
            </w:pPr>
            <w:r w:rsidRPr="000615A5">
              <w:rPr>
                <w:color w:val="FFFFFF"/>
              </w:rPr>
              <w:t>Equipment Class</w:t>
            </w:r>
          </w:p>
        </w:tc>
        <w:tc>
          <w:tcPr>
            <w:tcW w:w="935" w:type="dxa"/>
            <w:tcBorders>
              <w:left w:val="nil"/>
            </w:tcBorders>
          </w:tcPr>
          <w:p w14:paraId="742B4D90" w14:textId="77777777" w:rsidR="00C24B37" w:rsidRPr="000615A5" w:rsidRDefault="00C24B37" w:rsidP="00C24B37">
            <w:pPr>
              <w:pStyle w:val="TABLE-cell"/>
              <w:keepNext/>
            </w:pPr>
          </w:p>
        </w:tc>
        <w:tc>
          <w:tcPr>
            <w:tcW w:w="1567" w:type="dxa"/>
          </w:tcPr>
          <w:p w14:paraId="3C4B7DA1" w14:textId="77777777" w:rsidR="00C24B37" w:rsidRPr="000615A5" w:rsidRDefault="00C24B37" w:rsidP="00C24B37">
            <w:pPr>
              <w:pStyle w:val="TABLE-cell"/>
              <w:keepNext/>
            </w:pPr>
          </w:p>
        </w:tc>
        <w:tc>
          <w:tcPr>
            <w:tcW w:w="1066" w:type="dxa"/>
          </w:tcPr>
          <w:p w14:paraId="371F6E1E" w14:textId="77777777" w:rsidR="00C24B37" w:rsidRPr="000615A5" w:rsidRDefault="00C24B37" w:rsidP="00C24B37">
            <w:pPr>
              <w:pStyle w:val="TABLE-cell"/>
              <w:keepNext/>
            </w:pPr>
          </w:p>
        </w:tc>
        <w:tc>
          <w:tcPr>
            <w:tcW w:w="914" w:type="dxa"/>
            <w:shd w:val="clear" w:color="auto" w:fill="FFFFFF" w:themeFill="background1"/>
          </w:tcPr>
          <w:p w14:paraId="4BD04C90" w14:textId="77777777" w:rsidR="00C24B37" w:rsidRPr="000615A5" w:rsidRDefault="00C24B37" w:rsidP="00C24B37">
            <w:pPr>
              <w:pStyle w:val="TABLE-cell"/>
              <w:keepNext/>
            </w:pPr>
          </w:p>
        </w:tc>
        <w:tc>
          <w:tcPr>
            <w:tcW w:w="851" w:type="dxa"/>
            <w:shd w:val="clear" w:color="auto" w:fill="FFFFFF" w:themeFill="background1"/>
          </w:tcPr>
          <w:p w14:paraId="5328A603" w14:textId="77777777" w:rsidR="00C24B37" w:rsidRPr="000615A5" w:rsidRDefault="00C24B37" w:rsidP="00C24B37">
            <w:pPr>
              <w:pStyle w:val="TABLE-cell"/>
              <w:keepNext/>
            </w:pPr>
          </w:p>
        </w:tc>
        <w:tc>
          <w:tcPr>
            <w:tcW w:w="718" w:type="dxa"/>
            <w:shd w:val="clear" w:color="auto" w:fill="FFFFFF" w:themeFill="background1"/>
          </w:tcPr>
          <w:p w14:paraId="11161E16" w14:textId="5EADF8A4" w:rsidR="00C24B37" w:rsidRPr="000615A5" w:rsidRDefault="00C24B37" w:rsidP="00C24B37">
            <w:pPr>
              <w:pStyle w:val="TABLE-cell"/>
              <w:keepNext/>
            </w:pPr>
          </w:p>
        </w:tc>
        <w:tc>
          <w:tcPr>
            <w:tcW w:w="986" w:type="dxa"/>
            <w:shd w:val="clear" w:color="auto" w:fill="FFFFFF" w:themeFill="background1"/>
          </w:tcPr>
          <w:p w14:paraId="188CE971" w14:textId="77777777" w:rsidR="00C24B37" w:rsidRPr="000615A5" w:rsidRDefault="00C24B37" w:rsidP="00C24B37">
            <w:pPr>
              <w:pStyle w:val="TABLE-cell"/>
              <w:keepNext/>
            </w:pPr>
          </w:p>
        </w:tc>
        <w:tc>
          <w:tcPr>
            <w:tcW w:w="925" w:type="dxa"/>
          </w:tcPr>
          <w:p w14:paraId="70E45769" w14:textId="77777777" w:rsidR="00C24B37" w:rsidRPr="000615A5" w:rsidRDefault="00C24B37" w:rsidP="00C24B37">
            <w:pPr>
              <w:pStyle w:val="TABLE-cell"/>
              <w:keepNext/>
            </w:pPr>
          </w:p>
        </w:tc>
      </w:tr>
      <w:tr w:rsidR="00C24B37" w:rsidRPr="000615A5" w14:paraId="1473B687"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54E811D7" w14:textId="77777777" w:rsidR="00C24B37" w:rsidRPr="000615A5" w:rsidRDefault="00C24B37" w:rsidP="00C24B37">
            <w:pPr>
              <w:pStyle w:val="TABLE-cell"/>
              <w:keepNext/>
              <w:rPr>
                <w:color w:val="FFFFFF"/>
              </w:rPr>
            </w:pPr>
            <w:r w:rsidRPr="000615A5">
              <w:rPr>
                <w:color w:val="FFFFFF"/>
              </w:rPr>
              <w:t>Equipment</w:t>
            </w:r>
          </w:p>
        </w:tc>
        <w:tc>
          <w:tcPr>
            <w:tcW w:w="935" w:type="dxa"/>
            <w:tcBorders>
              <w:left w:val="nil"/>
            </w:tcBorders>
          </w:tcPr>
          <w:p w14:paraId="660143F7" w14:textId="77777777" w:rsidR="00C24B37" w:rsidRPr="000615A5" w:rsidRDefault="00C24B37" w:rsidP="00C24B37">
            <w:pPr>
              <w:pStyle w:val="TABLE-cell"/>
              <w:keepNext/>
            </w:pPr>
          </w:p>
        </w:tc>
        <w:tc>
          <w:tcPr>
            <w:tcW w:w="1567" w:type="dxa"/>
          </w:tcPr>
          <w:p w14:paraId="599949EC" w14:textId="77777777" w:rsidR="00C24B37" w:rsidRPr="000615A5" w:rsidRDefault="00C24B37" w:rsidP="00C24B37">
            <w:pPr>
              <w:pStyle w:val="TABLE-cell"/>
              <w:keepNext/>
            </w:pPr>
          </w:p>
        </w:tc>
        <w:tc>
          <w:tcPr>
            <w:tcW w:w="1066" w:type="dxa"/>
          </w:tcPr>
          <w:p w14:paraId="68B5D1DA" w14:textId="77777777" w:rsidR="00C24B37" w:rsidRPr="000615A5" w:rsidRDefault="00C24B37" w:rsidP="00C24B37">
            <w:pPr>
              <w:pStyle w:val="TABLE-cell"/>
              <w:keepNext/>
            </w:pPr>
          </w:p>
        </w:tc>
        <w:tc>
          <w:tcPr>
            <w:tcW w:w="914" w:type="dxa"/>
            <w:shd w:val="clear" w:color="auto" w:fill="FFFFFF" w:themeFill="background1"/>
          </w:tcPr>
          <w:p w14:paraId="22408059" w14:textId="77777777" w:rsidR="00C24B37" w:rsidRPr="000615A5" w:rsidRDefault="00C24B37" w:rsidP="00C24B37">
            <w:pPr>
              <w:pStyle w:val="TABLE-cell"/>
              <w:keepNext/>
            </w:pPr>
          </w:p>
        </w:tc>
        <w:tc>
          <w:tcPr>
            <w:tcW w:w="851" w:type="dxa"/>
            <w:shd w:val="clear" w:color="auto" w:fill="FFFFFF" w:themeFill="background1"/>
          </w:tcPr>
          <w:p w14:paraId="0EA03B54" w14:textId="77777777" w:rsidR="00C24B37" w:rsidRPr="000615A5" w:rsidRDefault="00C24B37" w:rsidP="00C24B37">
            <w:pPr>
              <w:pStyle w:val="TABLE-cell"/>
              <w:keepNext/>
            </w:pPr>
          </w:p>
        </w:tc>
        <w:tc>
          <w:tcPr>
            <w:tcW w:w="718" w:type="dxa"/>
            <w:shd w:val="clear" w:color="auto" w:fill="FFFFFF" w:themeFill="background1"/>
          </w:tcPr>
          <w:p w14:paraId="1F889C3E" w14:textId="59759349" w:rsidR="00C24B37" w:rsidRPr="000615A5" w:rsidRDefault="00C24B37" w:rsidP="00C24B37">
            <w:pPr>
              <w:pStyle w:val="TABLE-cell"/>
              <w:keepNext/>
            </w:pPr>
          </w:p>
        </w:tc>
        <w:tc>
          <w:tcPr>
            <w:tcW w:w="986" w:type="dxa"/>
            <w:shd w:val="clear" w:color="auto" w:fill="FFFFFF" w:themeFill="background1"/>
          </w:tcPr>
          <w:p w14:paraId="56DEBC0E" w14:textId="77777777" w:rsidR="00C24B37" w:rsidRPr="000615A5" w:rsidRDefault="00C24B37" w:rsidP="00C24B37">
            <w:pPr>
              <w:pStyle w:val="TABLE-cell"/>
              <w:keepNext/>
            </w:pPr>
          </w:p>
        </w:tc>
        <w:tc>
          <w:tcPr>
            <w:tcW w:w="925" w:type="dxa"/>
          </w:tcPr>
          <w:p w14:paraId="39E15481" w14:textId="77777777" w:rsidR="00C24B37" w:rsidRPr="000615A5" w:rsidRDefault="00C24B37" w:rsidP="00C24B37">
            <w:pPr>
              <w:pStyle w:val="TABLE-cell"/>
              <w:keepNext/>
            </w:pPr>
          </w:p>
        </w:tc>
      </w:tr>
      <w:tr w:rsidR="00C24B37" w:rsidRPr="000615A5" w14:paraId="3EC720CE"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62E0E78" w14:textId="77777777" w:rsidR="00C24B37" w:rsidRPr="000615A5" w:rsidRDefault="00C24B37" w:rsidP="00C24B37">
            <w:pPr>
              <w:pStyle w:val="TABLE-cell"/>
              <w:keepNext/>
              <w:rPr>
                <w:color w:val="FFFFFF"/>
              </w:rPr>
            </w:pPr>
            <w:r w:rsidRPr="000615A5">
              <w:rPr>
                <w:color w:val="FFFFFF"/>
              </w:rPr>
              <w:t>Capability Test</w:t>
            </w:r>
          </w:p>
        </w:tc>
        <w:tc>
          <w:tcPr>
            <w:tcW w:w="935" w:type="dxa"/>
            <w:tcBorders>
              <w:left w:val="nil"/>
            </w:tcBorders>
          </w:tcPr>
          <w:p w14:paraId="1FEDD8A1" w14:textId="77777777" w:rsidR="00C24B37" w:rsidRPr="000615A5" w:rsidRDefault="00C24B37" w:rsidP="00C24B37">
            <w:pPr>
              <w:pStyle w:val="TABLE-cell"/>
              <w:keepNext/>
            </w:pPr>
          </w:p>
        </w:tc>
        <w:tc>
          <w:tcPr>
            <w:tcW w:w="1567" w:type="dxa"/>
          </w:tcPr>
          <w:p w14:paraId="029C5376" w14:textId="77777777" w:rsidR="00C24B37" w:rsidRPr="000615A5" w:rsidRDefault="00C24B37" w:rsidP="00C24B37">
            <w:pPr>
              <w:pStyle w:val="TABLE-cell"/>
              <w:keepNext/>
            </w:pPr>
          </w:p>
        </w:tc>
        <w:tc>
          <w:tcPr>
            <w:tcW w:w="1066" w:type="dxa"/>
          </w:tcPr>
          <w:p w14:paraId="423A8778" w14:textId="77777777" w:rsidR="00C24B37" w:rsidRPr="000615A5" w:rsidRDefault="00C24B37" w:rsidP="00C24B37">
            <w:pPr>
              <w:pStyle w:val="TABLE-cell"/>
              <w:keepNext/>
            </w:pPr>
          </w:p>
        </w:tc>
        <w:tc>
          <w:tcPr>
            <w:tcW w:w="914" w:type="dxa"/>
            <w:shd w:val="clear" w:color="auto" w:fill="FFFFFF" w:themeFill="background1"/>
          </w:tcPr>
          <w:p w14:paraId="5A6BE9E0" w14:textId="77777777" w:rsidR="00C24B37" w:rsidRPr="000615A5" w:rsidRDefault="00C24B37" w:rsidP="00C24B37">
            <w:pPr>
              <w:pStyle w:val="TABLE-cell"/>
              <w:keepNext/>
            </w:pPr>
          </w:p>
        </w:tc>
        <w:tc>
          <w:tcPr>
            <w:tcW w:w="851" w:type="dxa"/>
            <w:shd w:val="clear" w:color="auto" w:fill="FFFFFF" w:themeFill="background1"/>
          </w:tcPr>
          <w:p w14:paraId="00453D92" w14:textId="77777777" w:rsidR="00C24B37" w:rsidRPr="000615A5" w:rsidRDefault="00C24B37" w:rsidP="00C24B37">
            <w:pPr>
              <w:pStyle w:val="TABLE-cell"/>
              <w:keepNext/>
            </w:pPr>
          </w:p>
        </w:tc>
        <w:tc>
          <w:tcPr>
            <w:tcW w:w="718" w:type="dxa"/>
            <w:shd w:val="clear" w:color="auto" w:fill="FFFFFF" w:themeFill="background1"/>
          </w:tcPr>
          <w:p w14:paraId="78F81AB3" w14:textId="3410B6E5" w:rsidR="00C24B37" w:rsidRPr="000615A5" w:rsidRDefault="00C24B37" w:rsidP="00C24B37">
            <w:pPr>
              <w:pStyle w:val="TABLE-cell"/>
              <w:keepNext/>
            </w:pPr>
          </w:p>
        </w:tc>
        <w:tc>
          <w:tcPr>
            <w:tcW w:w="986" w:type="dxa"/>
            <w:shd w:val="clear" w:color="auto" w:fill="FFFFFF" w:themeFill="background1"/>
          </w:tcPr>
          <w:p w14:paraId="61254D8C" w14:textId="77777777" w:rsidR="00C24B37" w:rsidRPr="000615A5" w:rsidRDefault="00C24B37" w:rsidP="00C24B37">
            <w:pPr>
              <w:pStyle w:val="TABLE-cell"/>
              <w:keepNext/>
            </w:pPr>
          </w:p>
        </w:tc>
        <w:tc>
          <w:tcPr>
            <w:tcW w:w="925" w:type="dxa"/>
          </w:tcPr>
          <w:p w14:paraId="6F1CCBE6" w14:textId="77777777" w:rsidR="00C24B37" w:rsidRPr="000615A5" w:rsidRDefault="00C24B37" w:rsidP="00C24B37">
            <w:pPr>
              <w:pStyle w:val="TABLE-cell"/>
              <w:keepNext/>
            </w:pPr>
          </w:p>
        </w:tc>
      </w:tr>
      <w:tr w:rsidR="00C24B37" w:rsidRPr="000615A5" w14:paraId="4C99740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78424830" w14:textId="77777777" w:rsidR="00C24B37" w:rsidRPr="000615A5" w:rsidRDefault="00C24B37" w:rsidP="00C24B37">
            <w:pPr>
              <w:pStyle w:val="TABLE-cell"/>
              <w:keepNext/>
              <w:rPr>
                <w:color w:val="FFFFFF"/>
              </w:rPr>
            </w:pPr>
            <w:r w:rsidRPr="000615A5">
              <w:rPr>
                <w:color w:val="FFFFFF"/>
              </w:rPr>
              <w:t>Physical Asset Class</w:t>
            </w:r>
          </w:p>
        </w:tc>
        <w:tc>
          <w:tcPr>
            <w:tcW w:w="935" w:type="dxa"/>
            <w:tcBorders>
              <w:left w:val="nil"/>
            </w:tcBorders>
            <w:shd w:val="clear" w:color="auto" w:fill="D9D9D9" w:themeFill="background1" w:themeFillShade="D9"/>
          </w:tcPr>
          <w:p w14:paraId="21D852F9" w14:textId="77777777" w:rsidR="00C24B37" w:rsidRPr="000615A5" w:rsidRDefault="00C24B37" w:rsidP="00C24B37">
            <w:pPr>
              <w:pStyle w:val="TABLE-cell"/>
              <w:keepNext/>
            </w:pPr>
          </w:p>
        </w:tc>
        <w:tc>
          <w:tcPr>
            <w:tcW w:w="1567" w:type="dxa"/>
            <w:shd w:val="clear" w:color="auto" w:fill="D9D9D9" w:themeFill="background1" w:themeFillShade="D9"/>
          </w:tcPr>
          <w:p w14:paraId="02F3E5EA" w14:textId="77777777" w:rsidR="00C24B37" w:rsidRPr="000615A5" w:rsidRDefault="00C24B37" w:rsidP="00C24B37">
            <w:pPr>
              <w:pStyle w:val="TABLE-cell"/>
              <w:keepNext/>
            </w:pPr>
          </w:p>
        </w:tc>
        <w:tc>
          <w:tcPr>
            <w:tcW w:w="1066" w:type="dxa"/>
            <w:shd w:val="clear" w:color="auto" w:fill="D9D9D9" w:themeFill="background1" w:themeFillShade="D9"/>
          </w:tcPr>
          <w:p w14:paraId="61C7F21C" w14:textId="77777777" w:rsidR="00C24B37" w:rsidRPr="000615A5" w:rsidRDefault="00C24B37" w:rsidP="00C24B37">
            <w:pPr>
              <w:pStyle w:val="TABLE-cell"/>
              <w:keepNext/>
            </w:pPr>
          </w:p>
        </w:tc>
        <w:tc>
          <w:tcPr>
            <w:tcW w:w="914" w:type="dxa"/>
            <w:shd w:val="clear" w:color="auto" w:fill="D9D9D9" w:themeFill="background1" w:themeFillShade="D9"/>
          </w:tcPr>
          <w:p w14:paraId="4EA00D8A" w14:textId="77777777" w:rsidR="00C24B37" w:rsidRPr="000615A5" w:rsidRDefault="00C24B37" w:rsidP="00C24B37">
            <w:pPr>
              <w:pStyle w:val="TABLE-cell"/>
              <w:keepNext/>
            </w:pPr>
          </w:p>
        </w:tc>
        <w:tc>
          <w:tcPr>
            <w:tcW w:w="851" w:type="dxa"/>
            <w:shd w:val="clear" w:color="auto" w:fill="D9D9D9" w:themeFill="background1" w:themeFillShade="D9"/>
          </w:tcPr>
          <w:p w14:paraId="700882E2" w14:textId="77777777" w:rsidR="00C24B37" w:rsidRPr="000615A5" w:rsidRDefault="00C24B37" w:rsidP="00C24B37">
            <w:pPr>
              <w:pStyle w:val="TABLE-cell"/>
              <w:keepNext/>
            </w:pPr>
          </w:p>
        </w:tc>
        <w:tc>
          <w:tcPr>
            <w:tcW w:w="718" w:type="dxa"/>
            <w:shd w:val="clear" w:color="auto" w:fill="D9D9D9" w:themeFill="background1" w:themeFillShade="D9"/>
          </w:tcPr>
          <w:p w14:paraId="6D345127" w14:textId="7B57BD5D" w:rsidR="00C24B37" w:rsidRPr="000615A5" w:rsidRDefault="00C24B37" w:rsidP="00C24B37">
            <w:pPr>
              <w:pStyle w:val="TABLE-cell"/>
              <w:keepNext/>
            </w:pPr>
          </w:p>
        </w:tc>
        <w:tc>
          <w:tcPr>
            <w:tcW w:w="986" w:type="dxa"/>
            <w:shd w:val="clear" w:color="auto" w:fill="D9D9D9" w:themeFill="background1" w:themeFillShade="D9"/>
          </w:tcPr>
          <w:p w14:paraId="0B1A4633" w14:textId="77777777" w:rsidR="00C24B37" w:rsidRPr="000615A5" w:rsidRDefault="00C24B37" w:rsidP="00C24B37">
            <w:pPr>
              <w:pStyle w:val="TABLE-cell"/>
              <w:keepNext/>
            </w:pPr>
          </w:p>
        </w:tc>
        <w:tc>
          <w:tcPr>
            <w:tcW w:w="925" w:type="dxa"/>
            <w:shd w:val="clear" w:color="auto" w:fill="D9D9D9" w:themeFill="background1" w:themeFillShade="D9"/>
          </w:tcPr>
          <w:p w14:paraId="0A03BDEA" w14:textId="77777777" w:rsidR="00C24B37" w:rsidRPr="000615A5" w:rsidRDefault="00C24B37" w:rsidP="00C24B37">
            <w:pPr>
              <w:pStyle w:val="TABLE-cell"/>
              <w:keepNext/>
            </w:pPr>
          </w:p>
        </w:tc>
      </w:tr>
      <w:tr w:rsidR="00C24B37" w:rsidRPr="000615A5" w14:paraId="4B10E795"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6041478" w14:textId="77777777" w:rsidR="00C24B37" w:rsidRPr="000615A5" w:rsidRDefault="00C24B37" w:rsidP="00C24B37">
            <w:pPr>
              <w:pStyle w:val="TABLE-cell"/>
              <w:keepNext/>
              <w:rPr>
                <w:color w:val="FFFFFF"/>
              </w:rPr>
            </w:pPr>
            <w:r w:rsidRPr="000615A5">
              <w:rPr>
                <w:color w:val="FFFFFF"/>
              </w:rPr>
              <w:t>Physical Asset</w:t>
            </w:r>
          </w:p>
        </w:tc>
        <w:tc>
          <w:tcPr>
            <w:tcW w:w="935" w:type="dxa"/>
            <w:tcBorders>
              <w:left w:val="nil"/>
            </w:tcBorders>
            <w:shd w:val="clear" w:color="auto" w:fill="D9D9D9" w:themeFill="background1" w:themeFillShade="D9"/>
          </w:tcPr>
          <w:p w14:paraId="55920BB8" w14:textId="77777777" w:rsidR="00C24B37" w:rsidRPr="000615A5" w:rsidRDefault="00C24B37" w:rsidP="00C24B37">
            <w:pPr>
              <w:pStyle w:val="TABLE-cell"/>
              <w:keepNext/>
            </w:pPr>
          </w:p>
        </w:tc>
        <w:tc>
          <w:tcPr>
            <w:tcW w:w="1567" w:type="dxa"/>
            <w:shd w:val="clear" w:color="auto" w:fill="D9D9D9" w:themeFill="background1" w:themeFillShade="D9"/>
          </w:tcPr>
          <w:p w14:paraId="5ED880A9" w14:textId="77777777" w:rsidR="00C24B37" w:rsidRPr="000615A5" w:rsidRDefault="00C24B37" w:rsidP="00C24B37">
            <w:pPr>
              <w:pStyle w:val="TABLE-cell"/>
              <w:keepNext/>
            </w:pPr>
          </w:p>
        </w:tc>
        <w:tc>
          <w:tcPr>
            <w:tcW w:w="1066" w:type="dxa"/>
            <w:shd w:val="clear" w:color="auto" w:fill="D9D9D9" w:themeFill="background1" w:themeFillShade="D9"/>
          </w:tcPr>
          <w:p w14:paraId="32CCC609" w14:textId="77777777" w:rsidR="00C24B37" w:rsidRPr="000615A5" w:rsidRDefault="00C24B37" w:rsidP="00C24B37">
            <w:pPr>
              <w:pStyle w:val="TABLE-cell"/>
              <w:keepNext/>
            </w:pPr>
          </w:p>
        </w:tc>
        <w:tc>
          <w:tcPr>
            <w:tcW w:w="914" w:type="dxa"/>
            <w:shd w:val="clear" w:color="auto" w:fill="D9D9D9" w:themeFill="background1" w:themeFillShade="D9"/>
          </w:tcPr>
          <w:p w14:paraId="74D61DA9" w14:textId="77777777" w:rsidR="00C24B37" w:rsidRPr="000615A5" w:rsidRDefault="00C24B37" w:rsidP="00C24B37">
            <w:pPr>
              <w:pStyle w:val="TABLE-cell"/>
              <w:keepNext/>
            </w:pPr>
          </w:p>
        </w:tc>
        <w:tc>
          <w:tcPr>
            <w:tcW w:w="851" w:type="dxa"/>
            <w:shd w:val="clear" w:color="auto" w:fill="D9D9D9" w:themeFill="background1" w:themeFillShade="D9"/>
          </w:tcPr>
          <w:p w14:paraId="2A4E5605" w14:textId="77777777" w:rsidR="00C24B37" w:rsidRPr="000615A5" w:rsidRDefault="00C24B37" w:rsidP="00C24B37">
            <w:pPr>
              <w:pStyle w:val="TABLE-cell"/>
              <w:keepNext/>
            </w:pPr>
          </w:p>
        </w:tc>
        <w:tc>
          <w:tcPr>
            <w:tcW w:w="718" w:type="dxa"/>
            <w:shd w:val="clear" w:color="auto" w:fill="D9D9D9" w:themeFill="background1" w:themeFillShade="D9"/>
          </w:tcPr>
          <w:p w14:paraId="553CC6CB" w14:textId="1192081F" w:rsidR="00C24B37" w:rsidRPr="000615A5" w:rsidRDefault="00C24B37" w:rsidP="00C24B37">
            <w:pPr>
              <w:pStyle w:val="TABLE-cell"/>
              <w:keepNext/>
            </w:pPr>
          </w:p>
        </w:tc>
        <w:tc>
          <w:tcPr>
            <w:tcW w:w="986" w:type="dxa"/>
            <w:shd w:val="clear" w:color="auto" w:fill="D9D9D9" w:themeFill="background1" w:themeFillShade="D9"/>
          </w:tcPr>
          <w:p w14:paraId="17A330E4" w14:textId="77777777" w:rsidR="00C24B37" w:rsidRPr="000615A5" w:rsidRDefault="00C24B37" w:rsidP="00C24B37">
            <w:pPr>
              <w:pStyle w:val="TABLE-cell"/>
              <w:keepNext/>
            </w:pPr>
          </w:p>
        </w:tc>
        <w:tc>
          <w:tcPr>
            <w:tcW w:w="925" w:type="dxa"/>
            <w:shd w:val="clear" w:color="auto" w:fill="D9D9D9" w:themeFill="background1" w:themeFillShade="D9"/>
          </w:tcPr>
          <w:p w14:paraId="6A9757D1" w14:textId="77777777" w:rsidR="00C24B37" w:rsidRPr="000615A5" w:rsidRDefault="00C24B37" w:rsidP="00C24B37">
            <w:pPr>
              <w:pStyle w:val="TABLE-cell"/>
              <w:keepNext/>
            </w:pPr>
          </w:p>
        </w:tc>
      </w:tr>
      <w:tr w:rsidR="00C24B37" w:rsidRPr="000615A5" w14:paraId="779C206B"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6291263A" w14:textId="77777777" w:rsidR="00C24B37" w:rsidRPr="000615A5" w:rsidRDefault="00C24B37" w:rsidP="00C24B37">
            <w:pPr>
              <w:pStyle w:val="TABLE-cell"/>
              <w:keepNext/>
              <w:rPr>
                <w:color w:val="FFFFFF"/>
              </w:rPr>
            </w:pPr>
            <w:r w:rsidRPr="000615A5">
              <w:rPr>
                <w:color w:val="FFFFFF"/>
              </w:rPr>
              <w:t>Physical Asset Test</w:t>
            </w:r>
          </w:p>
        </w:tc>
        <w:tc>
          <w:tcPr>
            <w:tcW w:w="935" w:type="dxa"/>
            <w:tcBorders>
              <w:left w:val="nil"/>
            </w:tcBorders>
            <w:shd w:val="clear" w:color="auto" w:fill="D9D9D9" w:themeFill="background1" w:themeFillShade="D9"/>
          </w:tcPr>
          <w:p w14:paraId="75747CDF" w14:textId="77777777" w:rsidR="00C24B37" w:rsidRPr="000615A5" w:rsidRDefault="00C24B37" w:rsidP="00C24B37">
            <w:pPr>
              <w:pStyle w:val="TABLE-cell"/>
              <w:keepNext/>
            </w:pPr>
          </w:p>
        </w:tc>
        <w:tc>
          <w:tcPr>
            <w:tcW w:w="1567" w:type="dxa"/>
            <w:shd w:val="clear" w:color="auto" w:fill="D9D9D9" w:themeFill="background1" w:themeFillShade="D9"/>
          </w:tcPr>
          <w:p w14:paraId="10E7763E" w14:textId="77777777" w:rsidR="00C24B37" w:rsidRPr="000615A5" w:rsidRDefault="00C24B37" w:rsidP="00C24B37">
            <w:pPr>
              <w:pStyle w:val="TABLE-cell"/>
              <w:keepNext/>
            </w:pPr>
          </w:p>
        </w:tc>
        <w:tc>
          <w:tcPr>
            <w:tcW w:w="1066" w:type="dxa"/>
            <w:shd w:val="clear" w:color="auto" w:fill="D9D9D9" w:themeFill="background1" w:themeFillShade="D9"/>
          </w:tcPr>
          <w:p w14:paraId="1AAFEC7C" w14:textId="77777777" w:rsidR="00C24B37" w:rsidRPr="000615A5" w:rsidRDefault="00C24B37" w:rsidP="00C24B37">
            <w:pPr>
              <w:pStyle w:val="TABLE-cell"/>
              <w:keepNext/>
            </w:pPr>
          </w:p>
        </w:tc>
        <w:tc>
          <w:tcPr>
            <w:tcW w:w="914" w:type="dxa"/>
            <w:shd w:val="clear" w:color="auto" w:fill="D9D9D9" w:themeFill="background1" w:themeFillShade="D9"/>
          </w:tcPr>
          <w:p w14:paraId="6A102138" w14:textId="77777777" w:rsidR="00C24B37" w:rsidRPr="000615A5" w:rsidRDefault="00C24B37" w:rsidP="00C24B37">
            <w:pPr>
              <w:pStyle w:val="TABLE-cell"/>
              <w:keepNext/>
            </w:pPr>
          </w:p>
        </w:tc>
        <w:tc>
          <w:tcPr>
            <w:tcW w:w="851" w:type="dxa"/>
            <w:shd w:val="clear" w:color="auto" w:fill="D9D9D9" w:themeFill="background1" w:themeFillShade="D9"/>
          </w:tcPr>
          <w:p w14:paraId="27316338" w14:textId="77777777" w:rsidR="00C24B37" w:rsidRPr="000615A5" w:rsidRDefault="00C24B37" w:rsidP="00C24B37">
            <w:pPr>
              <w:pStyle w:val="TABLE-cell"/>
              <w:keepNext/>
            </w:pPr>
          </w:p>
        </w:tc>
        <w:tc>
          <w:tcPr>
            <w:tcW w:w="718" w:type="dxa"/>
            <w:shd w:val="clear" w:color="auto" w:fill="D9D9D9" w:themeFill="background1" w:themeFillShade="D9"/>
          </w:tcPr>
          <w:p w14:paraId="07D748D3" w14:textId="1A46BF9B" w:rsidR="00C24B37" w:rsidRPr="000615A5" w:rsidRDefault="00C24B37" w:rsidP="00C24B37">
            <w:pPr>
              <w:pStyle w:val="TABLE-cell"/>
              <w:keepNext/>
            </w:pPr>
          </w:p>
        </w:tc>
        <w:tc>
          <w:tcPr>
            <w:tcW w:w="986" w:type="dxa"/>
            <w:shd w:val="clear" w:color="auto" w:fill="D9D9D9" w:themeFill="background1" w:themeFillShade="D9"/>
          </w:tcPr>
          <w:p w14:paraId="69117435" w14:textId="77777777" w:rsidR="00C24B37" w:rsidRPr="000615A5" w:rsidRDefault="00C24B37" w:rsidP="00C24B37">
            <w:pPr>
              <w:pStyle w:val="TABLE-cell"/>
              <w:keepNext/>
            </w:pPr>
          </w:p>
        </w:tc>
        <w:tc>
          <w:tcPr>
            <w:tcW w:w="925" w:type="dxa"/>
            <w:shd w:val="clear" w:color="auto" w:fill="D9D9D9" w:themeFill="background1" w:themeFillShade="D9"/>
          </w:tcPr>
          <w:p w14:paraId="5DA3FFE0" w14:textId="77777777" w:rsidR="00C24B37" w:rsidRPr="000615A5" w:rsidRDefault="00C24B37" w:rsidP="00C24B37">
            <w:pPr>
              <w:pStyle w:val="TABLE-cell"/>
              <w:keepNext/>
            </w:pPr>
          </w:p>
        </w:tc>
      </w:tr>
      <w:tr w:rsidR="00C24B37" w:rsidRPr="000615A5" w14:paraId="1711B1FB"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B94A63A" w14:textId="77777777" w:rsidR="00C24B37" w:rsidRPr="000615A5" w:rsidRDefault="00C24B37" w:rsidP="00C24B37">
            <w:pPr>
              <w:pStyle w:val="TABLE-cell"/>
              <w:keepNext/>
              <w:rPr>
                <w:color w:val="FFFFFF"/>
              </w:rPr>
            </w:pPr>
            <w:r w:rsidRPr="000615A5">
              <w:rPr>
                <w:color w:val="FFFFFF"/>
              </w:rPr>
              <w:t>Material Class</w:t>
            </w:r>
          </w:p>
        </w:tc>
        <w:tc>
          <w:tcPr>
            <w:tcW w:w="935" w:type="dxa"/>
            <w:tcBorders>
              <w:left w:val="nil"/>
            </w:tcBorders>
          </w:tcPr>
          <w:p w14:paraId="50B9D490" w14:textId="77777777" w:rsidR="00C24B37" w:rsidRPr="000615A5" w:rsidRDefault="00C24B37" w:rsidP="00C24B37">
            <w:pPr>
              <w:pStyle w:val="TABLE-cell"/>
              <w:keepNext/>
            </w:pPr>
          </w:p>
        </w:tc>
        <w:tc>
          <w:tcPr>
            <w:tcW w:w="1567" w:type="dxa"/>
          </w:tcPr>
          <w:p w14:paraId="041C7BD2" w14:textId="77777777" w:rsidR="00C24B37" w:rsidRPr="000615A5" w:rsidRDefault="00C24B37" w:rsidP="00C24B37">
            <w:pPr>
              <w:pStyle w:val="TABLE-cell"/>
              <w:keepNext/>
            </w:pPr>
          </w:p>
        </w:tc>
        <w:tc>
          <w:tcPr>
            <w:tcW w:w="1066" w:type="dxa"/>
          </w:tcPr>
          <w:p w14:paraId="53C6E328" w14:textId="77777777" w:rsidR="00C24B37" w:rsidRPr="000615A5" w:rsidRDefault="00C24B37" w:rsidP="00C24B37">
            <w:pPr>
              <w:pStyle w:val="TABLE-cell"/>
              <w:keepNext/>
            </w:pPr>
          </w:p>
        </w:tc>
        <w:tc>
          <w:tcPr>
            <w:tcW w:w="914" w:type="dxa"/>
            <w:shd w:val="clear" w:color="auto" w:fill="FFFFFF" w:themeFill="background1"/>
          </w:tcPr>
          <w:p w14:paraId="10055465" w14:textId="77777777" w:rsidR="00C24B37" w:rsidRPr="000615A5" w:rsidRDefault="00C24B37" w:rsidP="00C24B37">
            <w:pPr>
              <w:pStyle w:val="TABLE-cell"/>
              <w:keepNext/>
            </w:pPr>
          </w:p>
        </w:tc>
        <w:tc>
          <w:tcPr>
            <w:tcW w:w="851" w:type="dxa"/>
            <w:shd w:val="clear" w:color="auto" w:fill="FFFFFF" w:themeFill="background1"/>
          </w:tcPr>
          <w:p w14:paraId="2ED220CB" w14:textId="77777777" w:rsidR="00C24B37" w:rsidRPr="000615A5" w:rsidRDefault="00C24B37" w:rsidP="00C24B37">
            <w:pPr>
              <w:pStyle w:val="TABLE-cell"/>
              <w:keepNext/>
            </w:pPr>
          </w:p>
        </w:tc>
        <w:tc>
          <w:tcPr>
            <w:tcW w:w="718" w:type="dxa"/>
            <w:shd w:val="clear" w:color="auto" w:fill="FFFFFF" w:themeFill="background1"/>
          </w:tcPr>
          <w:p w14:paraId="37835885" w14:textId="2CB820E1" w:rsidR="00C24B37" w:rsidRPr="000615A5" w:rsidRDefault="00C24B37" w:rsidP="00C24B37">
            <w:pPr>
              <w:pStyle w:val="TABLE-cell"/>
              <w:keepNext/>
            </w:pPr>
          </w:p>
        </w:tc>
        <w:tc>
          <w:tcPr>
            <w:tcW w:w="986" w:type="dxa"/>
          </w:tcPr>
          <w:p w14:paraId="44E7B823" w14:textId="77777777" w:rsidR="00C24B37" w:rsidRPr="000615A5" w:rsidRDefault="00C24B37" w:rsidP="00C24B37">
            <w:pPr>
              <w:pStyle w:val="TABLE-cell"/>
              <w:keepNext/>
            </w:pPr>
          </w:p>
        </w:tc>
        <w:tc>
          <w:tcPr>
            <w:tcW w:w="925" w:type="dxa"/>
          </w:tcPr>
          <w:p w14:paraId="088FFE0B" w14:textId="77777777" w:rsidR="00C24B37" w:rsidRPr="000615A5" w:rsidRDefault="00C24B37" w:rsidP="00C24B37">
            <w:pPr>
              <w:pStyle w:val="TABLE-cell"/>
              <w:keepNext/>
            </w:pPr>
          </w:p>
        </w:tc>
      </w:tr>
      <w:tr w:rsidR="00C24B37" w:rsidRPr="000615A5" w14:paraId="6ABAA462"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1CE5B6B0" w14:textId="77777777" w:rsidR="00C24B37" w:rsidRPr="000615A5" w:rsidRDefault="00C24B37" w:rsidP="00C24B37">
            <w:pPr>
              <w:pStyle w:val="TABLE-cell"/>
              <w:keepNext/>
              <w:rPr>
                <w:color w:val="FFFFFF"/>
              </w:rPr>
            </w:pPr>
            <w:r w:rsidRPr="000615A5">
              <w:rPr>
                <w:color w:val="FFFFFF"/>
              </w:rPr>
              <w:t>Material Definition</w:t>
            </w:r>
          </w:p>
        </w:tc>
        <w:tc>
          <w:tcPr>
            <w:tcW w:w="935" w:type="dxa"/>
            <w:tcBorders>
              <w:left w:val="nil"/>
            </w:tcBorders>
          </w:tcPr>
          <w:p w14:paraId="339E42DF" w14:textId="77777777" w:rsidR="00C24B37" w:rsidRPr="000615A5" w:rsidRDefault="00C24B37" w:rsidP="00C24B37">
            <w:pPr>
              <w:pStyle w:val="TABLE-cell"/>
              <w:keepNext/>
            </w:pPr>
          </w:p>
        </w:tc>
        <w:tc>
          <w:tcPr>
            <w:tcW w:w="1567" w:type="dxa"/>
          </w:tcPr>
          <w:p w14:paraId="5978430C" w14:textId="77777777" w:rsidR="00C24B37" w:rsidRPr="000615A5" w:rsidRDefault="00C24B37" w:rsidP="00C24B37">
            <w:pPr>
              <w:pStyle w:val="TABLE-cell"/>
              <w:keepNext/>
            </w:pPr>
          </w:p>
        </w:tc>
        <w:tc>
          <w:tcPr>
            <w:tcW w:w="1066" w:type="dxa"/>
          </w:tcPr>
          <w:p w14:paraId="75B0FB9F" w14:textId="77777777" w:rsidR="00C24B37" w:rsidRPr="000615A5" w:rsidRDefault="00C24B37" w:rsidP="00C24B37">
            <w:pPr>
              <w:pStyle w:val="TABLE-cell"/>
              <w:keepNext/>
            </w:pPr>
          </w:p>
        </w:tc>
        <w:tc>
          <w:tcPr>
            <w:tcW w:w="914" w:type="dxa"/>
            <w:shd w:val="clear" w:color="auto" w:fill="FFFFFF" w:themeFill="background1"/>
          </w:tcPr>
          <w:p w14:paraId="21B201EB" w14:textId="77777777" w:rsidR="00C24B37" w:rsidRPr="000615A5" w:rsidRDefault="00C24B37" w:rsidP="00C24B37">
            <w:pPr>
              <w:pStyle w:val="TABLE-cell"/>
              <w:keepNext/>
            </w:pPr>
          </w:p>
        </w:tc>
        <w:tc>
          <w:tcPr>
            <w:tcW w:w="851" w:type="dxa"/>
            <w:shd w:val="clear" w:color="auto" w:fill="FFFFFF" w:themeFill="background1"/>
          </w:tcPr>
          <w:p w14:paraId="2B471692" w14:textId="77777777" w:rsidR="00C24B37" w:rsidRPr="000615A5" w:rsidRDefault="00C24B37" w:rsidP="00C24B37">
            <w:pPr>
              <w:pStyle w:val="TABLE-cell"/>
              <w:keepNext/>
            </w:pPr>
          </w:p>
        </w:tc>
        <w:tc>
          <w:tcPr>
            <w:tcW w:w="718" w:type="dxa"/>
            <w:shd w:val="clear" w:color="auto" w:fill="FFFFFF" w:themeFill="background1"/>
          </w:tcPr>
          <w:p w14:paraId="4500514A" w14:textId="4E40E968" w:rsidR="00C24B37" w:rsidRPr="000615A5" w:rsidRDefault="00C24B37" w:rsidP="00C24B37">
            <w:pPr>
              <w:pStyle w:val="TABLE-cell"/>
              <w:keepNext/>
            </w:pPr>
          </w:p>
        </w:tc>
        <w:tc>
          <w:tcPr>
            <w:tcW w:w="986" w:type="dxa"/>
          </w:tcPr>
          <w:p w14:paraId="383B5136" w14:textId="77777777" w:rsidR="00C24B37" w:rsidRPr="000615A5" w:rsidRDefault="00C24B37" w:rsidP="00C24B37">
            <w:pPr>
              <w:pStyle w:val="TABLE-cell"/>
              <w:keepNext/>
            </w:pPr>
          </w:p>
        </w:tc>
        <w:tc>
          <w:tcPr>
            <w:tcW w:w="925" w:type="dxa"/>
          </w:tcPr>
          <w:p w14:paraId="56A7497A" w14:textId="77777777" w:rsidR="00C24B37" w:rsidRPr="000615A5" w:rsidRDefault="00C24B37" w:rsidP="00C24B37">
            <w:pPr>
              <w:pStyle w:val="TABLE-cell"/>
              <w:keepNext/>
            </w:pPr>
          </w:p>
        </w:tc>
      </w:tr>
      <w:tr w:rsidR="00C24B37" w:rsidRPr="000615A5" w14:paraId="2B854CB7"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1541465B" w14:textId="77777777" w:rsidR="00C24B37" w:rsidRPr="000615A5" w:rsidRDefault="00C24B37" w:rsidP="00C24B37">
            <w:pPr>
              <w:pStyle w:val="TABLE-cell"/>
              <w:keepNext/>
              <w:rPr>
                <w:color w:val="FFFFFF"/>
              </w:rPr>
            </w:pPr>
            <w:r w:rsidRPr="000615A5">
              <w:rPr>
                <w:color w:val="FFFFFF"/>
              </w:rPr>
              <w:t>Material Lot</w:t>
            </w:r>
          </w:p>
        </w:tc>
        <w:tc>
          <w:tcPr>
            <w:tcW w:w="935" w:type="dxa"/>
            <w:tcBorders>
              <w:left w:val="nil"/>
            </w:tcBorders>
          </w:tcPr>
          <w:p w14:paraId="0434C31D" w14:textId="77777777" w:rsidR="00C24B37" w:rsidRPr="000615A5" w:rsidRDefault="00C24B37" w:rsidP="00C24B37">
            <w:pPr>
              <w:pStyle w:val="TABLE-cell"/>
              <w:keepNext/>
            </w:pPr>
          </w:p>
        </w:tc>
        <w:tc>
          <w:tcPr>
            <w:tcW w:w="1567" w:type="dxa"/>
          </w:tcPr>
          <w:p w14:paraId="772DEFE5" w14:textId="77777777" w:rsidR="00C24B37" w:rsidRPr="000615A5" w:rsidRDefault="00C24B37" w:rsidP="00C24B37">
            <w:pPr>
              <w:pStyle w:val="TABLE-cell"/>
              <w:keepNext/>
            </w:pPr>
          </w:p>
        </w:tc>
        <w:tc>
          <w:tcPr>
            <w:tcW w:w="1066" w:type="dxa"/>
          </w:tcPr>
          <w:p w14:paraId="38592585" w14:textId="77777777" w:rsidR="00C24B37" w:rsidRPr="000615A5" w:rsidRDefault="00C24B37" w:rsidP="00C24B37">
            <w:pPr>
              <w:pStyle w:val="TABLE-cell"/>
              <w:keepNext/>
            </w:pPr>
          </w:p>
        </w:tc>
        <w:tc>
          <w:tcPr>
            <w:tcW w:w="914" w:type="dxa"/>
            <w:shd w:val="clear" w:color="auto" w:fill="FFFFFF" w:themeFill="background1"/>
          </w:tcPr>
          <w:p w14:paraId="4F012693" w14:textId="77777777" w:rsidR="00C24B37" w:rsidRPr="000615A5" w:rsidRDefault="00C24B37" w:rsidP="00C24B37">
            <w:pPr>
              <w:pStyle w:val="TABLE-cell"/>
              <w:keepNext/>
            </w:pPr>
          </w:p>
        </w:tc>
        <w:tc>
          <w:tcPr>
            <w:tcW w:w="851" w:type="dxa"/>
            <w:shd w:val="clear" w:color="auto" w:fill="FFFFFF" w:themeFill="background1"/>
          </w:tcPr>
          <w:p w14:paraId="7BA4E1DE" w14:textId="77777777" w:rsidR="00C24B37" w:rsidRPr="000615A5" w:rsidRDefault="00C24B37" w:rsidP="00C24B37">
            <w:pPr>
              <w:pStyle w:val="TABLE-cell"/>
              <w:keepNext/>
            </w:pPr>
          </w:p>
        </w:tc>
        <w:tc>
          <w:tcPr>
            <w:tcW w:w="718" w:type="dxa"/>
            <w:shd w:val="clear" w:color="auto" w:fill="FFFFFF" w:themeFill="background1"/>
          </w:tcPr>
          <w:p w14:paraId="7A31A546" w14:textId="6139A612" w:rsidR="00C24B37" w:rsidRPr="000615A5" w:rsidRDefault="00C24B37" w:rsidP="00C24B37">
            <w:pPr>
              <w:pStyle w:val="TABLE-cell"/>
              <w:keepNext/>
            </w:pPr>
          </w:p>
        </w:tc>
        <w:tc>
          <w:tcPr>
            <w:tcW w:w="986" w:type="dxa"/>
          </w:tcPr>
          <w:p w14:paraId="5D9E6065" w14:textId="77777777" w:rsidR="00C24B37" w:rsidRPr="000615A5" w:rsidRDefault="00C24B37" w:rsidP="00C24B37">
            <w:pPr>
              <w:pStyle w:val="TABLE-cell"/>
              <w:keepNext/>
            </w:pPr>
          </w:p>
        </w:tc>
        <w:tc>
          <w:tcPr>
            <w:tcW w:w="925" w:type="dxa"/>
          </w:tcPr>
          <w:p w14:paraId="1FE4E72C" w14:textId="77777777" w:rsidR="00C24B37" w:rsidRPr="000615A5" w:rsidRDefault="00C24B37" w:rsidP="00C24B37">
            <w:pPr>
              <w:pStyle w:val="TABLE-cell"/>
              <w:keepNext/>
            </w:pPr>
          </w:p>
        </w:tc>
      </w:tr>
      <w:tr w:rsidR="00C24B37" w:rsidRPr="000615A5" w14:paraId="0777819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3DCD821" w14:textId="77777777" w:rsidR="00C24B37" w:rsidRPr="000615A5" w:rsidRDefault="00C24B37" w:rsidP="00C24B37">
            <w:pPr>
              <w:pStyle w:val="TABLE-cell"/>
              <w:keepNext/>
              <w:rPr>
                <w:color w:val="FFFFFF"/>
              </w:rPr>
            </w:pPr>
            <w:r w:rsidRPr="000615A5">
              <w:rPr>
                <w:color w:val="FFFFFF"/>
              </w:rPr>
              <w:t>Material Sublot</w:t>
            </w:r>
          </w:p>
        </w:tc>
        <w:tc>
          <w:tcPr>
            <w:tcW w:w="935" w:type="dxa"/>
            <w:tcBorders>
              <w:left w:val="nil"/>
            </w:tcBorders>
          </w:tcPr>
          <w:p w14:paraId="3A5C470D" w14:textId="77777777" w:rsidR="00C24B37" w:rsidRPr="000615A5" w:rsidRDefault="00C24B37" w:rsidP="00C24B37">
            <w:pPr>
              <w:pStyle w:val="TABLE-cell"/>
              <w:keepNext/>
            </w:pPr>
          </w:p>
        </w:tc>
        <w:tc>
          <w:tcPr>
            <w:tcW w:w="1567" w:type="dxa"/>
          </w:tcPr>
          <w:p w14:paraId="011E8821" w14:textId="77777777" w:rsidR="00C24B37" w:rsidRPr="000615A5" w:rsidRDefault="00C24B37" w:rsidP="00C24B37">
            <w:pPr>
              <w:pStyle w:val="TABLE-cell"/>
              <w:keepNext/>
            </w:pPr>
          </w:p>
        </w:tc>
        <w:tc>
          <w:tcPr>
            <w:tcW w:w="1066" w:type="dxa"/>
          </w:tcPr>
          <w:p w14:paraId="0B591BA1" w14:textId="77777777" w:rsidR="00C24B37" w:rsidRPr="000615A5" w:rsidRDefault="00C24B37" w:rsidP="00C24B37">
            <w:pPr>
              <w:pStyle w:val="TABLE-cell"/>
              <w:keepNext/>
            </w:pPr>
          </w:p>
        </w:tc>
        <w:tc>
          <w:tcPr>
            <w:tcW w:w="914" w:type="dxa"/>
            <w:shd w:val="clear" w:color="auto" w:fill="FFFFFF" w:themeFill="background1"/>
          </w:tcPr>
          <w:p w14:paraId="7485A775" w14:textId="77777777" w:rsidR="00C24B37" w:rsidRPr="000615A5" w:rsidRDefault="00C24B37" w:rsidP="00C24B37">
            <w:pPr>
              <w:pStyle w:val="TABLE-cell"/>
              <w:keepNext/>
            </w:pPr>
          </w:p>
        </w:tc>
        <w:tc>
          <w:tcPr>
            <w:tcW w:w="851" w:type="dxa"/>
            <w:shd w:val="clear" w:color="auto" w:fill="FFFFFF" w:themeFill="background1"/>
          </w:tcPr>
          <w:p w14:paraId="065DFD41" w14:textId="77777777" w:rsidR="00C24B37" w:rsidRPr="000615A5" w:rsidRDefault="00C24B37" w:rsidP="00C24B37">
            <w:pPr>
              <w:pStyle w:val="TABLE-cell"/>
              <w:keepNext/>
            </w:pPr>
          </w:p>
        </w:tc>
        <w:tc>
          <w:tcPr>
            <w:tcW w:w="718" w:type="dxa"/>
            <w:shd w:val="clear" w:color="auto" w:fill="FFFFFF" w:themeFill="background1"/>
          </w:tcPr>
          <w:p w14:paraId="46763325" w14:textId="7F79FFF9" w:rsidR="00C24B37" w:rsidRPr="000615A5" w:rsidRDefault="00C24B37" w:rsidP="00C24B37">
            <w:pPr>
              <w:pStyle w:val="TABLE-cell"/>
              <w:keepNext/>
            </w:pPr>
          </w:p>
        </w:tc>
        <w:tc>
          <w:tcPr>
            <w:tcW w:w="986" w:type="dxa"/>
          </w:tcPr>
          <w:p w14:paraId="3F94E96F" w14:textId="77777777" w:rsidR="00C24B37" w:rsidRPr="000615A5" w:rsidRDefault="00C24B37" w:rsidP="00C24B37">
            <w:pPr>
              <w:pStyle w:val="TABLE-cell"/>
              <w:keepNext/>
            </w:pPr>
          </w:p>
        </w:tc>
        <w:tc>
          <w:tcPr>
            <w:tcW w:w="925" w:type="dxa"/>
          </w:tcPr>
          <w:p w14:paraId="4ECC1CBE" w14:textId="77777777" w:rsidR="00C24B37" w:rsidRPr="000615A5" w:rsidRDefault="00C24B37" w:rsidP="00C24B37">
            <w:pPr>
              <w:pStyle w:val="TABLE-cell"/>
              <w:keepNext/>
            </w:pPr>
          </w:p>
        </w:tc>
      </w:tr>
      <w:tr w:rsidR="00C24B37" w:rsidRPr="000615A5" w14:paraId="1FF23FB4"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0EB2314E" w14:textId="77777777" w:rsidR="00C24B37" w:rsidRPr="000615A5" w:rsidRDefault="00C24B37" w:rsidP="00C24B37">
            <w:pPr>
              <w:pStyle w:val="TABLE-cell"/>
              <w:keepNext/>
              <w:rPr>
                <w:color w:val="FFFFFF"/>
              </w:rPr>
            </w:pPr>
            <w:r w:rsidRPr="000615A5">
              <w:rPr>
                <w:color w:val="FFFFFF"/>
              </w:rPr>
              <w:t>Material Test</w:t>
            </w:r>
          </w:p>
        </w:tc>
        <w:tc>
          <w:tcPr>
            <w:tcW w:w="935" w:type="dxa"/>
            <w:tcBorders>
              <w:left w:val="nil"/>
            </w:tcBorders>
          </w:tcPr>
          <w:p w14:paraId="651A3575" w14:textId="77777777" w:rsidR="00C24B37" w:rsidRPr="000615A5" w:rsidRDefault="00C24B37" w:rsidP="00C24B37">
            <w:pPr>
              <w:pStyle w:val="TABLE-cell"/>
              <w:keepNext/>
            </w:pPr>
          </w:p>
        </w:tc>
        <w:tc>
          <w:tcPr>
            <w:tcW w:w="1567" w:type="dxa"/>
          </w:tcPr>
          <w:p w14:paraId="3981A538" w14:textId="77777777" w:rsidR="00C24B37" w:rsidRPr="000615A5" w:rsidRDefault="00C24B37" w:rsidP="00C24B37">
            <w:pPr>
              <w:pStyle w:val="TABLE-cell"/>
              <w:keepNext/>
            </w:pPr>
          </w:p>
        </w:tc>
        <w:tc>
          <w:tcPr>
            <w:tcW w:w="1066" w:type="dxa"/>
          </w:tcPr>
          <w:p w14:paraId="3DAC1568" w14:textId="77777777" w:rsidR="00C24B37" w:rsidRPr="000615A5" w:rsidRDefault="00C24B37" w:rsidP="00C24B37">
            <w:pPr>
              <w:pStyle w:val="TABLE-cell"/>
              <w:keepNext/>
            </w:pPr>
          </w:p>
        </w:tc>
        <w:tc>
          <w:tcPr>
            <w:tcW w:w="914" w:type="dxa"/>
            <w:shd w:val="clear" w:color="auto" w:fill="FFFFFF" w:themeFill="background1"/>
          </w:tcPr>
          <w:p w14:paraId="0DBE1C3D" w14:textId="77777777" w:rsidR="00C24B37" w:rsidRPr="000615A5" w:rsidRDefault="00C24B37" w:rsidP="00C24B37">
            <w:pPr>
              <w:pStyle w:val="TABLE-cell"/>
              <w:keepNext/>
            </w:pPr>
          </w:p>
        </w:tc>
        <w:tc>
          <w:tcPr>
            <w:tcW w:w="851" w:type="dxa"/>
            <w:shd w:val="clear" w:color="auto" w:fill="FFFFFF" w:themeFill="background1"/>
          </w:tcPr>
          <w:p w14:paraId="6DCB7370" w14:textId="77777777" w:rsidR="00C24B37" w:rsidRPr="000615A5" w:rsidRDefault="00C24B37" w:rsidP="00C24B37">
            <w:pPr>
              <w:pStyle w:val="TABLE-cell"/>
              <w:keepNext/>
            </w:pPr>
          </w:p>
        </w:tc>
        <w:tc>
          <w:tcPr>
            <w:tcW w:w="718" w:type="dxa"/>
            <w:shd w:val="clear" w:color="auto" w:fill="FFFFFF" w:themeFill="background1"/>
          </w:tcPr>
          <w:p w14:paraId="514E0163" w14:textId="5EC95B96" w:rsidR="00C24B37" w:rsidRPr="000615A5" w:rsidRDefault="00C24B37" w:rsidP="00C24B37">
            <w:pPr>
              <w:pStyle w:val="TABLE-cell"/>
              <w:keepNext/>
            </w:pPr>
          </w:p>
        </w:tc>
        <w:tc>
          <w:tcPr>
            <w:tcW w:w="986" w:type="dxa"/>
          </w:tcPr>
          <w:p w14:paraId="389819C4" w14:textId="77777777" w:rsidR="00C24B37" w:rsidRPr="000615A5" w:rsidRDefault="00C24B37" w:rsidP="00C24B37">
            <w:pPr>
              <w:pStyle w:val="TABLE-cell"/>
              <w:keepNext/>
            </w:pPr>
          </w:p>
        </w:tc>
        <w:tc>
          <w:tcPr>
            <w:tcW w:w="925" w:type="dxa"/>
          </w:tcPr>
          <w:p w14:paraId="3E215623" w14:textId="77777777" w:rsidR="00C24B37" w:rsidRPr="000615A5" w:rsidRDefault="00C24B37" w:rsidP="00C24B37">
            <w:pPr>
              <w:pStyle w:val="TABLE-cell"/>
              <w:keepNext/>
            </w:pPr>
          </w:p>
        </w:tc>
      </w:tr>
      <w:tr w:rsidR="00C24B37" w:rsidRPr="000615A5" w14:paraId="69CB9F66"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7203ABB2" w14:textId="76952DC6" w:rsidR="00C24B37" w:rsidRPr="000615A5" w:rsidRDefault="00C24B37" w:rsidP="00C24B37">
            <w:pPr>
              <w:pStyle w:val="TABLE-cell"/>
              <w:keepNext/>
              <w:rPr>
                <w:color w:val="FFFFFF"/>
              </w:rPr>
            </w:pPr>
            <w:r>
              <w:rPr>
                <w:color w:val="FFFFFF"/>
              </w:rPr>
              <w:t>Operational Location</w:t>
            </w:r>
            <w:r w:rsidRPr="000615A5">
              <w:rPr>
                <w:color w:val="FFFFFF"/>
              </w:rPr>
              <w:t xml:space="preserve"> Class</w:t>
            </w:r>
          </w:p>
        </w:tc>
        <w:tc>
          <w:tcPr>
            <w:tcW w:w="935" w:type="dxa"/>
            <w:tcBorders>
              <w:left w:val="nil"/>
            </w:tcBorders>
            <w:shd w:val="clear" w:color="auto" w:fill="D9D9D9" w:themeFill="background1" w:themeFillShade="D9"/>
          </w:tcPr>
          <w:p w14:paraId="11DECC3F" w14:textId="77777777" w:rsidR="00C24B37" w:rsidRPr="000615A5" w:rsidRDefault="00C24B37" w:rsidP="00C24B37">
            <w:pPr>
              <w:pStyle w:val="TABLE-cell"/>
              <w:keepNext/>
            </w:pPr>
          </w:p>
        </w:tc>
        <w:tc>
          <w:tcPr>
            <w:tcW w:w="1567" w:type="dxa"/>
            <w:shd w:val="clear" w:color="auto" w:fill="D9D9D9" w:themeFill="background1" w:themeFillShade="D9"/>
          </w:tcPr>
          <w:p w14:paraId="2B4E34AD" w14:textId="77777777" w:rsidR="00C24B37" w:rsidRPr="000615A5" w:rsidRDefault="00C24B37" w:rsidP="00C24B37">
            <w:pPr>
              <w:pStyle w:val="TABLE-cell"/>
              <w:keepNext/>
            </w:pPr>
          </w:p>
        </w:tc>
        <w:tc>
          <w:tcPr>
            <w:tcW w:w="1066" w:type="dxa"/>
            <w:shd w:val="clear" w:color="auto" w:fill="D9D9D9" w:themeFill="background1" w:themeFillShade="D9"/>
          </w:tcPr>
          <w:p w14:paraId="724795A1" w14:textId="77777777" w:rsidR="00C24B37" w:rsidRPr="000615A5" w:rsidRDefault="00C24B37" w:rsidP="00C24B37">
            <w:pPr>
              <w:pStyle w:val="TABLE-cell"/>
              <w:keepNext/>
            </w:pPr>
          </w:p>
        </w:tc>
        <w:tc>
          <w:tcPr>
            <w:tcW w:w="914" w:type="dxa"/>
            <w:shd w:val="clear" w:color="auto" w:fill="D9D9D9" w:themeFill="background1" w:themeFillShade="D9"/>
          </w:tcPr>
          <w:p w14:paraId="3F4437F3" w14:textId="77777777" w:rsidR="00C24B37" w:rsidRPr="000615A5" w:rsidRDefault="00C24B37" w:rsidP="00C24B37">
            <w:pPr>
              <w:pStyle w:val="TABLE-cell"/>
              <w:keepNext/>
            </w:pPr>
          </w:p>
        </w:tc>
        <w:tc>
          <w:tcPr>
            <w:tcW w:w="851" w:type="dxa"/>
            <w:shd w:val="clear" w:color="auto" w:fill="D9D9D9" w:themeFill="background1" w:themeFillShade="D9"/>
          </w:tcPr>
          <w:p w14:paraId="372345DC" w14:textId="77777777" w:rsidR="00C24B37" w:rsidRPr="000615A5" w:rsidRDefault="00C24B37" w:rsidP="00C24B37">
            <w:pPr>
              <w:pStyle w:val="TABLE-cell"/>
              <w:keepNext/>
            </w:pPr>
          </w:p>
        </w:tc>
        <w:tc>
          <w:tcPr>
            <w:tcW w:w="718" w:type="dxa"/>
            <w:shd w:val="clear" w:color="auto" w:fill="D9D9D9" w:themeFill="background1" w:themeFillShade="D9"/>
          </w:tcPr>
          <w:p w14:paraId="5F3BE7EE" w14:textId="77777777" w:rsidR="00C24B37" w:rsidRPr="000615A5" w:rsidRDefault="00C24B37" w:rsidP="00C24B37">
            <w:pPr>
              <w:pStyle w:val="TABLE-cell"/>
              <w:keepNext/>
            </w:pPr>
          </w:p>
        </w:tc>
        <w:tc>
          <w:tcPr>
            <w:tcW w:w="986" w:type="dxa"/>
            <w:shd w:val="clear" w:color="auto" w:fill="D9D9D9" w:themeFill="background1" w:themeFillShade="D9"/>
          </w:tcPr>
          <w:p w14:paraId="183D7B97" w14:textId="77777777" w:rsidR="00C24B37" w:rsidRPr="000615A5" w:rsidRDefault="00C24B37" w:rsidP="00C24B37">
            <w:pPr>
              <w:pStyle w:val="TABLE-cell"/>
              <w:keepNext/>
            </w:pPr>
          </w:p>
        </w:tc>
        <w:tc>
          <w:tcPr>
            <w:tcW w:w="925" w:type="dxa"/>
            <w:shd w:val="clear" w:color="auto" w:fill="D9D9D9" w:themeFill="background1" w:themeFillShade="D9"/>
          </w:tcPr>
          <w:p w14:paraId="09BB1970" w14:textId="77777777" w:rsidR="00C24B37" w:rsidRPr="000615A5" w:rsidRDefault="00C24B37" w:rsidP="00C24B37">
            <w:pPr>
              <w:pStyle w:val="TABLE-cell"/>
              <w:keepNext/>
            </w:pPr>
          </w:p>
        </w:tc>
      </w:tr>
      <w:tr w:rsidR="00C24B37" w:rsidRPr="000615A5" w14:paraId="47BA510E" w14:textId="77777777" w:rsidTr="00BF20E3">
        <w:trPr>
          <w:cantSplit/>
          <w:trHeight w:val="233"/>
        </w:trPr>
        <w:tc>
          <w:tcPr>
            <w:tcW w:w="2282" w:type="dxa"/>
            <w:tcBorders>
              <w:top w:val="single" w:sz="4" w:space="0" w:color="FFFFFF"/>
              <w:left w:val="single" w:sz="4" w:space="0" w:color="FFFFFF"/>
              <w:bottom w:val="single" w:sz="4" w:space="0" w:color="FFFFFF"/>
              <w:right w:val="nil"/>
            </w:tcBorders>
            <w:shd w:val="clear" w:color="auto" w:fill="000000"/>
          </w:tcPr>
          <w:p w14:paraId="43AEF15C" w14:textId="43CC3C4B" w:rsidR="00C24B37" w:rsidRPr="000615A5" w:rsidRDefault="00C24B37" w:rsidP="00C24B37">
            <w:pPr>
              <w:pStyle w:val="TABLE-cell"/>
              <w:keepNext/>
              <w:rPr>
                <w:color w:val="FFFFFF"/>
              </w:rPr>
            </w:pPr>
            <w:r>
              <w:rPr>
                <w:color w:val="FFFFFF"/>
              </w:rPr>
              <w:t>Operational Location</w:t>
            </w:r>
          </w:p>
        </w:tc>
        <w:tc>
          <w:tcPr>
            <w:tcW w:w="935" w:type="dxa"/>
            <w:tcBorders>
              <w:left w:val="nil"/>
            </w:tcBorders>
            <w:shd w:val="clear" w:color="auto" w:fill="D9D9D9" w:themeFill="background1" w:themeFillShade="D9"/>
          </w:tcPr>
          <w:p w14:paraId="296E2014" w14:textId="77777777" w:rsidR="00C24B37" w:rsidRPr="000615A5" w:rsidRDefault="00C24B37" w:rsidP="00C24B37">
            <w:pPr>
              <w:pStyle w:val="TABLE-cell"/>
              <w:keepNext/>
            </w:pPr>
          </w:p>
        </w:tc>
        <w:tc>
          <w:tcPr>
            <w:tcW w:w="1567" w:type="dxa"/>
            <w:shd w:val="clear" w:color="auto" w:fill="D9D9D9" w:themeFill="background1" w:themeFillShade="D9"/>
          </w:tcPr>
          <w:p w14:paraId="00D167F3" w14:textId="77777777" w:rsidR="00C24B37" w:rsidRPr="000615A5" w:rsidRDefault="00C24B37" w:rsidP="00C24B37">
            <w:pPr>
              <w:pStyle w:val="TABLE-cell"/>
              <w:keepNext/>
            </w:pPr>
          </w:p>
        </w:tc>
        <w:tc>
          <w:tcPr>
            <w:tcW w:w="1066" w:type="dxa"/>
            <w:shd w:val="clear" w:color="auto" w:fill="D9D9D9" w:themeFill="background1" w:themeFillShade="D9"/>
          </w:tcPr>
          <w:p w14:paraId="7C8D9018" w14:textId="77777777" w:rsidR="00C24B37" w:rsidRPr="000615A5" w:rsidRDefault="00C24B37" w:rsidP="00C24B37">
            <w:pPr>
              <w:pStyle w:val="TABLE-cell"/>
              <w:keepNext/>
            </w:pPr>
          </w:p>
        </w:tc>
        <w:tc>
          <w:tcPr>
            <w:tcW w:w="914" w:type="dxa"/>
            <w:shd w:val="clear" w:color="auto" w:fill="D9D9D9" w:themeFill="background1" w:themeFillShade="D9"/>
          </w:tcPr>
          <w:p w14:paraId="5DDDD91C" w14:textId="77777777" w:rsidR="00C24B37" w:rsidRPr="000615A5" w:rsidRDefault="00C24B37" w:rsidP="00C24B37">
            <w:pPr>
              <w:pStyle w:val="TABLE-cell"/>
              <w:keepNext/>
            </w:pPr>
          </w:p>
        </w:tc>
        <w:tc>
          <w:tcPr>
            <w:tcW w:w="851" w:type="dxa"/>
            <w:shd w:val="clear" w:color="auto" w:fill="D9D9D9" w:themeFill="background1" w:themeFillShade="D9"/>
          </w:tcPr>
          <w:p w14:paraId="22DEFE3C" w14:textId="77777777" w:rsidR="00C24B37" w:rsidRPr="000615A5" w:rsidRDefault="00C24B37" w:rsidP="00C24B37">
            <w:pPr>
              <w:pStyle w:val="TABLE-cell"/>
              <w:keepNext/>
            </w:pPr>
          </w:p>
        </w:tc>
        <w:tc>
          <w:tcPr>
            <w:tcW w:w="718" w:type="dxa"/>
            <w:shd w:val="clear" w:color="auto" w:fill="D9D9D9" w:themeFill="background1" w:themeFillShade="D9"/>
          </w:tcPr>
          <w:p w14:paraId="5FCC0F53" w14:textId="77777777" w:rsidR="00C24B37" w:rsidRPr="000615A5" w:rsidRDefault="00C24B37" w:rsidP="00C24B37">
            <w:pPr>
              <w:pStyle w:val="TABLE-cell"/>
              <w:keepNext/>
            </w:pPr>
          </w:p>
        </w:tc>
        <w:tc>
          <w:tcPr>
            <w:tcW w:w="986" w:type="dxa"/>
            <w:shd w:val="clear" w:color="auto" w:fill="D9D9D9" w:themeFill="background1" w:themeFillShade="D9"/>
          </w:tcPr>
          <w:p w14:paraId="3274C097" w14:textId="77777777" w:rsidR="00C24B37" w:rsidRPr="000615A5" w:rsidRDefault="00C24B37" w:rsidP="00C24B37">
            <w:pPr>
              <w:pStyle w:val="TABLE-cell"/>
              <w:keepNext/>
            </w:pPr>
          </w:p>
        </w:tc>
        <w:tc>
          <w:tcPr>
            <w:tcW w:w="925" w:type="dxa"/>
            <w:shd w:val="clear" w:color="auto" w:fill="D9D9D9" w:themeFill="background1" w:themeFillShade="D9"/>
          </w:tcPr>
          <w:p w14:paraId="440D27BD" w14:textId="77777777" w:rsidR="00C24B37" w:rsidRPr="000615A5" w:rsidRDefault="00C24B37" w:rsidP="00C24B37">
            <w:pPr>
              <w:pStyle w:val="TABLE-cell"/>
              <w:keepNext/>
            </w:pPr>
          </w:p>
        </w:tc>
      </w:tr>
      <w:tr w:rsidR="00C24B37" w:rsidRPr="000615A5" w14:paraId="32924B03"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2B829EB4" w14:textId="77777777" w:rsidR="00C24B37" w:rsidRPr="000615A5" w:rsidRDefault="00C24B37" w:rsidP="00C24B37">
            <w:pPr>
              <w:pStyle w:val="TABLE-cell"/>
              <w:keepNext/>
              <w:rPr>
                <w:color w:val="FFFFFF"/>
              </w:rPr>
            </w:pPr>
            <w:r w:rsidRPr="000615A5">
              <w:rPr>
                <w:color w:val="FFFFFF"/>
              </w:rPr>
              <w:t>Process Segment</w:t>
            </w:r>
          </w:p>
        </w:tc>
        <w:tc>
          <w:tcPr>
            <w:tcW w:w="935" w:type="dxa"/>
            <w:tcBorders>
              <w:left w:val="nil"/>
              <w:bottom w:val="single" w:sz="4" w:space="0" w:color="auto"/>
            </w:tcBorders>
            <w:shd w:val="clear" w:color="auto" w:fill="FFFFFF" w:themeFill="background1"/>
          </w:tcPr>
          <w:p w14:paraId="4D0F2FB7" w14:textId="77777777" w:rsidR="00C24B37" w:rsidRPr="000615A5" w:rsidRDefault="00C24B37" w:rsidP="00C24B37">
            <w:pPr>
              <w:pStyle w:val="TABLE-cell"/>
              <w:keepNext/>
            </w:pPr>
          </w:p>
        </w:tc>
        <w:tc>
          <w:tcPr>
            <w:tcW w:w="1567" w:type="dxa"/>
            <w:tcBorders>
              <w:bottom w:val="single" w:sz="4" w:space="0" w:color="auto"/>
            </w:tcBorders>
            <w:shd w:val="clear" w:color="auto" w:fill="FFFFFF" w:themeFill="background1"/>
          </w:tcPr>
          <w:p w14:paraId="5AA64E87" w14:textId="77777777" w:rsidR="00C24B37" w:rsidRPr="000615A5" w:rsidRDefault="00C24B37" w:rsidP="00C24B37">
            <w:pPr>
              <w:pStyle w:val="TABLE-cell"/>
              <w:keepNext/>
            </w:pPr>
          </w:p>
        </w:tc>
        <w:tc>
          <w:tcPr>
            <w:tcW w:w="1066" w:type="dxa"/>
            <w:tcBorders>
              <w:bottom w:val="single" w:sz="4" w:space="0" w:color="auto"/>
            </w:tcBorders>
            <w:shd w:val="clear" w:color="auto" w:fill="FFFFFF" w:themeFill="background1"/>
          </w:tcPr>
          <w:p w14:paraId="391F8316" w14:textId="77777777" w:rsidR="00C24B37" w:rsidRPr="000615A5" w:rsidRDefault="00C24B37" w:rsidP="00C24B37">
            <w:pPr>
              <w:pStyle w:val="TABLE-cell"/>
              <w:keepNext/>
            </w:pPr>
          </w:p>
        </w:tc>
        <w:tc>
          <w:tcPr>
            <w:tcW w:w="914" w:type="dxa"/>
            <w:tcBorders>
              <w:bottom w:val="single" w:sz="4" w:space="0" w:color="auto"/>
            </w:tcBorders>
            <w:shd w:val="clear" w:color="auto" w:fill="FFFFFF" w:themeFill="background1"/>
          </w:tcPr>
          <w:p w14:paraId="08F4A801" w14:textId="77777777" w:rsidR="00C24B37" w:rsidRPr="000615A5" w:rsidRDefault="00C24B37" w:rsidP="00C24B37">
            <w:pPr>
              <w:pStyle w:val="TABLE-cell"/>
              <w:keepNext/>
            </w:pPr>
          </w:p>
        </w:tc>
        <w:tc>
          <w:tcPr>
            <w:tcW w:w="851" w:type="dxa"/>
            <w:tcBorders>
              <w:bottom w:val="single" w:sz="4" w:space="0" w:color="auto"/>
            </w:tcBorders>
            <w:shd w:val="clear" w:color="auto" w:fill="FFFFFF" w:themeFill="background1"/>
          </w:tcPr>
          <w:p w14:paraId="15693A2F" w14:textId="77777777" w:rsidR="00C24B37" w:rsidRPr="000615A5" w:rsidRDefault="00C24B37" w:rsidP="00C24B37">
            <w:pPr>
              <w:pStyle w:val="TABLE-cell"/>
              <w:keepNext/>
            </w:pPr>
          </w:p>
        </w:tc>
        <w:tc>
          <w:tcPr>
            <w:tcW w:w="718" w:type="dxa"/>
            <w:tcBorders>
              <w:bottom w:val="single" w:sz="4" w:space="0" w:color="auto"/>
            </w:tcBorders>
            <w:shd w:val="clear" w:color="auto" w:fill="FFFFFF" w:themeFill="background1"/>
          </w:tcPr>
          <w:p w14:paraId="2CDDED01" w14:textId="311889BF" w:rsidR="00C24B37" w:rsidRPr="000615A5" w:rsidRDefault="00C24B37" w:rsidP="00C24B37">
            <w:pPr>
              <w:pStyle w:val="TABLE-cell"/>
              <w:keepNext/>
            </w:pPr>
          </w:p>
        </w:tc>
        <w:tc>
          <w:tcPr>
            <w:tcW w:w="986" w:type="dxa"/>
            <w:tcBorders>
              <w:bottom w:val="single" w:sz="4" w:space="0" w:color="auto"/>
            </w:tcBorders>
            <w:shd w:val="clear" w:color="auto" w:fill="FFFFFF" w:themeFill="background1"/>
          </w:tcPr>
          <w:p w14:paraId="58DA1382" w14:textId="77777777" w:rsidR="00C24B37" w:rsidRPr="000615A5" w:rsidRDefault="00C24B37" w:rsidP="00C24B37">
            <w:pPr>
              <w:pStyle w:val="TABLE-cell"/>
              <w:keepNext/>
            </w:pPr>
          </w:p>
        </w:tc>
        <w:tc>
          <w:tcPr>
            <w:tcW w:w="925" w:type="dxa"/>
            <w:tcBorders>
              <w:bottom w:val="single" w:sz="4" w:space="0" w:color="auto"/>
            </w:tcBorders>
            <w:shd w:val="clear" w:color="auto" w:fill="FFFFFF" w:themeFill="background1"/>
          </w:tcPr>
          <w:p w14:paraId="412B3B64" w14:textId="77777777" w:rsidR="00C24B37" w:rsidRPr="000615A5" w:rsidRDefault="00C24B37" w:rsidP="00C24B37">
            <w:pPr>
              <w:pStyle w:val="TABLE-cell"/>
              <w:keepNext/>
            </w:pPr>
          </w:p>
        </w:tc>
      </w:tr>
      <w:tr w:rsidR="00C24B37" w:rsidRPr="000615A5" w14:paraId="29BD6EAF"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70AA7D95" w14:textId="77777777" w:rsidR="00C24B37" w:rsidRPr="000615A5" w:rsidRDefault="00C24B37" w:rsidP="00C24B37">
            <w:pPr>
              <w:pStyle w:val="TABLE-cell"/>
              <w:keepNext/>
              <w:rPr>
                <w:color w:val="FFFFFF"/>
              </w:rPr>
            </w:pPr>
            <w:r>
              <w:rPr>
                <w:color w:val="FFFFFF"/>
              </w:rPr>
              <w:t>Operations Event Class</w:t>
            </w:r>
          </w:p>
        </w:tc>
        <w:tc>
          <w:tcPr>
            <w:tcW w:w="935" w:type="dxa"/>
            <w:tcBorders>
              <w:left w:val="nil"/>
            </w:tcBorders>
            <w:shd w:val="clear" w:color="auto" w:fill="D9D9D9" w:themeFill="background1" w:themeFillShade="D9"/>
          </w:tcPr>
          <w:p w14:paraId="57A0C220" w14:textId="77777777" w:rsidR="00C24B37" w:rsidRPr="000615A5" w:rsidRDefault="00C24B37" w:rsidP="00C24B37">
            <w:pPr>
              <w:pStyle w:val="TABLE-cell"/>
              <w:keepNext/>
            </w:pPr>
          </w:p>
        </w:tc>
        <w:tc>
          <w:tcPr>
            <w:tcW w:w="1567" w:type="dxa"/>
            <w:tcBorders>
              <w:bottom w:val="single" w:sz="4" w:space="0" w:color="auto"/>
            </w:tcBorders>
            <w:shd w:val="clear" w:color="auto" w:fill="D9D9D9" w:themeFill="background1" w:themeFillShade="D9"/>
          </w:tcPr>
          <w:p w14:paraId="4D442F59" w14:textId="77777777" w:rsidR="00C24B37" w:rsidRPr="000615A5" w:rsidRDefault="00C24B37" w:rsidP="00C24B37">
            <w:pPr>
              <w:pStyle w:val="TABLE-cell"/>
              <w:keepNext/>
            </w:pPr>
          </w:p>
        </w:tc>
        <w:tc>
          <w:tcPr>
            <w:tcW w:w="1066" w:type="dxa"/>
            <w:tcBorders>
              <w:bottom w:val="single" w:sz="4" w:space="0" w:color="auto"/>
            </w:tcBorders>
            <w:shd w:val="clear" w:color="auto" w:fill="D9D9D9" w:themeFill="background1" w:themeFillShade="D9"/>
          </w:tcPr>
          <w:p w14:paraId="4BD94E7C" w14:textId="77777777" w:rsidR="00C24B37" w:rsidRPr="000615A5" w:rsidRDefault="00C24B37" w:rsidP="00C24B37">
            <w:pPr>
              <w:pStyle w:val="TABLE-cell"/>
              <w:keepNext/>
            </w:pPr>
          </w:p>
        </w:tc>
        <w:tc>
          <w:tcPr>
            <w:tcW w:w="914" w:type="dxa"/>
            <w:tcBorders>
              <w:bottom w:val="single" w:sz="4" w:space="0" w:color="auto"/>
            </w:tcBorders>
            <w:shd w:val="clear" w:color="auto" w:fill="D9D9D9" w:themeFill="background1" w:themeFillShade="D9"/>
          </w:tcPr>
          <w:p w14:paraId="6AA4CD20" w14:textId="77777777" w:rsidR="00C24B37" w:rsidRPr="000615A5" w:rsidRDefault="00C24B37" w:rsidP="00C24B37">
            <w:pPr>
              <w:pStyle w:val="TABLE-cell"/>
              <w:keepNext/>
            </w:pPr>
          </w:p>
        </w:tc>
        <w:tc>
          <w:tcPr>
            <w:tcW w:w="851" w:type="dxa"/>
            <w:tcBorders>
              <w:bottom w:val="single" w:sz="4" w:space="0" w:color="auto"/>
            </w:tcBorders>
            <w:shd w:val="clear" w:color="auto" w:fill="D9D9D9" w:themeFill="background1" w:themeFillShade="D9"/>
          </w:tcPr>
          <w:p w14:paraId="4F5E3BE9" w14:textId="77777777" w:rsidR="00C24B37" w:rsidRPr="000615A5" w:rsidRDefault="00C24B37" w:rsidP="00C24B37">
            <w:pPr>
              <w:pStyle w:val="TABLE-cell"/>
              <w:keepNext/>
            </w:pPr>
          </w:p>
        </w:tc>
        <w:tc>
          <w:tcPr>
            <w:tcW w:w="718" w:type="dxa"/>
            <w:tcBorders>
              <w:bottom w:val="single" w:sz="4" w:space="0" w:color="auto"/>
            </w:tcBorders>
            <w:shd w:val="clear" w:color="auto" w:fill="D9D9D9" w:themeFill="background1" w:themeFillShade="D9"/>
          </w:tcPr>
          <w:p w14:paraId="6D2D3A13" w14:textId="77777777" w:rsidR="00C24B37" w:rsidRPr="000615A5" w:rsidRDefault="00C24B37" w:rsidP="00C24B37">
            <w:pPr>
              <w:pStyle w:val="TABLE-cell"/>
              <w:keepNext/>
            </w:pPr>
          </w:p>
        </w:tc>
        <w:tc>
          <w:tcPr>
            <w:tcW w:w="986" w:type="dxa"/>
            <w:shd w:val="clear" w:color="auto" w:fill="D9D9D9" w:themeFill="background1" w:themeFillShade="D9"/>
          </w:tcPr>
          <w:p w14:paraId="7B19E256" w14:textId="77777777" w:rsidR="00C24B37" w:rsidRPr="000615A5" w:rsidRDefault="00C24B37" w:rsidP="00C24B37">
            <w:pPr>
              <w:pStyle w:val="TABLE-cell"/>
              <w:keepNext/>
            </w:pPr>
          </w:p>
        </w:tc>
        <w:tc>
          <w:tcPr>
            <w:tcW w:w="925" w:type="dxa"/>
            <w:tcBorders>
              <w:bottom w:val="single" w:sz="4" w:space="0" w:color="auto"/>
            </w:tcBorders>
            <w:shd w:val="clear" w:color="auto" w:fill="D9D9D9" w:themeFill="background1" w:themeFillShade="D9"/>
          </w:tcPr>
          <w:p w14:paraId="2B0CEBC3" w14:textId="77777777" w:rsidR="00C24B37" w:rsidRPr="000615A5" w:rsidRDefault="00C24B37" w:rsidP="00C24B37">
            <w:pPr>
              <w:pStyle w:val="TABLE-cell"/>
              <w:keepNext/>
            </w:pPr>
          </w:p>
        </w:tc>
      </w:tr>
      <w:tr w:rsidR="00C24B37" w:rsidRPr="000615A5" w14:paraId="57EF6FDD"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634BF70E" w14:textId="704C07DC" w:rsidR="00C24B37" w:rsidRPr="000615A5" w:rsidRDefault="00C24B37" w:rsidP="00C24B37">
            <w:pPr>
              <w:pStyle w:val="TABLE-cell"/>
              <w:keepNext/>
              <w:rPr>
                <w:color w:val="FFFFFF"/>
              </w:rPr>
            </w:pPr>
            <w:r>
              <w:rPr>
                <w:color w:val="FFFFFF"/>
              </w:rPr>
              <w:t>Operations Event Definition</w:t>
            </w:r>
          </w:p>
        </w:tc>
        <w:tc>
          <w:tcPr>
            <w:tcW w:w="935" w:type="dxa"/>
            <w:tcBorders>
              <w:left w:val="nil"/>
            </w:tcBorders>
            <w:shd w:val="clear" w:color="auto" w:fill="D9D9D9" w:themeFill="background1" w:themeFillShade="D9"/>
          </w:tcPr>
          <w:p w14:paraId="7451B8DD" w14:textId="77777777" w:rsidR="00C24B37" w:rsidRPr="000615A5" w:rsidRDefault="00C24B37" w:rsidP="00C24B37">
            <w:pPr>
              <w:pStyle w:val="TABLE-cell"/>
              <w:keepNext/>
            </w:pPr>
          </w:p>
        </w:tc>
        <w:tc>
          <w:tcPr>
            <w:tcW w:w="1567" w:type="dxa"/>
            <w:tcBorders>
              <w:bottom w:val="single" w:sz="4" w:space="0" w:color="auto"/>
            </w:tcBorders>
            <w:shd w:val="clear" w:color="auto" w:fill="D9D9D9" w:themeFill="background1" w:themeFillShade="D9"/>
          </w:tcPr>
          <w:p w14:paraId="7E2DDBE2" w14:textId="77777777" w:rsidR="00C24B37" w:rsidRPr="000615A5" w:rsidRDefault="00C24B37" w:rsidP="00C24B37">
            <w:pPr>
              <w:pStyle w:val="TABLE-cell"/>
              <w:keepNext/>
            </w:pPr>
          </w:p>
        </w:tc>
        <w:tc>
          <w:tcPr>
            <w:tcW w:w="1066" w:type="dxa"/>
            <w:tcBorders>
              <w:bottom w:val="single" w:sz="4" w:space="0" w:color="auto"/>
            </w:tcBorders>
            <w:shd w:val="clear" w:color="auto" w:fill="D9D9D9" w:themeFill="background1" w:themeFillShade="D9"/>
          </w:tcPr>
          <w:p w14:paraId="405978FE" w14:textId="77777777" w:rsidR="00C24B37" w:rsidRPr="000615A5" w:rsidRDefault="00C24B37" w:rsidP="00C24B37">
            <w:pPr>
              <w:pStyle w:val="TABLE-cell"/>
              <w:keepNext/>
            </w:pPr>
          </w:p>
        </w:tc>
        <w:tc>
          <w:tcPr>
            <w:tcW w:w="914" w:type="dxa"/>
            <w:tcBorders>
              <w:bottom w:val="single" w:sz="4" w:space="0" w:color="auto"/>
            </w:tcBorders>
            <w:shd w:val="clear" w:color="auto" w:fill="D9D9D9" w:themeFill="background1" w:themeFillShade="D9"/>
          </w:tcPr>
          <w:p w14:paraId="438386E8" w14:textId="77777777" w:rsidR="00C24B37" w:rsidRPr="000615A5" w:rsidRDefault="00C24B37" w:rsidP="00C24B37">
            <w:pPr>
              <w:pStyle w:val="TABLE-cell"/>
              <w:keepNext/>
            </w:pPr>
          </w:p>
        </w:tc>
        <w:tc>
          <w:tcPr>
            <w:tcW w:w="851" w:type="dxa"/>
            <w:tcBorders>
              <w:bottom w:val="single" w:sz="4" w:space="0" w:color="auto"/>
            </w:tcBorders>
            <w:shd w:val="clear" w:color="auto" w:fill="D9D9D9" w:themeFill="background1" w:themeFillShade="D9"/>
          </w:tcPr>
          <w:p w14:paraId="27DB5BEF" w14:textId="77777777" w:rsidR="00C24B37" w:rsidRPr="000615A5" w:rsidRDefault="00C24B37" w:rsidP="00C24B37">
            <w:pPr>
              <w:pStyle w:val="TABLE-cell"/>
              <w:keepNext/>
            </w:pPr>
          </w:p>
        </w:tc>
        <w:tc>
          <w:tcPr>
            <w:tcW w:w="718" w:type="dxa"/>
            <w:tcBorders>
              <w:bottom w:val="single" w:sz="4" w:space="0" w:color="auto"/>
            </w:tcBorders>
            <w:shd w:val="clear" w:color="auto" w:fill="D9D9D9" w:themeFill="background1" w:themeFillShade="D9"/>
          </w:tcPr>
          <w:p w14:paraId="256297A6" w14:textId="77777777" w:rsidR="00C24B37" w:rsidRPr="000615A5" w:rsidRDefault="00C24B37" w:rsidP="00C24B37">
            <w:pPr>
              <w:pStyle w:val="TABLE-cell"/>
              <w:keepNext/>
            </w:pPr>
          </w:p>
        </w:tc>
        <w:tc>
          <w:tcPr>
            <w:tcW w:w="986" w:type="dxa"/>
            <w:shd w:val="clear" w:color="auto" w:fill="D9D9D9" w:themeFill="background1" w:themeFillShade="D9"/>
          </w:tcPr>
          <w:p w14:paraId="52607B25" w14:textId="77777777" w:rsidR="00C24B37" w:rsidRPr="000615A5" w:rsidRDefault="00C24B37" w:rsidP="00C24B37">
            <w:pPr>
              <w:pStyle w:val="TABLE-cell"/>
              <w:keepNext/>
            </w:pPr>
          </w:p>
        </w:tc>
        <w:tc>
          <w:tcPr>
            <w:tcW w:w="925" w:type="dxa"/>
            <w:tcBorders>
              <w:bottom w:val="single" w:sz="4" w:space="0" w:color="auto"/>
            </w:tcBorders>
            <w:shd w:val="clear" w:color="auto" w:fill="D9D9D9" w:themeFill="background1" w:themeFillShade="D9"/>
          </w:tcPr>
          <w:p w14:paraId="5A610AFD" w14:textId="77777777" w:rsidR="00C24B37" w:rsidRPr="000615A5" w:rsidRDefault="00C24B37" w:rsidP="00C24B37">
            <w:pPr>
              <w:pStyle w:val="TABLE-cell"/>
              <w:keepNext/>
            </w:pPr>
          </w:p>
        </w:tc>
      </w:tr>
      <w:tr w:rsidR="00C24B37" w:rsidRPr="000615A5" w14:paraId="11BF0789" w14:textId="77777777" w:rsidTr="00CD75F4">
        <w:trPr>
          <w:cantSplit/>
        </w:trPr>
        <w:tc>
          <w:tcPr>
            <w:tcW w:w="2282" w:type="dxa"/>
            <w:tcBorders>
              <w:top w:val="single" w:sz="4" w:space="0" w:color="FFFFFF"/>
              <w:left w:val="single" w:sz="4" w:space="0" w:color="FFFFFF"/>
              <w:bottom w:val="single" w:sz="4" w:space="0" w:color="FFFFFF"/>
              <w:right w:val="nil"/>
            </w:tcBorders>
            <w:shd w:val="clear" w:color="auto" w:fill="000000"/>
          </w:tcPr>
          <w:p w14:paraId="2C6D19BE" w14:textId="2FD683BA" w:rsidR="00C24B37" w:rsidRPr="000615A5" w:rsidRDefault="00C24B37" w:rsidP="00C24B37">
            <w:pPr>
              <w:pStyle w:val="TABLE-cell"/>
              <w:keepNext/>
              <w:rPr>
                <w:color w:val="FFFFFF"/>
              </w:rPr>
            </w:pPr>
            <w:r>
              <w:rPr>
                <w:color w:val="FFFFFF"/>
              </w:rPr>
              <w:t xml:space="preserve">Operations Event </w:t>
            </w:r>
          </w:p>
        </w:tc>
        <w:tc>
          <w:tcPr>
            <w:tcW w:w="935" w:type="dxa"/>
            <w:tcBorders>
              <w:left w:val="nil"/>
              <w:bottom w:val="single" w:sz="4" w:space="0" w:color="auto"/>
            </w:tcBorders>
            <w:shd w:val="clear" w:color="auto" w:fill="000000" w:themeFill="text1"/>
          </w:tcPr>
          <w:p w14:paraId="708152E1" w14:textId="77777777" w:rsidR="00C24B37" w:rsidRPr="000615A5" w:rsidRDefault="00C24B37" w:rsidP="00C24B37">
            <w:pPr>
              <w:pStyle w:val="TABLE-cell"/>
              <w:keepNext/>
            </w:pPr>
          </w:p>
        </w:tc>
        <w:tc>
          <w:tcPr>
            <w:tcW w:w="1567" w:type="dxa"/>
            <w:tcBorders>
              <w:bottom w:val="single" w:sz="4" w:space="0" w:color="auto"/>
            </w:tcBorders>
            <w:shd w:val="clear" w:color="auto" w:fill="000000" w:themeFill="text1"/>
          </w:tcPr>
          <w:p w14:paraId="2C557F2B" w14:textId="77777777" w:rsidR="00C24B37" w:rsidRPr="000615A5" w:rsidRDefault="00C24B37" w:rsidP="00C24B37">
            <w:pPr>
              <w:pStyle w:val="TABLE-cell"/>
              <w:keepNext/>
            </w:pPr>
          </w:p>
        </w:tc>
        <w:tc>
          <w:tcPr>
            <w:tcW w:w="1066" w:type="dxa"/>
            <w:tcBorders>
              <w:bottom w:val="single" w:sz="4" w:space="0" w:color="auto"/>
            </w:tcBorders>
            <w:shd w:val="clear" w:color="auto" w:fill="000000" w:themeFill="text1"/>
          </w:tcPr>
          <w:p w14:paraId="66FC7128" w14:textId="77777777" w:rsidR="00C24B37" w:rsidRPr="000615A5" w:rsidRDefault="00C24B37" w:rsidP="00C24B37">
            <w:pPr>
              <w:pStyle w:val="TABLE-cell"/>
              <w:keepNext/>
            </w:pPr>
          </w:p>
        </w:tc>
        <w:tc>
          <w:tcPr>
            <w:tcW w:w="914" w:type="dxa"/>
            <w:tcBorders>
              <w:bottom w:val="single" w:sz="4" w:space="0" w:color="auto"/>
            </w:tcBorders>
            <w:shd w:val="clear" w:color="auto" w:fill="000000" w:themeFill="text1"/>
          </w:tcPr>
          <w:p w14:paraId="7D8DF1E1" w14:textId="77777777" w:rsidR="00C24B37" w:rsidRPr="000615A5" w:rsidRDefault="00C24B37" w:rsidP="00C24B37">
            <w:pPr>
              <w:pStyle w:val="TABLE-cell"/>
              <w:keepNext/>
            </w:pPr>
          </w:p>
        </w:tc>
        <w:tc>
          <w:tcPr>
            <w:tcW w:w="851" w:type="dxa"/>
            <w:tcBorders>
              <w:bottom w:val="single" w:sz="4" w:space="0" w:color="auto"/>
            </w:tcBorders>
            <w:shd w:val="clear" w:color="auto" w:fill="000000" w:themeFill="text1"/>
          </w:tcPr>
          <w:p w14:paraId="49854996" w14:textId="77777777" w:rsidR="00C24B37" w:rsidRPr="000615A5" w:rsidRDefault="00C24B37" w:rsidP="00C24B37">
            <w:pPr>
              <w:pStyle w:val="TABLE-cell"/>
              <w:keepNext/>
            </w:pPr>
          </w:p>
        </w:tc>
        <w:tc>
          <w:tcPr>
            <w:tcW w:w="718" w:type="dxa"/>
            <w:tcBorders>
              <w:bottom w:val="single" w:sz="4" w:space="0" w:color="auto"/>
            </w:tcBorders>
            <w:shd w:val="clear" w:color="auto" w:fill="000000" w:themeFill="text1"/>
          </w:tcPr>
          <w:p w14:paraId="1964DB48" w14:textId="77777777" w:rsidR="00C24B37" w:rsidRPr="000615A5" w:rsidRDefault="00C24B37" w:rsidP="00C24B37">
            <w:pPr>
              <w:pStyle w:val="TABLE-cell"/>
              <w:keepNext/>
            </w:pPr>
          </w:p>
        </w:tc>
        <w:tc>
          <w:tcPr>
            <w:tcW w:w="986" w:type="dxa"/>
            <w:tcBorders>
              <w:bottom w:val="single" w:sz="4" w:space="0" w:color="auto"/>
            </w:tcBorders>
            <w:shd w:val="clear" w:color="auto" w:fill="000000" w:themeFill="text1"/>
          </w:tcPr>
          <w:p w14:paraId="4D3D2030" w14:textId="77777777" w:rsidR="00C24B37" w:rsidRPr="000615A5" w:rsidRDefault="00C24B37" w:rsidP="00C24B37">
            <w:pPr>
              <w:pStyle w:val="TABLE-cell"/>
              <w:keepNext/>
            </w:pPr>
          </w:p>
        </w:tc>
        <w:tc>
          <w:tcPr>
            <w:tcW w:w="925" w:type="dxa"/>
            <w:tcBorders>
              <w:bottom w:val="single" w:sz="4" w:space="0" w:color="auto"/>
            </w:tcBorders>
            <w:shd w:val="clear" w:color="auto" w:fill="FFFFFF" w:themeFill="background1"/>
          </w:tcPr>
          <w:p w14:paraId="3D08B2C5" w14:textId="77777777" w:rsidR="00C24B37" w:rsidRPr="000615A5" w:rsidRDefault="00C24B37" w:rsidP="00C24B37">
            <w:pPr>
              <w:pStyle w:val="TABLE-cell"/>
              <w:keepNext/>
            </w:pPr>
          </w:p>
        </w:tc>
      </w:tr>
      <w:tr w:rsidR="00C24B37" w:rsidRPr="000615A5" w14:paraId="11ACEFD5"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31548A35" w14:textId="77777777" w:rsidR="00C24B37" w:rsidRPr="000615A5" w:rsidRDefault="00C24B37" w:rsidP="00C24B37">
            <w:pPr>
              <w:pStyle w:val="TABLE-cell"/>
              <w:keepNext/>
              <w:rPr>
                <w:color w:val="FFFFFF"/>
              </w:rPr>
            </w:pPr>
            <w:r w:rsidRPr="000615A5">
              <w:rPr>
                <w:color w:val="FFFFFF"/>
              </w:rPr>
              <w:t>Operations Capability</w:t>
            </w:r>
          </w:p>
        </w:tc>
        <w:tc>
          <w:tcPr>
            <w:tcW w:w="935" w:type="dxa"/>
            <w:tcBorders>
              <w:left w:val="nil"/>
            </w:tcBorders>
            <w:shd w:val="clear" w:color="auto" w:fill="D9D9D9" w:themeFill="background1" w:themeFillShade="D9"/>
          </w:tcPr>
          <w:p w14:paraId="1346DE1C" w14:textId="77777777" w:rsidR="00C24B37" w:rsidRPr="000807FF" w:rsidRDefault="00C24B37" w:rsidP="00C24B37">
            <w:pPr>
              <w:pStyle w:val="TABLE-cell"/>
              <w:keepNext/>
            </w:pPr>
          </w:p>
        </w:tc>
        <w:tc>
          <w:tcPr>
            <w:tcW w:w="1567" w:type="dxa"/>
            <w:shd w:val="clear" w:color="auto" w:fill="D9D9D9" w:themeFill="background1" w:themeFillShade="D9"/>
          </w:tcPr>
          <w:p w14:paraId="20C39D42" w14:textId="77777777" w:rsidR="00C24B37" w:rsidRPr="000807FF" w:rsidRDefault="00C24B37" w:rsidP="00C24B37">
            <w:pPr>
              <w:pStyle w:val="TABLE-cell"/>
              <w:keepNext/>
            </w:pPr>
          </w:p>
        </w:tc>
        <w:tc>
          <w:tcPr>
            <w:tcW w:w="1066" w:type="dxa"/>
            <w:shd w:val="clear" w:color="auto" w:fill="D9D9D9" w:themeFill="background1" w:themeFillShade="D9"/>
          </w:tcPr>
          <w:p w14:paraId="0B74B297" w14:textId="77777777" w:rsidR="00C24B37" w:rsidRPr="000807FF" w:rsidRDefault="00C24B37" w:rsidP="00C24B37">
            <w:pPr>
              <w:pStyle w:val="TABLE-cell"/>
              <w:keepNext/>
            </w:pPr>
          </w:p>
        </w:tc>
        <w:tc>
          <w:tcPr>
            <w:tcW w:w="914" w:type="dxa"/>
            <w:shd w:val="clear" w:color="auto" w:fill="D9D9D9" w:themeFill="background1" w:themeFillShade="D9"/>
          </w:tcPr>
          <w:p w14:paraId="16F3F485" w14:textId="77777777" w:rsidR="00C24B37" w:rsidRPr="000807FF" w:rsidRDefault="00C24B37" w:rsidP="00C24B37">
            <w:pPr>
              <w:pStyle w:val="TABLE-cell"/>
              <w:keepNext/>
            </w:pPr>
          </w:p>
        </w:tc>
        <w:tc>
          <w:tcPr>
            <w:tcW w:w="851" w:type="dxa"/>
            <w:shd w:val="clear" w:color="auto" w:fill="D9D9D9" w:themeFill="background1" w:themeFillShade="D9"/>
          </w:tcPr>
          <w:p w14:paraId="24D2E452" w14:textId="77777777" w:rsidR="00C24B37" w:rsidRPr="000807FF" w:rsidRDefault="00C24B37" w:rsidP="00C24B37">
            <w:pPr>
              <w:pStyle w:val="TABLE-cell"/>
              <w:keepNext/>
            </w:pPr>
          </w:p>
        </w:tc>
        <w:tc>
          <w:tcPr>
            <w:tcW w:w="718" w:type="dxa"/>
            <w:shd w:val="clear" w:color="auto" w:fill="D9D9D9" w:themeFill="background1" w:themeFillShade="D9"/>
          </w:tcPr>
          <w:p w14:paraId="27F8457F" w14:textId="00E9CFBB" w:rsidR="00C24B37" w:rsidRPr="000807FF" w:rsidRDefault="00C24B37" w:rsidP="00C24B37">
            <w:pPr>
              <w:pStyle w:val="TABLE-cell"/>
              <w:keepNext/>
            </w:pPr>
          </w:p>
        </w:tc>
        <w:tc>
          <w:tcPr>
            <w:tcW w:w="986" w:type="dxa"/>
            <w:shd w:val="clear" w:color="auto" w:fill="D9D9D9" w:themeFill="background1" w:themeFillShade="D9"/>
          </w:tcPr>
          <w:p w14:paraId="7A8ECEEF" w14:textId="77777777" w:rsidR="00C24B37" w:rsidRPr="000807FF" w:rsidRDefault="00C24B37" w:rsidP="00C24B37">
            <w:pPr>
              <w:pStyle w:val="TABLE-cell"/>
              <w:keepNext/>
            </w:pPr>
          </w:p>
        </w:tc>
        <w:tc>
          <w:tcPr>
            <w:tcW w:w="925" w:type="dxa"/>
            <w:shd w:val="clear" w:color="auto" w:fill="D9D9D9" w:themeFill="background1" w:themeFillShade="D9"/>
          </w:tcPr>
          <w:p w14:paraId="53A590B2" w14:textId="77777777" w:rsidR="00C24B37" w:rsidRPr="000807FF" w:rsidRDefault="00C24B37" w:rsidP="00C24B37">
            <w:pPr>
              <w:pStyle w:val="TABLE-cell"/>
              <w:keepNext/>
            </w:pPr>
          </w:p>
        </w:tc>
      </w:tr>
      <w:tr w:rsidR="00C24B37" w:rsidRPr="000615A5" w14:paraId="679F0478"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27978D3" w14:textId="77777777" w:rsidR="00C24B37" w:rsidRPr="000615A5" w:rsidRDefault="00C24B37" w:rsidP="00C24B37">
            <w:pPr>
              <w:pStyle w:val="TABLE-cell"/>
              <w:keepNext/>
              <w:rPr>
                <w:color w:val="FFFFFF"/>
              </w:rPr>
            </w:pPr>
            <w:r w:rsidRPr="000615A5">
              <w:rPr>
                <w:color w:val="FFFFFF"/>
              </w:rPr>
              <w:t>Operations Definition</w:t>
            </w:r>
          </w:p>
        </w:tc>
        <w:tc>
          <w:tcPr>
            <w:tcW w:w="935" w:type="dxa"/>
            <w:tcBorders>
              <w:left w:val="nil"/>
            </w:tcBorders>
            <w:shd w:val="clear" w:color="auto" w:fill="FFFFFF" w:themeFill="background1"/>
          </w:tcPr>
          <w:p w14:paraId="791D0433" w14:textId="77777777" w:rsidR="00C24B37" w:rsidRPr="000807FF" w:rsidRDefault="00C24B37" w:rsidP="00C24B37">
            <w:pPr>
              <w:pStyle w:val="TABLE-cell"/>
              <w:keepNext/>
            </w:pPr>
          </w:p>
        </w:tc>
        <w:tc>
          <w:tcPr>
            <w:tcW w:w="1567" w:type="dxa"/>
            <w:tcBorders>
              <w:bottom w:val="single" w:sz="4" w:space="0" w:color="auto"/>
            </w:tcBorders>
            <w:shd w:val="clear" w:color="auto" w:fill="FFFFFF" w:themeFill="background1"/>
          </w:tcPr>
          <w:p w14:paraId="693718A7" w14:textId="77777777" w:rsidR="00C24B37" w:rsidRPr="000807FF" w:rsidRDefault="00C24B37" w:rsidP="00C24B37">
            <w:pPr>
              <w:pStyle w:val="TABLE-cell"/>
              <w:keepNext/>
            </w:pPr>
          </w:p>
        </w:tc>
        <w:tc>
          <w:tcPr>
            <w:tcW w:w="1066" w:type="dxa"/>
            <w:tcBorders>
              <w:bottom w:val="single" w:sz="4" w:space="0" w:color="auto"/>
            </w:tcBorders>
            <w:shd w:val="clear" w:color="auto" w:fill="FFFFFF" w:themeFill="background1"/>
          </w:tcPr>
          <w:p w14:paraId="01B9AFE4" w14:textId="77777777" w:rsidR="00C24B37" w:rsidRPr="000807FF" w:rsidRDefault="00C24B37" w:rsidP="00C24B37">
            <w:pPr>
              <w:pStyle w:val="TABLE-cell"/>
              <w:keepNext/>
            </w:pPr>
          </w:p>
        </w:tc>
        <w:tc>
          <w:tcPr>
            <w:tcW w:w="914" w:type="dxa"/>
            <w:shd w:val="clear" w:color="auto" w:fill="FFFFFF" w:themeFill="background1"/>
          </w:tcPr>
          <w:p w14:paraId="4B9D5C8C" w14:textId="77777777" w:rsidR="00C24B37" w:rsidRPr="000807FF" w:rsidRDefault="00C24B37" w:rsidP="00C24B37">
            <w:pPr>
              <w:pStyle w:val="TABLE-cell"/>
              <w:keepNext/>
            </w:pPr>
          </w:p>
        </w:tc>
        <w:tc>
          <w:tcPr>
            <w:tcW w:w="851" w:type="dxa"/>
            <w:shd w:val="clear" w:color="auto" w:fill="FFFFFF" w:themeFill="background1"/>
          </w:tcPr>
          <w:p w14:paraId="619C0FA0" w14:textId="77777777" w:rsidR="00C24B37" w:rsidRPr="000807FF" w:rsidRDefault="00C24B37" w:rsidP="00C24B37">
            <w:pPr>
              <w:pStyle w:val="TABLE-cell"/>
              <w:keepNext/>
            </w:pPr>
          </w:p>
        </w:tc>
        <w:tc>
          <w:tcPr>
            <w:tcW w:w="718" w:type="dxa"/>
            <w:shd w:val="clear" w:color="auto" w:fill="FFFFFF" w:themeFill="background1"/>
          </w:tcPr>
          <w:p w14:paraId="6EF452D5" w14:textId="498DD7C9" w:rsidR="00C24B37" w:rsidRPr="000807FF" w:rsidRDefault="00C24B37" w:rsidP="00C24B37">
            <w:pPr>
              <w:pStyle w:val="TABLE-cell"/>
              <w:keepNext/>
            </w:pPr>
          </w:p>
        </w:tc>
        <w:tc>
          <w:tcPr>
            <w:tcW w:w="986" w:type="dxa"/>
            <w:shd w:val="clear" w:color="auto" w:fill="FFFFFF" w:themeFill="background1"/>
          </w:tcPr>
          <w:p w14:paraId="2E1A9C68" w14:textId="77777777" w:rsidR="00C24B37" w:rsidRPr="000807FF" w:rsidRDefault="00C24B37" w:rsidP="00C24B37">
            <w:pPr>
              <w:pStyle w:val="TABLE-cell"/>
              <w:keepNext/>
            </w:pPr>
          </w:p>
        </w:tc>
        <w:tc>
          <w:tcPr>
            <w:tcW w:w="925" w:type="dxa"/>
            <w:shd w:val="clear" w:color="auto" w:fill="FFFFFF" w:themeFill="background1"/>
          </w:tcPr>
          <w:p w14:paraId="4DEF1254" w14:textId="77777777" w:rsidR="00C24B37" w:rsidRPr="000807FF" w:rsidRDefault="00C24B37" w:rsidP="00C24B37">
            <w:pPr>
              <w:pStyle w:val="TABLE-cell"/>
              <w:keepNext/>
            </w:pPr>
          </w:p>
        </w:tc>
      </w:tr>
      <w:tr w:rsidR="00C24B37" w:rsidRPr="000615A5" w14:paraId="5D794F29"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5A7B5545" w14:textId="77777777" w:rsidR="00C24B37" w:rsidRPr="000615A5" w:rsidRDefault="00C24B37" w:rsidP="00C24B37">
            <w:pPr>
              <w:pStyle w:val="TABLE-cell"/>
              <w:keepNext/>
              <w:rPr>
                <w:color w:val="FFFFFF"/>
              </w:rPr>
            </w:pPr>
            <w:r w:rsidRPr="000615A5">
              <w:rPr>
                <w:color w:val="FFFFFF"/>
              </w:rPr>
              <w:t>Operations Schedule</w:t>
            </w:r>
          </w:p>
        </w:tc>
        <w:tc>
          <w:tcPr>
            <w:tcW w:w="935" w:type="dxa"/>
            <w:tcBorders>
              <w:left w:val="nil"/>
            </w:tcBorders>
            <w:shd w:val="clear" w:color="auto" w:fill="D9D9D9" w:themeFill="background1" w:themeFillShade="D9"/>
          </w:tcPr>
          <w:p w14:paraId="48832490" w14:textId="77777777" w:rsidR="00C24B37" w:rsidRPr="000807FF" w:rsidRDefault="00C24B37" w:rsidP="00C24B37">
            <w:pPr>
              <w:pStyle w:val="TABLE-cell"/>
              <w:keepNext/>
            </w:pPr>
          </w:p>
        </w:tc>
        <w:tc>
          <w:tcPr>
            <w:tcW w:w="1567" w:type="dxa"/>
            <w:shd w:val="clear" w:color="auto" w:fill="D9D9D9" w:themeFill="background1" w:themeFillShade="D9"/>
          </w:tcPr>
          <w:p w14:paraId="6A1E82C0" w14:textId="77777777" w:rsidR="00C24B37" w:rsidRPr="000807FF" w:rsidRDefault="00C24B37" w:rsidP="00C24B37">
            <w:pPr>
              <w:pStyle w:val="TABLE-cell"/>
              <w:keepNext/>
            </w:pPr>
          </w:p>
        </w:tc>
        <w:tc>
          <w:tcPr>
            <w:tcW w:w="1066" w:type="dxa"/>
            <w:shd w:val="clear" w:color="auto" w:fill="D9D9D9" w:themeFill="background1" w:themeFillShade="D9"/>
          </w:tcPr>
          <w:p w14:paraId="2F8AE2CE" w14:textId="77777777" w:rsidR="00C24B37" w:rsidRPr="000807FF" w:rsidRDefault="00C24B37" w:rsidP="00C24B37">
            <w:pPr>
              <w:pStyle w:val="TABLE-cell"/>
              <w:keepNext/>
            </w:pPr>
          </w:p>
        </w:tc>
        <w:tc>
          <w:tcPr>
            <w:tcW w:w="914" w:type="dxa"/>
            <w:shd w:val="clear" w:color="auto" w:fill="D9D9D9" w:themeFill="background1" w:themeFillShade="D9"/>
          </w:tcPr>
          <w:p w14:paraId="7E2BD79E" w14:textId="77777777" w:rsidR="00C24B37" w:rsidRPr="000807FF" w:rsidRDefault="00C24B37" w:rsidP="00C24B37">
            <w:pPr>
              <w:pStyle w:val="TABLE-cell"/>
              <w:keepNext/>
            </w:pPr>
          </w:p>
        </w:tc>
        <w:tc>
          <w:tcPr>
            <w:tcW w:w="851" w:type="dxa"/>
            <w:shd w:val="clear" w:color="auto" w:fill="D9D9D9" w:themeFill="background1" w:themeFillShade="D9"/>
          </w:tcPr>
          <w:p w14:paraId="7AA4A1B8" w14:textId="77777777" w:rsidR="00C24B37" w:rsidRPr="000807FF" w:rsidRDefault="00C24B37" w:rsidP="00C24B37">
            <w:pPr>
              <w:pStyle w:val="TABLE-cell"/>
              <w:keepNext/>
            </w:pPr>
          </w:p>
        </w:tc>
        <w:tc>
          <w:tcPr>
            <w:tcW w:w="718" w:type="dxa"/>
            <w:shd w:val="clear" w:color="auto" w:fill="D9D9D9" w:themeFill="background1" w:themeFillShade="D9"/>
          </w:tcPr>
          <w:p w14:paraId="72FBBFFB" w14:textId="3B1047F0" w:rsidR="00C24B37" w:rsidRPr="000807FF" w:rsidRDefault="00C24B37" w:rsidP="00C24B37">
            <w:pPr>
              <w:pStyle w:val="TABLE-cell"/>
              <w:keepNext/>
            </w:pPr>
          </w:p>
        </w:tc>
        <w:tc>
          <w:tcPr>
            <w:tcW w:w="986" w:type="dxa"/>
            <w:shd w:val="clear" w:color="auto" w:fill="D9D9D9" w:themeFill="background1" w:themeFillShade="D9"/>
          </w:tcPr>
          <w:p w14:paraId="3F00FC7D" w14:textId="77777777" w:rsidR="00C24B37" w:rsidRPr="000807FF" w:rsidRDefault="00C24B37" w:rsidP="00C24B37">
            <w:pPr>
              <w:pStyle w:val="TABLE-cell"/>
              <w:keepNext/>
            </w:pPr>
          </w:p>
        </w:tc>
        <w:tc>
          <w:tcPr>
            <w:tcW w:w="925" w:type="dxa"/>
            <w:shd w:val="clear" w:color="auto" w:fill="D9D9D9" w:themeFill="background1" w:themeFillShade="D9"/>
          </w:tcPr>
          <w:p w14:paraId="23E32E70" w14:textId="77777777" w:rsidR="00C24B37" w:rsidRPr="000807FF" w:rsidRDefault="00C24B37" w:rsidP="00C24B37">
            <w:pPr>
              <w:pStyle w:val="TABLE-cell"/>
              <w:keepNext/>
            </w:pPr>
          </w:p>
        </w:tc>
      </w:tr>
      <w:tr w:rsidR="00C24B37" w:rsidRPr="000615A5" w14:paraId="5D19DB99"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11DEB4E2" w14:textId="77777777" w:rsidR="00C24B37" w:rsidRPr="000615A5" w:rsidRDefault="00C24B37" w:rsidP="00C24B37">
            <w:pPr>
              <w:pStyle w:val="TABLE-cell"/>
              <w:keepNext/>
              <w:rPr>
                <w:color w:val="FFFFFF"/>
              </w:rPr>
            </w:pPr>
            <w:r w:rsidRPr="000615A5">
              <w:rPr>
                <w:color w:val="FFFFFF"/>
              </w:rPr>
              <w:t>Operations Performance</w:t>
            </w:r>
          </w:p>
        </w:tc>
        <w:tc>
          <w:tcPr>
            <w:tcW w:w="935" w:type="dxa"/>
            <w:tcBorders>
              <w:left w:val="nil"/>
            </w:tcBorders>
            <w:shd w:val="clear" w:color="auto" w:fill="FFFFFF" w:themeFill="background1"/>
          </w:tcPr>
          <w:p w14:paraId="27CE058A" w14:textId="77777777" w:rsidR="00C24B37" w:rsidRPr="000807FF" w:rsidRDefault="00C24B37" w:rsidP="00C24B37">
            <w:pPr>
              <w:pStyle w:val="TABLE-cell"/>
              <w:keepNext/>
            </w:pPr>
          </w:p>
        </w:tc>
        <w:tc>
          <w:tcPr>
            <w:tcW w:w="1567" w:type="dxa"/>
            <w:shd w:val="clear" w:color="auto" w:fill="FFFFFF" w:themeFill="background1"/>
          </w:tcPr>
          <w:p w14:paraId="25B744E5" w14:textId="77777777" w:rsidR="00C24B37" w:rsidRPr="000807FF" w:rsidRDefault="00C24B37" w:rsidP="00C24B37">
            <w:pPr>
              <w:pStyle w:val="TABLE-cell"/>
              <w:keepNext/>
            </w:pPr>
          </w:p>
        </w:tc>
        <w:tc>
          <w:tcPr>
            <w:tcW w:w="1066" w:type="dxa"/>
            <w:shd w:val="clear" w:color="auto" w:fill="FFFFFF" w:themeFill="background1"/>
          </w:tcPr>
          <w:p w14:paraId="02DABCCB" w14:textId="77777777" w:rsidR="00C24B37" w:rsidRPr="000807FF" w:rsidRDefault="00C24B37" w:rsidP="00C24B37">
            <w:pPr>
              <w:pStyle w:val="TABLE-cell"/>
              <w:keepNext/>
            </w:pPr>
          </w:p>
        </w:tc>
        <w:tc>
          <w:tcPr>
            <w:tcW w:w="914" w:type="dxa"/>
            <w:shd w:val="clear" w:color="auto" w:fill="FFFFFF" w:themeFill="background1"/>
          </w:tcPr>
          <w:p w14:paraId="1C8962AF" w14:textId="77777777" w:rsidR="00C24B37" w:rsidRPr="000807FF" w:rsidRDefault="00C24B37" w:rsidP="00C24B37">
            <w:pPr>
              <w:pStyle w:val="TABLE-cell"/>
              <w:keepNext/>
            </w:pPr>
          </w:p>
        </w:tc>
        <w:tc>
          <w:tcPr>
            <w:tcW w:w="851" w:type="dxa"/>
            <w:shd w:val="clear" w:color="auto" w:fill="FFFFFF" w:themeFill="background1"/>
          </w:tcPr>
          <w:p w14:paraId="7164A935" w14:textId="77777777" w:rsidR="00C24B37" w:rsidRPr="000807FF" w:rsidRDefault="00C24B37" w:rsidP="00C24B37">
            <w:pPr>
              <w:pStyle w:val="TABLE-cell"/>
              <w:keepNext/>
            </w:pPr>
          </w:p>
        </w:tc>
        <w:tc>
          <w:tcPr>
            <w:tcW w:w="718" w:type="dxa"/>
            <w:shd w:val="clear" w:color="auto" w:fill="FFFFFF" w:themeFill="background1"/>
          </w:tcPr>
          <w:p w14:paraId="5D9B8A1F" w14:textId="18DD0064" w:rsidR="00C24B37" w:rsidRPr="000807FF" w:rsidRDefault="00C24B37" w:rsidP="00C24B37">
            <w:pPr>
              <w:pStyle w:val="TABLE-cell"/>
              <w:keepNext/>
            </w:pPr>
          </w:p>
        </w:tc>
        <w:tc>
          <w:tcPr>
            <w:tcW w:w="986" w:type="dxa"/>
            <w:shd w:val="clear" w:color="auto" w:fill="FFFFFF" w:themeFill="background1"/>
          </w:tcPr>
          <w:p w14:paraId="330EC119" w14:textId="77777777" w:rsidR="00C24B37" w:rsidRPr="000807FF" w:rsidRDefault="00C24B37" w:rsidP="00C24B37">
            <w:pPr>
              <w:pStyle w:val="TABLE-cell"/>
              <w:keepNext/>
            </w:pPr>
          </w:p>
        </w:tc>
        <w:tc>
          <w:tcPr>
            <w:tcW w:w="925" w:type="dxa"/>
            <w:shd w:val="clear" w:color="auto" w:fill="FFFFFF" w:themeFill="background1"/>
          </w:tcPr>
          <w:p w14:paraId="58129CE5" w14:textId="77777777" w:rsidR="00C24B37" w:rsidRPr="000807FF" w:rsidRDefault="00C24B37" w:rsidP="00C24B37">
            <w:pPr>
              <w:pStyle w:val="TABLE-cell"/>
              <w:keepNext/>
            </w:pPr>
          </w:p>
        </w:tc>
      </w:tr>
      <w:tr w:rsidR="00C24B37" w:rsidRPr="000615A5" w14:paraId="2EADA05D"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440A77B0" w14:textId="77777777" w:rsidR="00C24B37" w:rsidRPr="000615A5" w:rsidRDefault="00C24B37" w:rsidP="00C24B37">
            <w:pPr>
              <w:pStyle w:val="TABLE-cell"/>
              <w:keepNext/>
              <w:rPr>
                <w:color w:val="FFFFFF"/>
              </w:rPr>
            </w:pPr>
            <w:r w:rsidRPr="000615A5">
              <w:rPr>
                <w:color w:val="FFFFFF"/>
              </w:rPr>
              <w:t>Resource Relationship Network</w:t>
            </w:r>
          </w:p>
        </w:tc>
        <w:tc>
          <w:tcPr>
            <w:tcW w:w="935" w:type="dxa"/>
            <w:tcBorders>
              <w:left w:val="nil"/>
            </w:tcBorders>
            <w:shd w:val="clear" w:color="auto" w:fill="D9D9D9" w:themeFill="background1" w:themeFillShade="D9"/>
          </w:tcPr>
          <w:p w14:paraId="609E857C" w14:textId="77777777" w:rsidR="00C24B37" w:rsidRPr="000807FF" w:rsidRDefault="00C24B37" w:rsidP="00C24B37">
            <w:pPr>
              <w:pStyle w:val="TABLE-cell"/>
              <w:keepNext/>
            </w:pPr>
          </w:p>
        </w:tc>
        <w:tc>
          <w:tcPr>
            <w:tcW w:w="1567" w:type="dxa"/>
            <w:shd w:val="clear" w:color="auto" w:fill="D9D9D9" w:themeFill="background1" w:themeFillShade="D9"/>
          </w:tcPr>
          <w:p w14:paraId="3C73CB20" w14:textId="77777777" w:rsidR="00C24B37" w:rsidRPr="000807FF" w:rsidRDefault="00C24B37" w:rsidP="00C24B37">
            <w:pPr>
              <w:pStyle w:val="TABLE-cell"/>
              <w:keepNext/>
            </w:pPr>
          </w:p>
        </w:tc>
        <w:tc>
          <w:tcPr>
            <w:tcW w:w="1066" w:type="dxa"/>
            <w:shd w:val="clear" w:color="auto" w:fill="D9D9D9" w:themeFill="background1" w:themeFillShade="D9"/>
          </w:tcPr>
          <w:p w14:paraId="414465BD" w14:textId="77777777" w:rsidR="00C24B37" w:rsidRPr="000807FF" w:rsidRDefault="00C24B37" w:rsidP="00C24B37">
            <w:pPr>
              <w:pStyle w:val="TABLE-cell"/>
              <w:keepNext/>
            </w:pPr>
          </w:p>
        </w:tc>
        <w:tc>
          <w:tcPr>
            <w:tcW w:w="914" w:type="dxa"/>
            <w:shd w:val="clear" w:color="auto" w:fill="D9D9D9" w:themeFill="background1" w:themeFillShade="D9"/>
          </w:tcPr>
          <w:p w14:paraId="77FFD8B3" w14:textId="77777777" w:rsidR="00C24B37" w:rsidRPr="000807FF" w:rsidRDefault="00C24B37" w:rsidP="00C24B37">
            <w:pPr>
              <w:pStyle w:val="TABLE-cell"/>
              <w:keepNext/>
            </w:pPr>
          </w:p>
        </w:tc>
        <w:tc>
          <w:tcPr>
            <w:tcW w:w="851" w:type="dxa"/>
            <w:shd w:val="clear" w:color="auto" w:fill="D9D9D9" w:themeFill="background1" w:themeFillShade="D9"/>
          </w:tcPr>
          <w:p w14:paraId="7C2B4562" w14:textId="77777777" w:rsidR="00C24B37" w:rsidRPr="000807FF" w:rsidRDefault="00C24B37" w:rsidP="00C24B37">
            <w:pPr>
              <w:pStyle w:val="TABLE-cell"/>
              <w:keepNext/>
            </w:pPr>
          </w:p>
        </w:tc>
        <w:tc>
          <w:tcPr>
            <w:tcW w:w="718" w:type="dxa"/>
            <w:shd w:val="clear" w:color="auto" w:fill="D9D9D9" w:themeFill="background1" w:themeFillShade="D9"/>
          </w:tcPr>
          <w:p w14:paraId="2D295173" w14:textId="3DBC4EE4" w:rsidR="00C24B37" w:rsidRPr="000807FF" w:rsidRDefault="00C24B37" w:rsidP="00C24B37">
            <w:pPr>
              <w:pStyle w:val="TABLE-cell"/>
              <w:keepNext/>
            </w:pPr>
          </w:p>
        </w:tc>
        <w:tc>
          <w:tcPr>
            <w:tcW w:w="986" w:type="dxa"/>
            <w:shd w:val="clear" w:color="auto" w:fill="D9D9D9" w:themeFill="background1" w:themeFillShade="D9"/>
          </w:tcPr>
          <w:p w14:paraId="25267D86" w14:textId="77777777" w:rsidR="00C24B37" w:rsidRPr="000807FF" w:rsidRDefault="00C24B37" w:rsidP="00C24B37">
            <w:pPr>
              <w:pStyle w:val="TABLE-cell"/>
              <w:keepNext/>
            </w:pPr>
          </w:p>
        </w:tc>
        <w:tc>
          <w:tcPr>
            <w:tcW w:w="925" w:type="dxa"/>
            <w:shd w:val="clear" w:color="auto" w:fill="D9D9D9" w:themeFill="background1" w:themeFillShade="D9"/>
          </w:tcPr>
          <w:p w14:paraId="50AA41DD" w14:textId="77777777" w:rsidR="00C24B37" w:rsidRPr="000807FF" w:rsidRDefault="00C24B37" w:rsidP="00C24B37">
            <w:pPr>
              <w:pStyle w:val="TABLE-cell"/>
              <w:keepNext/>
            </w:pPr>
          </w:p>
        </w:tc>
      </w:tr>
      <w:tr w:rsidR="00C24B37" w:rsidRPr="000615A5" w14:paraId="5ADB5E8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55EDEAE6" w14:textId="77777777" w:rsidR="00C24B37" w:rsidRPr="000615A5" w:rsidRDefault="00C24B37" w:rsidP="00C24B37">
            <w:pPr>
              <w:pStyle w:val="TABLE-cell"/>
              <w:keepNext/>
              <w:rPr>
                <w:color w:val="FFFFFF"/>
              </w:rPr>
            </w:pPr>
            <w:r w:rsidRPr="000615A5">
              <w:rPr>
                <w:color w:val="FFFFFF"/>
              </w:rPr>
              <w:t>Work Definition</w:t>
            </w:r>
          </w:p>
        </w:tc>
        <w:tc>
          <w:tcPr>
            <w:tcW w:w="935" w:type="dxa"/>
            <w:tcBorders>
              <w:left w:val="nil"/>
            </w:tcBorders>
            <w:shd w:val="clear" w:color="auto" w:fill="FFFFFF" w:themeFill="background1"/>
          </w:tcPr>
          <w:p w14:paraId="23594E9A" w14:textId="77777777" w:rsidR="00C24B37" w:rsidRPr="000807FF" w:rsidRDefault="00C24B37" w:rsidP="00C24B37">
            <w:pPr>
              <w:pStyle w:val="TABLE-cell"/>
              <w:keepNext/>
            </w:pPr>
          </w:p>
        </w:tc>
        <w:tc>
          <w:tcPr>
            <w:tcW w:w="1567" w:type="dxa"/>
            <w:shd w:val="clear" w:color="auto" w:fill="FFFFFF" w:themeFill="background1"/>
          </w:tcPr>
          <w:p w14:paraId="342923A4" w14:textId="77777777" w:rsidR="00C24B37" w:rsidRPr="000807FF" w:rsidRDefault="00C24B37" w:rsidP="00C24B37">
            <w:pPr>
              <w:pStyle w:val="TABLE-cell"/>
              <w:keepNext/>
            </w:pPr>
          </w:p>
        </w:tc>
        <w:tc>
          <w:tcPr>
            <w:tcW w:w="1066" w:type="dxa"/>
            <w:shd w:val="clear" w:color="auto" w:fill="FFFFFF" w:themeFill="background1"/>
          </w:tcPr>
          <w:p w14:paraId="29491F2D" w14:textId="77777777" w:rsidR="00C24B37" w:rsidRPr="000807FF" w:rsidRDefault="00C24B37" w:rsidP="00C24B37">
            <w:pPr>
              <w:pStyle w:val="TABLE-cell"/>
              <w:keepNext/>
            </w:pPr>
          </w:p>
        </w:tc>
        <w:tc>
          <w:tcPr>
            <w:tcW w:w="914" w:type="dxa"/>
            <w:shd w:val="clear" w:color="auto" w:fill="FFFFFF" w:themeFill="background1"/>
          </w:tcPr>
          <w:p w14:paraId="753DB798" w14:textId="77777777" w:rsidR="00C24B37" w:rsidRPr="000807FF" w:rsidRDefault="00C24B37" w:rsidP="00C24B37">
            <w:pPr>
              <w:pStyle w:val="TABLE-cell"/>
              <w:keepNext/>
            </w:pPr>
          </w:p>
        </w:tc>
        <w:tc>
          <w:tcPr>
            <w:tcW w:w="851" w:type="dxa"/>
            <w:shd w:val="clear" w:color="auto" w:fill="FFFFFF" w:themeFill="background1"/>
          </w:tcPr>
          <w:p w14:paraId="7C468355" w14:textId="77777777" w:rsidR="00C24B37" w:rsidRPr="000807FF" w:rsidRDefault="00C24B37" w:rsidP="00C24B37">
            <w:pPr>
              <w:pStyle w:val="TABLE-cell"/>
              <w:keepNext/>
            </w:pPr>
          </w:p>
        </w:tc>
        <w:tc>
          <w:tcPr>
            <w:tcW w:w="718" w:type="dxa"/>
            <w:shd w:val="clear" w:color="auto" w:fill="FFFFFF" w:themeFill="background1"/>
          </w:tcPr>
          <w:p w14:paraId="5BB92F8A" w14:textId="2311C886" w:rsidR="00C24B37" w:rsidRPr="000807FF" w:rsidRDefault="00C24B37" w:rsidP="00C24B37">
            <w:pPr>
              <w:pStyle w:val="TABLE-cell"/>
              <w:keepNext/>
            </w:pPr>
          </w:p>
        </w:tc>
        <w:tc>
          <w:tcPr>
            <w:tcW w:w="986" w:type="dxa"/>
            <w:shd w:val="clear" w:color="auto" w:fill="FFFFFF" w:themeFill="background1"/>
          </w:tcPr>
          <w:p w14:paraId="6A619B92" w14:textId="77777777" w:rsidR="00C24B37" w:rsidRPr="000807FF" w:rsidRDefault="00C24B37" w:rsidP="00C24B37">
            <w:pPr>
              <w:pStyle w:val="TABLE-cell"/>
              <w:keepNext/>
            </w:pPr>
          </w:p>
        </w:tc>
        <w:tc>
          <w:tcPr>
            <w:tcW w:w="925" w:type="dxa"/>
            <w:shd w:val="clear" w:color="auto" w:fill="FFFFFF" w:themeFill="background1"/>
          </w:tcPr>
          <w:p w14:paraId="3D9A1318" w14:textId="77777777" w:rsidR="00C24B37" w:rsidRPr="000807FF" w:rsidRDefault="00C24B37" w:rsidP="00C24B37">
            <w:pPr>
              <w:pStyle w:val="TABLE-cell"/>
              <w:keepNext/>
            </w:pPr>
          </w:p>
        </w:tc>
      </w:tr>
      <w:tr w:rsidR="00C24B37" w:rsidRPr="000615A5" w14:paraId="627B6E9E"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2CC54C16" w14:textId="77777777" w:rsidR="00C24B37" w:rsidRPr="000615A5" w:rsidRDefault="00C24B37" w:rsidP="00C24B37">
            <w:pPr>
              <w:pStyle w:val="TABLE-cell"/>
              <w:keepNext/>
              <w:rPr>
                <w:color w:val="FFFFFF"/>
              </w:rPr>
            </w:pPr>
            <w:r w:rsidRPr="000615A5">
              <w:rPr>
                <w:color w:val="FFFFFF"/>
              </w:rPr>
              <w:t>Work Specification</w:t>
            </w:r>
          </w:p>
        </w:tc>
        <w:tc>
          <w:tcPr>
            <w:tcW w:w="935" w:type="dxa"/>
            <w:tcBorders>
              <w:left w:val="nil"/>
            </w:tcBorders>
            <w:shd w:val="clear" w:color="auto" w:fill="D9D9D9" w:themeFill="background1" w:themeFillShade="D9"/>
          </w:tcPr>
          <w:p w14:paraId="2804BDF0" w14:textId="77777777" w:rsidR="00C24B37" w:rsidRPr="000807FF" w:rsidRDefault="00C24B37" w:rsidP="00C24B37">
            <w:pPr>
              <w:pStyle w:val="TABLE-cell"/>
              <w:keepNext/>
            </w:pPr>
          </w:p>
        </w:tc>
        <w:tc>
          <w:tcPr>
            <w:tcW w:w="1567" w:type="dxa"/>
            <w:shd w:val="clear" w:color="auto" w:fill="D9D9D9" w:themeFill="background1" w:themeFillShade="D9"/>
          </w:tcPr>
          <w:p w14:paraId="58F760C6" w14:textId="77777777" w:rsidR="00C24B37" w:rsidRPr="000807FF" w:rsidRDefault="00C24B37" w:rsidP="00C24B37">
            <w:pPr>
              <w:pStyle w:val="TABLE-cell"/>
              <w:keepNext/>
            </w:pPr>
          </w:p>
        </w:tc>
        <w:tc>
          <w:tcPr>
            <w:tcW w:w="1066" w:type="dxa"/>
            <w:shd w:val="clear" w:color="auto" w:fill="D9D9D9" w:themeFill="background1" w:themeFillShade="D9"/>
          </w:tcPr>
          <w:p w14:paraId="25487BCD" w14:textId="77777777" w:rsidR="00C24B37" w:rsidRPr="000807FF" w:rsidRDefault="00C24B37" w:rsidP="00C24B37">
            <w:pPr>
              <w:pStyle w:val="TABLE-cell"/>
              <w:keepNext/>
            </w:pPr>
          </w:p>
        </w:tc>
        <w:tc>
          <w:tcPr>
            <w:tcW w:w="914" w:type="dxa"/>
            <w:shd w:val="clear" w:color="auto" w:fill="D9D9D9" w:themeFill="background1" w:themeFillShade="D9"/>
          </w:tcPr>
          <w:p w14:paraId="68C22237" w14:textId="77777777" w:rsidR="00C24B37" w:rsidRPr="000807FF" w:rsidRDefault="00C24B37" w:rsidP="00C24B37">
            <w:pPr>
              <w:pStyle w:val="TABLE-cell"/>
              <w:keepNext/>
            </w:pPr>
          </w:p>
        </w:tc>
        <w:tc>
          <w:tcPr>
            <w:tcW w:w="851" w:type="dxa"/>
            <w:shd w:val="clear" w:color="auto" w:fill="D9D9D9" w:themeFill="background1" w:themeFillShade="D9"/>
          </w:tcPr>
          <w:p w14:paraId="26320871" w14:textId="77777777" w:rsidR="00C24B37" w:rsidRPr="000807FF" w:rsidRDefault="00C24B37" w:rsidP="00C24B37">
            <w:pPr>
              <w:pStyle w:val="TABLE-cell"/>
              <w:keepNext/>
            </w:pPr>
          </w:p>
        </w:tc>
        <w:tc>
          <w:tcPr>
            <w:tcW w:w="718" w:type="dxa"/>
            <w:shd w:val="clear" w:color="auto" w:fill="D9D9D9" w:themeFill="background1" w:themeFillShade="D9"/>
          </w:tcPr>
          <w:p w14:paraId="7AA78167" w14:textId="38295F19" w:rsidR="00C24B37" w:rsidRPr="000807FF" w:rsidRDefault="00C24B37" w:rsidP="00C24B37">
            <w:pPr>
              <w:pStyle w:val="TABLE-cell"/>
              <w:keepNext/>
            </w:pPr>
          </w:p>
        </w:tc>
        <w:tc>
          <w:tcPr>
            <w:tcW w:w="986" w:type="dxa"/>
            <w:shd w:val="clear" w:color="auto" w:fill="D9D9D9" w:themeFill="background1" w:themeFillShade="D9"/>
          </w:tcPr>
          <w:p w14:paraId="071C3C11" w14:textId="77777777" w:rsidR="00C24B37" w:rsidRPr="000807FF" w:rsidRDefault="00C24B37" w:rsidP="00C24B37">
            <w:pPr>
              <w:pStyle w:val="TABLE-cell"/>
              <w:keepNext/>
            </w:pPr>
          </w:p>
        </w:tc>
        <w:tc>
          <w:tcPr>
            <w:tcW w:w="925" w:type="dxa"/>
            <w:shd w:val="clear" w:color="auto" w:fill="D9D9D9" w:themeFill="background1" w:themeFillShade="D9"/>
          </w:tcPr>
          <w:p w14:paraId="6138FE2A" w14:textId="77777777" w:rsidR="00C24B37" w:rsidRPr="000807FF" w:rsidRDefault="00C24B37" w:rsidP="00C24B37">
            <w:pPr>
              <w:pStyle w:val="TABLE-cell"/>
              <w:keepNext/>
            </w:pPr>
          </w:p>
        </w:tc>
      </w:tr>
      <w:tr w:rsidR="00C24B37" w:rsidRPr="000615A5" w14:paraId="1F26023B"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44F89AD" w14:textId="77777777" w:rsidR="00C24B37" w:rsidRPr="000615A5" w:rsidRDefault="00C24B37" w:rsidP="00C24B37">
            <w:pPr>
              <w:pStyle w:val="TABLE-cell"/>
              <w:keepNext/>
              <w:rPr>
                <w:color w:val="FFFFFF"/>
              </w:rPr>
            </w:pPr>
            <w:r w:rsidRPr="000615A5">
              <w:rPr>
                <w:color w:val="FFFFFF"/>
              </w:rPr>
              <w:t>Work Schedule</w:t>
            </w:r>
          </w:p>
        </w:tc>
        <w:tc>
          <w:tcPr>
            <w:tcW w:w="935" w:type="dxa"/>
            <w:tcBorders>
              <w:left w:val="nil"/>
            </w:tcBorders>
            <w:shd w:val="clear" w:color="auto" w:fill="FFFFFF" w:themeFill="background1"/>
          </w:tcPr>
          <w:p w14:paraId="6A61895D" w14:textId="77777777" w:rsidR="00C24B37" w:rsidRPr="000807FF" w:rsidRDefault="00C24B37" w:rsidP="00C24B37">
            <w:pPr>
              <w:pStyle w:val="TABLE-cell"/>
              <w:keepNext/>
            </w:pPr>
          </w:p>
        </w:tc>
        <w:tc>
          <w:tcPr>
            <w:tcW w:w="1567" w:type="dxa"/>
            <w:shd w:val="clear" w:color="auto" w:fill="FFFFFF" w:themeFill="background1"/>
          </w:tcPr>
          <w:p w14:paraId="3ADF949E" w14:textId="77777777" w:rsidR="00C24B37" w:rsidRPr="000807FF" w:rsidRDefault="00C24B37" w:rsidP="00C24B37">
            <w:pPr>
              <w:pStyle w:val="TABLE-cell"/>
              <w:keepNext/>
            </w:pPr>
          </w:p>
        </w:tc>
        <w:tc>
          <w:tcPr>
            <w:tcW w:w="1066" w:type="dxa"/>
            <w:shd w:val="clear" w:color="auto" w:fill="FFFFFF" w:themeFill="background1"/>
          </w:tcPr>
          <w:p w14:paraId="2E555774" w14:textId="77777777" w:rsidR="00C24B37" w:rsidRPr="000807FF" w:rsidRDefault="00C24B37" w:rsidP="00C24B37">
            <w:pPr>
              <w:pStyle w:val="TABLE-cell"/>
              <w:keepNext/>
            </w:pPr>
          </w:p>
        </w:tc>
        <w:tc>
          <w:tcPr>
            <w:tcW w:w="914" w:type="dxa"/>
            <w:shd w:val="clear" w:color="auto" w:fill="FFFFFF" w:themeFill="background1"/>
          </w:tcPr>
          <w:p w14:paraId="1B08BFC1" w14:textId="77777777" w:rsidR="00C24B37" w:rsidRPr="000807FF" w:rsidRDefault="00C24B37" w:rsidP="00C24B37">
            <w:pPr>
              <w:pStyle w:val="TABLE-cell"/>
              <w:keepNext/>
            </w:pPr>
          </w:p>
        </w:tc>
        <w:tc>
          <w:tcPr>
            <w:tcW w:w="851" w:type="dxa"/>
            <w:shd w:val="clear" w:color="auto" w:fill="FFFFFF" w:themeFill="background1"/>
          </w:tcPr>
          <w:p w14:paraId="435A2999" w14:textId="77777777" w:rsidR="00C24B37" w:rsidRPr="000807FF" w:rsidRDefault="00C24B37" w:rsidP="00C24B37">
            <w:pPr>
              <w:pStyle w:val="TABLE-cell"/>
              <w:keepNext/>
            </w:pPr>
          </w:p>
        </w:tc>
        <w:tc>
          <w:tcPr>
            <w:tcW w:w="718" w:type="dxa"/>
            <w:shd w:val="clear" w:color="auto" w:fill="FFFFFF" w:themeFill="background1"/>
          </w:tcPr>
          <w:p w14:paraId="39B114F2" w14:textId="687AA007" w:rsidR="00C24B37" w:rsidRPr="000807FF" w:rsidRDefault="00C24B37" w:rsidP="00C24B37">
            <w:pPr>
              <w:pStyle w:val="TABLE-cell"/>
              <w:keepNext/>
            </w:pPr>
          </w:p>
        </w:tc>
        <w:tc>
          <w:tcPr>
            <w:tcW w:w="986" w:type="dxa"/>
            <w:shd w:val="clear" w:color="auto" w:fill="FFFFFF" w:themeFill="background1"/>
          </w:tcPr>
          <w:p w14:paraId="597D6CD7" w14:textId="77777777" w:rsidR="00C24B37" w:rsidRPr="000807FF" w:rsidRDefault="00C24B37" w:rsidP="00C24B37">
            <w:pPr>
              <w:pStyle w:val="TABLE-cell"/>
              <w:keepNext/>
            </w:pPr>
          </w:p>
        </w:tc>
        <w:tc>
          <w:tcPr>
            <w:tcW w:w="925" w:type="dxa"/>
            <w:shd w:val="clear" w:color="auto" w:fill="FFFFFF" w:themeFill="background1"/>
          </w:tcPr>
          <w:p w14:paraId="3BC567A5" w14:textId="77777777" w:rsidR="00C24B37" w:rsidRPr="000807FF" w:rsidRDefault="00C24B37" w:rsidP="00C24B37">
            <w:pPr>
              <w:pStyle w:val="TABLE-cell"/>
              <w:keepNext/>
            </w:pPr>
          </w:p>
        </w:tc>
      </w:tr>
      <w:tr w:rsidR="00C24B37" w:rsidRPr="000615A5" w14:paraId="750EF9F0"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10304A62" w14:textId="77777777" w:rsidR="00C24B37" w:rsidRPr="000615A5" w:rsidRDefault="00C24B37" w:rsidP="00C24B37">
            <w:pPr>
              <w:pStyle w:val="TABLE-cell"/>
              <w:keepNext/>
              <w:rPr>
                <w:color w:val="FFFFFF"/>
              </w:rPr>
            </w:pPr>
            <w:r w:rsidRPr="000615A5">
              <w:rPr>
                <w:color w:val="FFFFFF"/>
              </w:rPr>
              <w:t>Work Performance</w:t>
            </w:r>
          </w:p>
        </w:tc>
        <w:tc>
          <w:tcPr>
            <w:tcW w:w="935" w:type="dxa"/>
            <w:tcBorders>
              <w:left w:val="nil"/>
            </w:tcBorders>
            <w:shd w:val="clear" w:color="auto" w:fill="D9D9D9" w:themeFill="background1" w:themeFillShade="D9"/>
          </w:tcPr>
          <w:p w14:paraId="27A246E1" w14:textId="77777777" w:rsidR="00C24B37" w:rsidRPr="000807FF" w:rsidRDefault="00C24B37" w:rsidP="00C24B37">
            <w:pPr>
              <w:pStyle w:val="TABLE-cell"/>
              <w:keepNext/>
            </w:pPr>
          </w:p>
        </w:tc>
        <w:tc>
          <w:tcPr>
            <w:tcW w:w="1567" w:type="dxa"/>
            <w:shd w:val="clear" w:color="auto" w:fill="D9D9D9" w:themeFill="background1" w:themeFillShade="D9"/>
          </w:tcPr>
          <w:p w14:paraId="1785DED6" w14:textId="77777777" w:rsidR="00C24B37" w:rsidRPr="000807FF" w:rsidRDefault="00C24B37" w:rsidP="00C24B37">
            <w:pPr>
              <w:pStyle w:val="TABLE-cell"/>
              <w:keepNext/>
            </w:pPr>
          </w:p>
        </w:tc>
        <w:tc>
          <w:tcPr>
            <w:tcW w:w="1066" w:type="dxa"/>
            <w:shd w:val="clear" w:color="auto" w:fill="D9D9D9" w:themeFill="background1" w:themeFillShade="D9"/>
          </w:tcPr>
          <w:p w14:paraId="05C27AF5" w14:textId="77777777" w:rsidR="00C24B37" w:rsidRPr="000807FF" w:rsidRDefault="00C24B37" w:rsidP="00C24B37">
            <w:pPr>
              <w:pStyle w:val="TABLE-cell"/>
              <w:keepNext/>
            </w:pPr>
          </w:p>
        </w:tc>
        <w:tc>
          <w:tcPr>
            <w:tcW w:w="914" w:type="dxa"/>
            <w:shd w:val="clear" w:color="auto" w:fill="D9D9D9" w:themeFill="background1" w:themeFillShade="D9"/>
          </w:tcPr>
          <w:p w14:paraId="10F3B9DC" w14:textId="77777777" w:rsidR="00C24B37" w:rsidRPr="000807FF" w:rsidRDefault="00C24B37" w:rsidP="00C24B37">
            <w:pPr>
              <w:pStyle w:val="TABLE-cell"/>
              <w:keepNext/>
            </w:pPr>
          </w:p>
        </w:tc>
        <w:tc>
          <w:tcPr>
            <w:tcW w:w="851" w:type="dxa"/>
            <w:shd w:val="clear" w:color="auto" w:fill="D9D9D9" w:themeFill="background1" w:themeFillShade="D9"/>
          </w:tcPr>
          <w:p w14:paraId="509E526E" w14:textId="77777777" w:rsidR="00C24B37" w:rsidRPr="000807FF" w:rsidRDefault="00C24B37" w:rsidP="00C24B37">
            <w:pPr>
              <w:pStyle w:val="TABLE-cell"/>
              <w:keepNext/>
            </w:pPr>
          </w:p>
        </w:tc>
        <w:tc>
          <w:tcPr>
            <w:tcW w:w="718" w:type="dxa"/>
            <w:shd w:val="clear" w:color="auto" w:fill="D9D9D9" w:themeFill="background1" w:themeFillShade="D9"/>
          </w:tcPr>
          <w:p w14:paraId="712DF0E1" w14:textId="74FAB27D" w:rsidR="00C24B37" w:rsidRPr="000807FF" w:rsidRDefault="00C24B37" w:rsidP="00C24B37">
            <w:pPr>
              <w:pStyle w:val="TABLE-cell"/>
              <w:keepNext/>
            </w:pPr>
          </w:p>
        </w:tc>
        <w:tc>
          <w:tcPr>
            <w:tcW w:w="986" w:type="dxa"/>
            <w:shd w:val="clear" w:color="auto" w:fill="D9D9D9" w:themeFill="background1" w:themeFillShade="D9"/>
          </w:tcPr>
          <w:p w14:paraId="0A7EDE47" w14:textId="77777777" w:rsidR="00C24B37" w:rsidRPr="000807FF" w:rsidRDefault="00C24B37" w:rsidP="00C24B37">
            <w:pPr>
              <w:pStyle w:val="TABLE-cell"/>
              <w:keepNext/>
            </w:pPr>
          </w:p>
        </w:tc>
        <w:tc>
          <w:tcPr>
            <w:tcW w:w="925" w:type="dxa"/>
            <w:shd w:val="clear" w:color="auto" w:fill="D9D9D9" w:themeFill="background1" w:themeFillShade="D9"/>
          </w:tcPr>
          <w:p w14:paraId="40220B0E" w14:textId="77777777" w:rsidR="00C24B37" w:rsidRPr="000807FF" w:rsidRDefault="00C24B37" w:rsidP="00C24B37">
            <w:pPr>
              <w:pStyle w:val="TABLE-cell"/>
              <w:keepNext/>
            </w:pPr>
          </w:p>
        </w:tc>
      </w:tr>
      <w:tr w:rsidR="00C24B37" w:rsidRPr="000615A5" w14:paraId="19EC5131"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5A9774EE" w14:textId="77777777" w:rsidR="00C24B37" w:rsidRPr="000615A5" w:rsidRDefault="00C24B37" w:rsidP="00C24B37">
            <w:pPr>
              <w:pStyle w:val="TABLE-cell"/>
              <w:keepNext/>
              <w:rPr>
                <w:color w:val="FFFFFF"/>
              </w:rPr>
            </w:pPr>
            <w:r w:rsidRPr="000615A5">
              <w:rPr>
                <w:color w:val="FFFFFF"/>
              </w:rPr>
              <w:t>Work Capability</w:t>
            </w:r>
          </w:p>
        </w:tc>
        <w:tc>
          <w:tcPr>
            <w:tcW w:w="935" w:type="dxa"/>
            <w:tcBorders>
              <w:left w:val="nil"/>
            </w:tcBorders>
            <w:shd w:val="clear" w:color="auto" w:fill="FFFFFF" w:themeFill="background1"/>
          </w:tcPr>
          <w:p w14:paraId="7F6DBB54" w14:textId="77777777" w:rsidR="00C24B37" w:rsidRPr="000807FF" w:rsidRDefault="00C24B37" w:rsidP="00C24B37">
            <w:pPr>
              <w:pStyle w:val="TABLE-cell"/>
              <w:keepNext/>
            </w:pPr>
          </w:p>
        </w:tc>
        <w:tc>
          <w:tcPr>
            <w:tcW w:w="1567" w:type="dxa"/>
            <w:shd w:val="clear" w:color="auto" w:fill="FFFFFF" w:themeFill="background1"/>
          </w:tcPr>
          <w:p w14:paraId="2FB882CC" w14:textId="77777777" w:rsidR="00C24B37" w:rsidRPr="000807FF" w:rsidRDefault="00C24B37" w:rsidP="00C24B37">
            <w:pPr>
              <w:pStyle w:val="TABLE-cell"/>
              <w:keepNext/>
            </w:pPr>
          </w:p>
        </w:tc>
        <w:tc>
          <w:tcPr>
            <w:tcW w:w="1066" w:type="dxa"/>
            <w:shd w:val="clear" w:color="auto" w:fill="FFFFFF" w:themeFill="background1"/>
          </w:tcPr>
          <w:p w14:paraId="547E9A8F" w14:textId="77777777" w:rsidR="00C24B37" w:rsidRPr="000807FF" w:rsidRDefault="00C24B37" w:rsidP="00C24B37">
            <w:pPr>
              <w:pStyle w:val="TABLE-cell"/>
              <w:keepNext/>
            </w:pPr>
          </w:p>
        </w:tc>
        <w:tc>
          <w:tcPr>
            <w:tcW w:w="914" w:type="dxa"/>
            <w:shd w:val="clear" w:color="auto" w:fill="FFFFFF" w:themeFill="background1"/>
          </w:tcPr>
          <w:p w14:paraId="17FC409C" w14:textId="77777777" w:rsidR="00C24B37" w:rsidRPr="000807FF" w:rsidRDefault="00C24B37" w:rsidP="00C24B37">
            <w:pPr>
              <w:pStyle w:val="TABLE-cell"/>
              <w:keepNext/>
            </w:pPr>
          </w:p>
        </w:tc>
        <w:tc>
          <w:tcPr>
            <w:tcW w:w="851" w:type="dxa"/>
            <w:shd w:val="clear" w:color="auto" w:fill="FFFFFF" w:themeFill="background1"/>
          </w:tcPr>
          <w:p w14:paraId="2DF33A01" w14:textId="77777777" w:rsidR="00C24B37" w:rsidRPr="000807FF" w:rsidRDefault="00C24B37" w:rsidP="00C24B37">
            <w:pPr>
              <w:pStyle w:val="TABLE-cell"/>
              <w:keepNext/>
            </w:pPr>
          </w:p>
        </w:tc>
        <w:tc>
          <w:tcPr>
            <w:tcW w:w="718" w:type="dxa"/>
            <w:shd w:val="clear" w:color="auto" w:fill="FFFFFF" w:themeFill="background1"/>
          </w:tcPr>
          <w:p w14:paraId="43476049" w14:textId="64CD2AE3" w:rsidR="00C24B37" w:rsidRPr="000807FF" w:rsidRDefault="00C24B37" w:rsidP="00C24B37">
            <w:pPr>
              <w:pStyle w:val="TABLE-cell"/>
              <w:keepNext/>
            </w:pPr>
          </w:p>
        </w:tc>
        <w:tc>
          <w:tcPr>
            <w:tcW w:w="986" w:type="dxa"/>
            <w:shd w:val="clear" w:color="auto" w:fill="FFFFFF" w:themeFill="background1"/>
          </w:tcPr>
          <w:p w14:paraId="2445B287" w14:textId="77777777" w:rsidR="00C24B37" w:rsidRPr="000807FF" w:rsidRDefault="00C24B37" w:rsidP="00C24B37">
            <w:pPr>
              <w:pStyle w:val="TABLE-cell"/>
              <w:keepNext/>
            </w:pPr>
          </w:p>
        </w:tc>
        <w:tc>
          <w:tcPr>
            <w:tcW w:w="925" w:type="dxa"/>
            <w:shd w:val="clear" w:color="auto" w:fill="FFFFFF" w:themeFill="background1"/>
          </w:tcPr>
          <w:p w14:paraId="20DEAF00" w14:textId="77777777" w:rsidR="00C24B37" w:rsidRPr="000807FF" w:rsidRDefault="00C24B37" w:rsidP="00C24B37">
            <w:pPr>
              <w:pStyle w:val="TABLE-cell"/>
              <w:keepNext/>
            </w:pPr>
          </w:p>
        </w:tc>
      </w:tr>
      <w:tr w:rsidR="00C24B37" w:rsidRPr="000615A5" w14:paraId="34DA663B"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19F39580" w14:textId="77777777" w:rsidR="00C24B37" w:rsidRPr="000615A5" w:rsidRDefault="00C24B37" w:rsidP="00C24B37">
            <w:pPr>
              <w:pStyle w:val="TABLE-cell"/>
              <w:keepNext/>
              <w:rPr>
                <w:color w:val="FFFFFF"/>
              </w:rPr>
            </w:pPr>
            <w:r w:rsidRPr="000615A5">
              <w:rPr>
                <w:color w:val="FFFFFF"/>
              </w:rPr>
              <w:t>Work Alerts</w:t>
            </w:r>
          </w:p>
        </w:tc>
        <w:tc>
          <w:tcPr>
            <w:tcW w:w="935" w:type="dxa"/>
            <w:tcBorders>
              <w:left w:val="nil"/>
            </w:tcBorders>
            <w:shd w:val="clear" w:color="auto" w:fill="D9D9D9" w:themeFill="background1" w:themeFillShade="D9"/>
          </w:tcPr>
          <w:p w14:paraId="30BB1B07" w14:textId="77777777" w:rsidR="00C24B37" w:rsidRPr="000807FF" w:rsidRDefault="00C24B37" w:rsidP="00C24B37">
            <w:pPr>
              <w:pStyle w:val="TABLE-cell"/>
              <w:keepNext/>
            </w:pPr>
          </w:p>
        </w:tc>
        <w:tc>
          <w:tcPr>
            <w:tcW w:w="1567" w:type="dxa"/>
            <w:shd w:val="clear" w:color="auto" w:fill="D9D9D9" w:themeFill="background1" w:themeFillShade="D9"/>
          </w:tcPr>
          <w:p w14:paraId="1508B8FB" w14:textId="77777777" w:rsidR="00C24B37" w:rsidRPr="000807FF" w:rsidRDefault="00C24B37" w:rsidP="00C24B37">
            <w:pPr>
              <w:pStyle w:val="TABLE-cell"/>
              <w:keepNext/>
            </w:pPr>
          </w:p>
        </w:tc>
        <w:tc>
          <w:tcPr>
            <w:tcW w:w="1066" w:type="dxa"/>
            <w:shd w:val="clear" w:color="auto" w:fill="D9D9D9" w:themeFill="background1" w:themeFillShade="D9"/>
          </w:tcPr>
          <w:p w14:paraId="0AAD3C12" w14:textId="77777777" w:rsidR="00C24B37" w:rsidRPr="000807FF" w:rsidRDefault="00C24B37" w:rsidP="00C24B37">
            <w:pPr>
              <w:pStyle w:val="TABLE-cell"/>
              <w:keepNext/>
            </w:pPr>
          </w:p>
        </w:tc>
        <w:tc>
          <w:tcPr>
            <w:tcW w:w="914" w:type="dxa"/>
            <w:shd w:val="clear" w:color="auto" w:fill="D9D9D9" w:themeFill="background1" w:themeFillShade="D9"/>
          </w:tcPr>
          <w:p w14:paraId="32E62B92" w14:textId="77777777" w:rsidR="00C24B37" w:rsidRPr="000807FF" w:rsidRDefault="00C24B37" w:rsidP="00C24B37">
            <w:pPr>
              <w:pStyle w:val="TABLE-cell"/>
              <w:keepNext/>
            </w:pPr>
          </w:p>
        </w:tc>
        <w:tc>
          <w:tcPr>
            <w:tcW w:w="851" w:type="dxa"/>
            <w:shd w:val="clear" w:color="auto" w:fill="D9D9D9" w:themeFill="background1" w:themeFillShade="D9"/>
          </w:tcPr>
          <w:p w14:paraId="491C609D" w14:textId="77777777" w:rsidR="00C24B37" w:rsidRPr="000807FF" w:rsidRDefault="00C24B37" w:rsidP="00C24B37">
            <w:pPr>
              <w:pStyle w:val="TABLE-cell"/>
              <w:keepNext/>
            </w:pPr>
          </w:p>
        </w:tc>
        <w:tc>
          <w:tcPr>
            <w:tcW w:w="718" w:type="dxa"/>
            <w:shd w:val="clear" w:color="auto" w:fill="D9D9D9" w:themeFill="background1" w:themeFillShade="D9"/>
          </w:tcPr>
          <w:p w14:paraId="4322603F" w14:textId="670515A6" w:rsidR="00C24B37" w:rsidRPr="000807FF" w:rsidRDefault="00C24B37" w:rsidP="00C24B37">
            <w:pPr>
              <w:pStyle w:val="TABLE-cell"/>
              <w:keepNext/>
            </w:pPr>
          </w:p>
        </w:tc>
        <w:tc>
          <w:tcPr>
            <w:tcW w:w="986" w:type="dxa"/>
            <w:shd w:val="clear" w:color="auto" w:fill="D9D9D9" w:themeFill="background1" w:themeFillShade="D9"/>
          </w:tcPr>
          <w:p w14:paraId="18D3336C" w14:textId="77777777" w:rsidR="00C24B37" w:rsidRPr="000807FF" w:rsidRDefault="00C24B37" w:rsidP="00C24B37">
            <w:pPr>
              <w:pStyle w:val="TABLE-cell"/>
              <w:keepNext/>
            </w:pPr>
          </w:p>
        </w:tc>
        <w:tc>
          <w:tcPr>
            <w:tcW w:w="925" w:type="dxa"/>
            <w:shd w:val="clear" w:color="auto" w:fill="D9D9D9" w:themeFill="background1" w:themeFillShade="D9"/>
          </w:tcPr>
          <w:p w14:paraId="7968643D" w14:textId="77777777" w:rsidR="00C24B37" w:rsidRPr="000807FF" w:rsidRDefault="00C24B37" w:rsidP="00C24B37">
            <w:pPr>
              <w:pStyle w:val="TABLE-cell"/>
              <w:keepNext/>
            </w:pPr>
          </w:p>
        </w:tc>
      </w:tr>
      <w:tr w:rsidR="00C24B37" w:rsidRPr="000615A5" w14:paraId="513498AD"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990B8D4" w14:textId="77777777" w:rsidR="00C24B37" w:rsidRPr="000615A5" w:rsidRDefault="00C24B37" w:rsidP="00C24B37">
            <w:pPr>
              <w:pStyle w:val="TABLE-cell"/>
              <w:keepNext/>
              <w:rPr>
                <w:color w:val="FFFFFF"/>
              </w:rPr>
            </w:pPr>
            <w:r w:rsidRPr="000615A5">
              <w:rPr>
                <w:color w:val="FFFFFF"/>
              </w:rPr>
              <w:t>Work Calendar Definition</w:t>
            </w:r>
          </w:p>
        </w:tc>
        <w:tc>
          <w:tcPr>
            <w:tcW w:w="935" w:type="dxa"/>
            <w:tcBorders>
              <w:left w:val="nil"/>
            </w:tcBorders>
            <w:shd w:val="clear" w:color="auto" w:fill="FFFFFF" w:themeFill="background1"/>
          </w:tcPr>
          <w:p w14:paraId="000F7D3A" w14:textId="77777777" w:rsidR="00C24B37" w:rsidRPr="000807FF" w:rsidRDefault="00C24B37" w:rsidP="00C24B37">
            <w:pPr>
              <w:pStyle w:val="TABLE-cell"/>
              <w:keepNext/>
            </w:pPr>
          </w:p>
        </w:tc>
        <w:tc>
          <w:tcPr>
            <w:tcW w:w="1567" w:type="dxa"/>
            <w:shd w:val="clear" w:color="auto" w:fill="FFFFFF" w:themeFill="background1"/>
          </w:tcPr>
          <w:p w14:paraId="6D43D63C" w14:textId="77777777" w:rsidR="00C24B37" w:rsidRPr="000807FF" w:rsidRDefault="00C24B37" w:rsidP="00C24B37">
            <w:pPr>
              <w:pStyle w:val="TABLE-cell"/>
              <w:keepNext/>
            </w:pPr>
          </w:p>
        </w:tc>
        <w:tc>
          <w:tcPr>
            <w:tcW w:w="1066" w:type="dxa"/>
            <w:shd w:val="clear" w:color="auto" w:fill="FFFFFF" w:themeFill="background1"/>
          </w:tcPr>
          <w:p w14:paraId="5E7EB687" w14:textId="77777777" w:rsidR="00C24B37" w:rsidRPr="000807FF" w:rsidRDefault="00C24B37" w:rsidP="00C24B37">
            <w:pPr>
              <w:pStyle w:val="TABLE-cell"/>
              <w:keepNext/>
            </w:pPr>
          </w:p>
        </w:tc>
        <w:tc>
          <w:tcPr>
            <w:tcW w:w="914" w:type="dxa"/>
            <w:shd w:val="clear" w:color="auto" w:fill="FFFFFF" w:themeFill="background1"/>
          </w:tcPr>
          <w:p w14:paraId="3E2D54E6" w14:textId="77777777" w:rsidR="00C24B37" w:rsidRPr="000807FF" w:rsidRDefault="00C24B37" w:rsidP="00C24B37">
            <w:pPr>
              <w:pStyle w:val="TABLE-cell"/>
              <w:keepNext/>
            </w:pPr>
          </w:p>
        </w:tc>
        <w:tc>
          <w:tcPr>
            <w:tcW w:w="851" w:type="dxa"/>
            <w:shd w:val="clear" w:color="auto" w:fill="FFFFFF" w:themeFill="background1"/>
          </w:tcPr>
          <w:p w14:paraId="58119FF1" w14:textId="77777777" w:rsidR="00C24B37" w:rsidRPr="000807FF" w:rsidRDefault="00C24B37" w:rsidP="00C24B37">
            <w:pPr>
              <w:pStyle w:val="TABLE-cell"/>
              <w:keepNext/>
            </w:pPr>
          </w:p>
        </w:tc>
        <w:tc>
          <w:tcPr>
            <w:tcW w:w="718" w:type="dxa"/>
            <w:shd w:val="clear" w:color="auto" w:fill="FFFFFF" w:themeFill="background1"/>
          </w:tcPr>
          <w:p w14:paraId="6C1EDF0F" w14:textId="60B342AC" w:rsidR="00C24B37" w:rsidRPr="000807FF" w:rsidRDefault="00C24B37" w:rsidP="00C24B37">
            <w:pPr>
              <w:pStyle w:val="TABLE-cell"/>
              <w:keepNext/>
            </w:pPr>
          </w:p>
        </w:tc>
        <w:tc>
          <w:tcPr>
            <w:tcW w:w="986" w:type="dxa"/>
            <w:shd w:val="clear" w:color="auto" w:fill="FFFFFF" w:themeFill="background1"/>
          </w:tcPr>
          <w:p w14:paraId="776024AD" w14:textId="77777777" w:rsidR="00C24B37" w:rsidRPr="000807FF" w:rsidRDefault="00C24B37" w:rsidP="00C24B37">
            <w:pPr>
              <w:pStyle w:val="TABLE-cell"/>
              <w:keepNext/>
            </w:pPr>
          </w:p>
        </w:tc>
        <w:tc>
          <w:tcPr>
            <w:tcW w:w="925" w:type="dxa"/>
            <w:shd w:val="clear" w:color="auto" w:fill="FFFFFF" w:themeFill="background1"/>
          </w:tcPr>
          <w:p w14:paraId="3E6C0625" w14:textId="77777777" w:rsidR="00C24B37" w:rsidRPr="000807FF" w:rsidRDefault="00C24B37" w:rsidP="00C24B37">
            <w:pPr>
              <w:pStyle w:val="TABLE-cell"/>
              <w:keepNext/>
            </w:pPr>
          </w:p>
        </w:tc>
      </w:tr>
      <w:tr w:rsidR="00C24B37" w:rsidRPr="000615A5" w14:paraId="7426810F"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69D1F984" w14:textId="77777777" w:rsidR="00C24B37" w:rsidRPr="000615A5" w:rsidRDefault="00C24B37" w:rsidP="00C24B37">
            <w:pPr>
              <w:pStyle w:val="TABLE-cell"/>
              <w:keepNext/>
              <w:rPr>
                <w:color w:val="FFFFFF"/>
              </w:rPr>
            </w:pPr>
            <w:r w:rsidRPr="000615A5">
              <w:rPr>
                <w:color w:val="FFFFFF"/>
              </w:rPr>
              <w:t>Work Calendar</w:t>
            </w:r>
          </w:p>
        </w:tc>
        <w:tc>
          <w:tcPr>
            <w:tcW w:w="935" w:type="dxa"/>
            <w:tcBorders>
              <w:left w:val="nil"/>
            </w:tcBorders>
            <w:shd w:val="clear" w:color="auto" w:fill="FFFFFF" w:themeFill="background1"/>
          </w:tcPr>
          <w:p w14:paraId="375E2089" w14:textId="77777777" w:rsidR="00C24B37" w:rsidRPr="000807FF" w:rsidRDefault="00C24B37" w:rsidP="00C24B37">
            <w:pPr>
              <w:pStyle w:val="TABLE-cell"/>
              <w:keepNext/>
            </w:pPr>
          </w:p>
        </w:tc>
        <w:tc>
          <w:tcPr>
            <w:tcW w:w="1567" w:type="dxa"/>
            <w:shd w:val="clear" w:color="auto" w:fill="FFFFFF" w:themeFill="background1"/>
          </w:tcPr>
          <w:p w14:paraId="3112EA9B" w14:textId="77777777" w:rsidR="00C24B37" w:rsidRPr="000807FF" w:rsidRDefault="00C24B37" w:rsidP="00C24B37">
            <w:pPr>
              <w:pStyle w:val="TABLE-cell"/>
              <w:keepNext/>
            </w:pPr>
          </w:p>
        </w:tc>
        <w:tc>
          <w:tcPr>
            <w:tcW w:w="1066" w:type="dxa"/>
            <w:shd w:val="clear" w:color="auto" w:fill="FFFFFF" w:themeFill="background1"/>
          </w:tcPr>
          <w:p w14:paraId="3DBF170C" w14:textId="77777777" w:rsidR="00C24B37" w:rsidRPr="000807FF" w:rsidRDefault="00C24B37" w:rsidP="00C24B37">
            <w:pPr>
              <w:pStyle w:val="TABLE-cell"/>
              <w:keepNext/>
            </w:pPr>
          </w:p>
        </w:tc>
        <w:tc>
          <w:tcPr>
            <w:tcW w:w="914" w:type="dxa"/>
            <w:shd w:val="clear" w:color="auto" w:fill="FFFFFF" w:themeFill="background1"/>
          </w:tcPr>
          <w:p w14:paraId="66E3FFEC" w14:textId="77777777" w:rsidR="00C24B37" w:rsidRPr="000807FF" w:rsidRDefault="00C24B37" w:rsidP="00C24B37">
            <w:pPr>
              <w:pStyle w:val="TABLE-cell"/>
              <w:keepNext/>
            </w:pPr>
          </w:p>
        </w:tc>
        <w:tc>
          <w:tcPr>
            <w:tcW w:w="851" w:type="dxa"/>
            <w:shd w:val="clear" w:color="auto" w:fill="FFFFFF" w:themeFill="background1"/>
          </w:tcPr>
          <w:p w14:paraId="0C2404D8" w14:textId="77777777" w:rsidR="00C24B37" w:rsidRPr="000807FF" w:rsidRDefault="00C24B37" w:rsidP="00C24B37">
            <w:pPr>
              <w:pStyle w:val="TABLE-cell"/>
              <w:keepNext/>
            </w:pPr>
          </w:p>
        </w:tc>
        <w:tc>
          <w:tcPr>
            <w:tcW w:w="718" w:type="dxa"/>
            <w:shd w:val="clear" w:color="auto" w:fill="FFFFFF" w:themeFill="background1"/>
          </w:tcPr>
          <w:p w14:paraId="53DDF566" w14:textId="3731CA20" w:rsidR="00C24B37" w:rsidRPr="000807FF" w:rsidRDefault="00C24B37" w:rsidP="00C24B37">
            <w:pPr>
              <w:pStyle w:val="TABLE-cell"/>
              <w:keepNext/>
            </w:pPr>
          </w:p>
        </w:tc>
        <w:tc>
          <w:tcPr>
            <w:tcW w:w="986" w:type="dxa"/>
            <w:shd w:val="clear" w:color="auto" w:fill="FFFFFF" w:themeFill="background1"/>
          </w:tcPr>
          <w:p w14:paraId="051C1CC8" w14:textId="77777777" w:rsidR="00C24B37" w:rsidRPr="000807FF" w:rsidRDefault="00C24B37" w:rsidP="00C24B37">
            <w:pPr>
              <w:pStyle w:val="TABLE-cell"/>
              <w:keepNext/>
            </w:pPr>
          </w:p>
        </w:tc>
        <w:tc>
          <w:tcPr>
            <w:tcW w:w="925" w:type="dxa"/>
            <w:shd w:val="clear" w:color="auto" w:fill="FFFFFF" w:themeFill="background1"/>
          </w:tcPr>
          <w:p w14:paraId="2288C627" w14:textId="77777777" w:rsidR="00C24B37" w:rsidRPr="000807FF" w:rsidRDefault="00C24B37" w:rsidP="00C24B37">
            <w:pPr>
              <w:pStyle w:val="TABLE-cell"/>
              <w:keepNext/>
            </w:pPr>
          </w:p>
        </w:tc>
      </w:tr>
      <w:tr w:rsidR="00C24B37" w:rsidRPr="000615A5" w14:paraId="22F599CE"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043213D0" w14:textId="77777777" w:rsidR="00C24B37" w:rsidRPr="000615A5" w:rsidRDefault="00C24B37" w:rsidP="00C24B37">
            <w:pPr>
              <w:pStyle w:val="TABLE-cell"/>
              <w:keepNext/>
              <w:rPr>
                <w:color w:val="FFFFFF"/>
              </w:rPr>
            </w:pPr>
            <w:r w:rsidRPr="000615A5">
              <w:rPr>
                <w:color w:val="FFFFFF"/>
              </w:rPr>
              <w:t>Work Record</w:t>
            </w:r>
          </w:p>
        </w:tc>
        <w:tc>
          <w:tcPr>
            <w:tcW w:w="935" w:type="dxa"/>
            <w:tcBorders>
              <w:left w:val="nil"/>
            </w:tcBorders>
            <w:shd w:val="clear" w:color="auto" w:fill="D9D9D9" w:themeFill="background1" w:themeFillShade="D9"/>
          </w:tcPr>
          <w:p w14:paraId="102ED3AE" w14:textId="77777777" w:rsidR="00C24B37" w:rsidRPr="000807FF" w:rsidRDefault="00C24B37" w:rsidP="00C24B37">
            <w:pPr>
              <w:pStyle w:val="TABLE-cell"/>
              <w:keepNext/>
            </w:pPr>
          </w:p>
        </w:tc>
        <w:tc>
          <w:tcPr>
            <w:tcW w:w="1567" w:type="dxa"/>
            <w:shd w:val="clear" w:color="auto" w:fill="D9D9D9" w:themeFill="background1" w:themeFillShade="D9"/>
          </w:tcPr>
          <w:p w14:paraId="6F7B67C4" w14:textId="77777777" w:rsidR="00C24B37" w:rsidRPr="000807FF" w:rsidRDefault="00C24B37" w:rsidP="00C24B37">
            <w:pPr>
              <w:pStyle w:val="TABLE-cell"/>
              <w:keepNext/>
            </w:pPr>
          </w:p>
        </w:tc>
        <w:tc>
          <w:tcPr>
            <w:tcW w:w="1066" w:type="dxa"/>
            <w:shd w:val="clear" w:color="auto" w:fill="D9D9D9" w:themeFill="background1" w:themeFillShade="D9"/>
          </w:tcPr>
          <w:p w14:paraId="6C48B4D3" w14:textId="77777777" w:rsidR="00C24B37" w:rsidRPr="000807FF" w:rsidRDefault="00C24B37" w:rsidP="00C24B37">
            <w:pPr>
              <w:pStyle w:val="TABLE-cell"/>
              <w:keepNext/>
            </w:pPr>
          </w:p>
        </w:tc>
        <w:tc>
          <w:tcPr>
            <w:tcW w:w="914" w:type="dxa"/>
            <w:shd w:val="clear" w:color="auto" w:fill="D9D9D9" w:themeFill="background1" w:themeFillShade="D9"/>
          </w:tcPr>
          <w:p w14:paraId="3C4DEEC6" w14:textId="77777777" w:rsidR="00C24B37" w:rsidRPr="000807FF" w:rsidRDefault="00C24B37" w:rsidP="00C24B37">
            <w:pPr>
              <w:pStyle w:val="TABLE-cell"/>
              <w:keepNext/>
            </w:pPr>
          </w:p>
        </w:tc>
        <w:tc>
          <w:tcPr>
            <w:tcW w:w="851" w:type="dxa"/>
            <w:shd w:val="clear" w:color="auto" w:fill="D9D9D9" w:themeFill="background1" w:themeFillShade="D9"/>
          </w:tcPr>
          <w:p w14:paraId="48C9CA22" w14:textId="77777777" w:rsidR="00C24B37" w:rsidRPr="000807FF" w:rsidRDefault="00C24B37" w:rsidP="00C24B37">
            <w:pPr>
              <w:pStyle w:val="TABLE-cell"/>
              <w:keepNext/>
            </w:pPr>
          </w:p>
        </w:tc>
        <w:tc>
          <w:tcPr>
            <w:tcW w:w="718" w:type="dxa"/>
            <w:shd w:val="clear" w:color="auto" w:fill="D9D9D9" w:themeFill="background1" w:themeFillShade="D9"/>
          </w:tcPr>
          <w:p w14:paraId="14CDFFF8" w14:textId="5CDA966D" w:rsidR="00C24B37" w:rsidRPr="000807FF" w:rsidRDefault="00C24B37" w:rsidP="00C24B37">
            <w:pPr>
              <w:pStyle w:val="TABLE-cell"/>
              <w:keepNext/>
            </w:pPr>
          </w:p>
        </w:tc>
        <w:tc>
          <w:tcPr>
            <w:tcW w:w="986" w:type="dxa"/>
            <w:shd w:val="clear" w:color="auto" w:fill="D9D9D9" w:themeFill="background1" w:themeFillShade="D9"/>
          </w:tcPr>
          <w:p w14:paraId="3DE17EFF" w14:textId="77777777" w:rsidR="00C24B37" w:rsidRPr="000807FF" w:rsidRDefault="00C24B37" w:rsidP="00C24B37">
            <w:pPr>
              <w:pStyle w:val="TABLE-cell"/>
              <w:keepNext/>
            </w:pPr>
          </w:p>
        </w:tc>
        <w:tc>
          <w:tcPr>
            <w:tcW w:w="925" w:type="dxa"/>
            <w:shd w:val="clear" w:color="auto" w:fill="D9D9D9" w:themeFill="background1" w:themeFillShade="D9"/>
          </w:tcPr>
          <w:p w14:paraId="0ED1D56E" w14:textId="77777777" w:rsidR="00C24B37" w:rsidRPr="000807FF" w:rsidRDefault="00C24B37" w:rsidP="00C24B37">
            <w:pPr>
              <w:pStyle w:val="TABLE-cell"/>
              <w:keepNext/>
            </w:pPr>
          </w:p>
        </w:tc>
      </w:tr>
      <w:tr w:rsidR="00C24B37" w:rsidRPr="000615A5" w14:paraId="27D615A0" w14:textId="77777777" w:rsidTr="00BF20E3">
        <w:trPr>
          <w:cantSplit/>
        </w:trPr>
        <w:tc>
          <w:tcPr>
            <w:tcW w:w="2282" w:type="dxa"/>
            <w:tcBorders>
              <w:top w:val="single" w:sz="4" w:space="0" w:color="FFFFFF"/>
              <w:left w:val="single" w:sz="4" w:space="0" w:color="FFFFFF"/>
              <w:bottom w:val="single" w:sz="4" w:space="0" w:color="FFFFFF"/>
              <w:right w:val="nil"/>
            </w:tcBorders>
            <w:shd w:val="clear" w:color="auto" w:fill="000000"/>
          </w:tcPr>
          <w:p w14:paraId="35B35991" w14:textId="0065F7A5" w:rsidR="00C24B37" w:rsidRPr="000615A5" w:rsidRDefault="00C24B37" w:rsidP="00C24B37">
            <w:pPr>
              <w:pStyle w:val="TABLE-cell"/>
              <w:keepNext/>
              <w:rPr>
                <w:color w:val="FFFFFF"/>
              </w:rPr>
            </w:pPr>
            <w:r>
              <w:rPr>
                <w:color w:val="FFFFFF"/>
              </w:rPr>
              <w:t>Job List</w:t>
            </w:r>
          </w:p>
        </w:tc>
        <w:tc>
          <w:tcPr>
            <w:tcW w:w="935" w:type="dxa"/>
            <w:tcBorders>
              <w:left w:val="nil"/>
            </w:tcBorders>
            <w:shd w:val="clear" w:color="auto" w:fill="FFFFFF" w:themeFill="background1"/>
          </w:tcPr>
          <w:p w14:paraId="3C7FD476" w14:textId="77777777" w:rsidR="00C24B37" w:rsidRPr="000615A5" w:rsidRDefault="00C24B37" w:rsidP="00C24B37">
            <w:pPr>
              <w:pStyle w:val="TABLE-cell"/>
              <w:keepNext/>
            </w:pPr>
          </w:p>
        </w:tc>
        <w:tc>
          <w:tcPr>
            <w:tcW w:w="1567" w:type="dxa"/>
            <w:shd w:val="clear" w:color="auto" w:fill="FFFFFF" w:themeFill="background1"/>
          </w:tcPr>
          <w:p w14:paraId="0F0682F8" w14:textId="77777777" w:rsidR="00C24B37" w:rsidRPr="000615A5" w:rsidRDefault="00C24B37" w:rsidP="00C24B37">
            <w:pPr>
              <w:pStyle w:val="TABLE-cell"/>
              <w:keepNext/>
            </w:pPr>
          </w:p>
        </w:tc>
        <w:tc>
          <w:tcPr>
            <w:tcW w:w="1066" w:type="dxa"/>
            <w:shd w:val="clear" w:color="auto" w:fill="FFFFFF" w:themeFill="background1"/>
          </w:tcPr>
          <w:p w14:paraId="07DB1E3E" w14:textId="77777777" w:rsidR="00C24B37" w:rsidRPr="000615A5" w:rsidRDefault="00C24B37" w:rsidP="00C24B37">
            <w:pPr>
              <w:pStyle w:val="TABLE-cell"/>
              <w:keepNext/>
            </w:pPr>
          </w:p>
        </w:tc>
        <w:tc>
          <w:tcPr>
            <w:tcW w:w="914" w:type="dxa"/>
            <w:shd w:val="clear" w:color="auto" w:fill="FFFFFF" w:themeFill="background1"/>
          </w:tcPr>
          <w:p w14:paraId="7C23E233" w14:textId="77777777" w:rsidR="00C24B37" w:rsidRPr="000615A5" w:rsidRDefault="00C24B37" w:rsidP="00C24B37">
            <w:pPr>
              <w:pStyle w:val="TABLE-cell"/>
              <w:keepNext/>
            </w:pPr>
          </w:p>
        </w:tc>
        <w:tc>
          <w:tcPr>
            <w:tcW w:w="851" w:type="dxa"/>
            <w:shd w:val="clear" w:color="auto" w:fill="FFFFFF" w:themeFill="background1"/>
          </w:tcPr>
          <w:p w14:paraId="7321D5EF" w14:textId="77777777" w:rsidR="00C24B37" w:rsidRPr="000615A5" w:rsidRDefault="00C24B37" w:rsidP="00C24B37">
            <w:pPr>
              <w:pStyle w:val="TABLE-cell"/>
              <w:keepNext/>
            </w:pPr>
          </w:p>
        </w:tc>
        <w:tc>
          <w:tcPr>
            <w:tcW w:w="718" w:type="dxa"/>
            <w:shd w:val="clear" w:color="auto" w:fill="FFFFFF" w:themeFill="background1"/>
          </w:tcPr>
          <w:p w14:paraId="07A9A8C8" w14:textId="005C61D5" w:rsidR="00C24B37" w:rsidRPr="000615A5" w:rsidRDefault="00C24B37" w:rsidP="00C24B37">
            <w:pPr>
              <w:pStyle w:val="TABLE-cell"/>
              <w:keepNext/>
            </w:pPr>
          </w:p>
        </w:tc>
        <w:tc>
          <w:tcPr>
            <w:tcW w:w="986" w:type="dxa"/>
            <w:shd w:val="clear" w:color="auto" w:fill="FFFFFF" w:themeFill="background1"/>
          </w:tcPr>
          <w:p w14:paraId="12BCA3A7" w14:textId="77777777" w:rsidR="00C24B37" w:rsidRPr="000615A5" w:rsidRDefault="00C24B37" w:rsidP="00C24B37">
            <w:pPr>
              <w:pStyle w:val="TABLE-cell"/>
              <w:keepNext/>
              <w:rPr>
                <w:rStyle w:val="CommentReference"/>
              </w:rPr>
            </w:pPr>
          </w:p>
        </w:tc>
        <w:tc>
          <w:tcPr>
            <w:tcW w:w="925" w:type="dxa"/>
            <w:shd w:val="clear" w:color="auto" w:fill="FFFFFF" w:themeFill="background1"/>
          </w:tcPr>
          <w:p w14:paraId="69DEEA79" w14:textId="77777777" w:rsidR="00C24B37" w:rsidRPr="000615A5" w:rsidRDefault="00C24B37" w:rsidP="00C24B37">
            <w:pPr>
              <w:pStyle w:val="TABLE-cell"/>
              <w:keepNext/>
            </w:pPr>
          </w:p>
        </w:tc>
      </w:tr>
      <w:tr w:rsidR="00C24B37" w:rsidRPr="000615A5" w14:paraId="78E4E65A" w14:textId="77777777" w:rsidTr="00C24B37">
        <w:trPr>
          <w:cantSplit/>
        </w:trPr>
        <w:tc>
          <w:tcPr>
            <w:tcW w:w="2282" w:type="dxa"/>
            <w:tcBorders>
              <w:top w:val="single" w:sz="4" w:space="0" w:color="FFFFFF"/>
              <w:left w:val="single" w:sz="4" w:space="0" w:color="FFFFFF"/>
              <w:bottom w:val="single" w:sz="4" w:space="0" w:color="FFFFFF"/>
              <w:right w:val="nil"/>
            </w:tcBorders>
            <w:shd w:val="clear" w:color="auto" w:fill="000000"/>
          </w:tcPr>
          <w:p w14:paraId="5B0863A7" w14:textId="62DA2C9D" w:rsidR="00C24B37" w:rsidRPr="000615A5" w:rsidRDefault="00C24B37" w:rsidP="00C24B37">
            <w:pPr>
              <w:pStyle w:val="TABLE-cell"/>
              <w:keepNext/>
              <w:rPr>
                <w:color w:val="FFFFFF"/>
              </w:rPr>
            </w:pPr>
            <w:r>
              <w:rPr>
                <w:color w:val="FFFFFF"/>
              </w:rPr>
              <w:t>Job Response</w:t>
            </w:r>
          </w:p>
        </w:tc>
        <w:tc>
          <w:tcPr>
            <w:tcW w:w="935" w:type="dxa"/>
            <w:tcBorders>
              <w:left w:val="nil"/>
            </w:tcBorders>
            <w:shd w:val="clear" w:color="auto" w:fill="D9D9D9" w:themeFill="background1" w:themeFillShade="D9"/>
          </w:tcPr>
          <w:p w14:paraId="6BE3F746" w14:textId="77777777" w:rsidR="00C24B37" w:rsidRPr="000615A5" w:rsidRDefault="00C24B37" w:rsidP="00C24B37">
            <w:pPr>
              <w:pStyle w:val="TABLE-cell"/>
              <w:keepNext/>
            </w:pPr>
          </w:p>
        </w:tc>
        <w:tc>
          <w:tcPr>
            <w:tcW w:w="1567" w:type="dxa"/>
            <w:shd w:val="clear" w:color="auto" w:fill="D9D9D9" w:themeFill="background1" w:themeFillShade="D9"/>
          </w:tcPr>
          <w:p w14:paraId="23923111" w14:textId="77777777" w:rsidR="00C24B37" w:rsidRPr="000615A5" w:rsidRDefault="00C24B37" w:rsidP="00C24B37">
            <w:pPr>
              <w:pStyle w:val="TABLE-cell"/>
              <w:keepNext/>
            </w:pPr>
          </w:p>
        </w:tc>
        <w:tc>
          <w:tcPr>
            <w:tcW w:w="1066" w:type="dxa"/>
            <w:shd w:val="clear" w:color="auto" w:fill="D9D9D9" w:themeFill="background1" w:themeFillShade="D9"/>
          </w:tcPr>
          <w:p w14:paraId="3A711DBC" w14:textId="77777777" w:rsidR="00C24B37" w:rsidRPr="000615A5" w:rsidRDefault="00C24B37" w:rsidP="00C24B37">
            <w:pPr>
              <w:pStyle w:val="TABLE-cell"/>
              <w:keepNext/>
            </w:pPr>
          </w:p>
        </w:tc>
        <w:tc>
          <w:tcPr>
            <w:tcW w:w="914" w:type="dxa"/>
            <w:shd w:val="clear" w:color="auto" w:fill="D9D9D9" w:themeFill="background1" w:themeFillShade="D9"/>
          </w:tcPr>
          <w:p w14:paraId="208E96DB" w14:textId="77777777" w:rsidR="00C24B37" w:rsidRPr="000615A5" w:rsidRDefault="00C24B37" w:rsidP="00C24B37">
            <w:pPr>
              <w:pStyle w:val="TABLE-cell"/>
              <w:keepNext/>
            </w:pPr>
          </w:p>
        </w:tc>
        <w:tc>
          <w:tcPr>
            <w:tcW w:w="851" w:type="dxa"/>
            <w:shd w:val="clear" w:color="auto" w:fill="D9D9D9" w:themeFill="background1" w:themeFillShade="D9"/>
          </w:tcPr>
          <w:p w14:paraId="02653BED" w14:textId="77777777" w:rsidR="00C24B37" w:rsidRPr="000615A5" w:rsidRDefault="00C24B37" w:rsidP="00C24B37">
            <w:pPr>
              <w:pStyle w:val="TABLE-cell"/>
              <w:keepNext/>
            </w:pPr>
          </w:p>
        </w:tc>
        <w:tc>
          <w:tcPr>
            <w:tcW w:w="718" w:type="dxa"/>
            <w:shd w:val="clear" w:color="auto" w:fill="D9D9D9" w:themeFill="background1" w:themeFillShade="D9"/>
          </w:tcPr>
          <w:p w14:paraId="193E1612" w14:textId="74191C72" w:rsidR="00C24B37" w:rsidRPr="000615A5" w:rsidRDefault="00C24B37" w:rsidP="00C24B37">
            <w:pPr>
              <w:pStyle w:val="TABLE-cell"/>
              <w:keepNext/>
            </w:pPr>
          </w:p>
        </w:tc>
        <w:tc>
          <w:tcPr>
            <w:tcW w:w="986" w:type="dxa"/>
            <w:shd w:val="clear" w:color="auto" w:fill="D9D9D9" w:themeFill="background1" w:themeFillShade="D9"/>
          </w:tcPr>
          <w:p w14:paraId="7DE16117" w14:textId="77777777" w:rsidR="00C24B37" w:rsidRPr="000615A5" w:rsidRDefault="00C24B37" w:rsidP="00C24B37">
            <w:pPr>
              <w:pStyle w:val="TABLE-cell"/>
              <w:keepNext/>
              <w:rPr>
                <w:rStyle w:val="CommentReference"/>
              </w:rPr>
            </w:pPr>
          </w:p>
        </w:tc>
        <w:tc>
          <w:tcPr>
            <w:tcW w:w="925" w:type="dxa"/>
            <w:shd w:val="clear" w:color="auto" w:fill="D9D9D9" w:themeFill="background1" w:themeFillShade="D9"/>
          </w:tcPr>
          <w:p w14:paraId="4A56A42B" w14:textId="77777777" w:rsidR="00C24B37" w:rsidRPr="000615A5" w:rsidRDefault="00C24B37" w:rsidP="00C24B37">
            <w:pPr>
              <w:pStyle w:val="TABLE-cell"/>
              <w:keepNext/>
            </w:pPr>
          </w:p>
        </w:tc>
      </w:tr>
      <w:tr w:rsidR="00C24B37" w:rsidRPr="000615A5" w14:paraId="0C3D42BD" w14:textId="77777777" w:rsidTr="00C24B37">
        <w:trPr>
          <w:cantSplit/>
        </w:trPr>
        <w:tc>
          <w:tcPr>
            <w:tcW w:w="2282" w:type="dxa"/>
            <w:tcBorders>
              <w:top w:val="single" w:sz="4" w:space="0" w:color="FFFFFF"/>
              <w:left w:val="single" w:sz="4" w:space="0" w:color="FFFFFF"/>
              <w:bottom w:val="nil"/>
              <w:right w:val="nil"/>
            </w:tcBorders>
            <w:shd w:val="clear" w:color="auto" w:fill="000000"/>
          </w:tcPr>
          <w:p w14:paraId="431A3A32" w14:textId="77777777" w:rsidR="00C24B37" w:rsidRPr="000615A5" w:rsidRDefault="00C24B37" w:rsidP="00C24B37">
            <w:pPr>
              <w:pStyle w:val="TABLE-cell"/>
              <w:rPr>
                <w:color w:val="FFFFFF"/>
              </w:rPr>
            </w:pPr>
            <w:r w:rsidRPr="000615A5">
              <w:rPr>
                <w:color w:val="FFFFFF"/>
              </w:rPr>
              <w:t>Transaction Profile</w:t>
            </w:r>
          </w:p>
        </w:tc>
        <w:tc>
          <w:tcPr>
            <w:tcW w:w="935" w:type="dxa"/>
            <w:tcBorders>
              <w:left w:val="nil"/>
            </w:tcBorders>
            <w:shd w:val="clear" w:color="auto" w:fill="FFFFFF" w:themeFill="background1"/>
          </w:tcPr>
          <w:p w14:paraId="60375925" w14:textId="77777777" w:rsidR="00C24B37" w:rsidRPr="000615A5" w:rsidRDefault="00C24B37" w:rsidP="00C24B37">
            <w:pPr>
              <w:pStyle w:val="TABLE-cell"/>
            </w:pPr>
          </w:p>
        </w:tc>
        <w:tc>
          <w:tcPr>
            <w:tcW w:w="1567" w:type="dxa"/>
            <w:shd w:val="clear" w:color="auto" w:fill="000000"/>
          </w:tcPr>
          <w:p w14:paraId="4663B722" w14:textId="77777777" w:rsidR="00C24B37" w:rsidRPr="000615A5" w:rsidRDefault="00C24B37" w:rsidP="00C24B37">
            <w:pPr>
              <w:pStyle w:val="TABLE-cell"/>
            </w:pPr>
          </w:p>
        </w:tc>
        <w:tc>
          <w:tcPr>
            <w:tcW w:w="1066" w:type="dxa"/>
            <w:shd w:val="clear" w:color="auto" w:fill="000000"/>
          </w:tcPr>
          <w:p w14:paraId="7A757342" w14:textId="77777777" w:rsidR="00C24B37" w:rsidRPr="000615A5" w:rsidRDefault="00C24B37" w:rsidP="00C24B37">
            <w:pPr>
              <w:pStyle w:val="TABLE-cell"/>
            </w:pPr>
          </w:p>
        </w:tc>
        <w:tc>
          <w:tcPr>
            <w:tcW w:w="914" w:type="dxa"/>
            <w:shd w:val="clear" w:color="auto" w:fill="000000"/>
          </w:tcPr>
          <w:p w14:paraId="06D39800" w14:textId="77777777" w:rsidR="00C24B37" w:rsidRPr="000615A5" w:rsidRDefault="00C24B37" w:rsidP="00C24B37">
            <w:pPr>
              <w:pStyle w:val="TABLE-cell"/>
            </w:pPr>
          </w:p>
        </w:tc>
        <w:tc>
          <w:tcPr>
            <w:tcW w:w="851" w:type="dxa"/>
            <w:shd w:val="clear" w:color="auto" w:fill="000000" w:themeFill="text1"/>
          </w:tcPr>
          <w:p w14:paraId="46C4281C" w14:textId="77777777" w:rsidR="00C24B37" w:rsidRPr="000615A5" w:rsidRDefault="00C24B37" w:rsidP="00C24B37">
            <w:pPr>
              <w:pStyle w:val="TABLE-cell"/>
            </w:pPr>
          </w:p>
        </w:tc>
        <w:tc>
          <w:tcPr>
            <w:tcW w:w="718" w:type="dxa"/>
            <w:shd w:val="clear" w:color="auto" w:fill="000000"/>
          </w:tcPr>
          <w:p w14:paraId="7E7AF690" w14:textId="00B8A5FA" w:rsidR="00C24B37" w:rsidRPr="000615A5" w:rsidRDefault="00C24B37" w:rsidP="00C24B37">
            <w:pPr>
              <w:pStyle w:val="TABLE-cell"/>
            </w:pPr>
          </w:p>
        </w:tc>
        <w:tc>
          <w:tcPr>
            <w:tcW w:w="986" w:type="dxa"/>
            <w:shd w:val="clear" w:color="auto" w:fill="000000"/>
          </w:tcPr>
          <w:p w14:paraId="4E51E5DA" w14:textId="77777777" w:rsidR="00C24B37" w:rsidRPr="000615A5" w:rsidRDefault="00C24B37" w:rsidP="00C24B37">
            <w:pPr>
              <w:pStyle w:val="TABLE-cell"/>
            </w:pPr>
          </w:p>
        </w:tc>
        <w:tc>
          <w:tcPr>
            <w:tcW w:w="925" w:type="dxa"/>
            <w:shd w:val="clear" w:color="auto" w:fill="000000"/>
          </w:tcPr>
          <w:p w14:paraId="36EBB9A2" w14:textId="77777777" w:rsidR="00C24B37" w:rsidRPr="000615A5" w:rsidRDefault="00C24B37" w:rsidP="00C24B37">
            <w:pPr>
              <w:pStyle w:val="TABLE-cell"/>
            </w:pPr>
          </w:p>
        </w:tc>
      </w:tr>
    </w:tbl>
    <w:p w14:paraId="2535F9B2" w14:textId="77777777" w:rsidR="001F137E" w:rsidRPr="000615A5" w:rsidRDefault="001F137E" w:rsidP="00BF20E3">
      <w:pPr>
        <w:pStyle w:val="NOTE"/>
      </w:pPr>
    </w:p>
    <w:p w14:paraId="22B8DB83" w14:textId="0FC70390" w:rsidR="001F137E" w:rsidRPr="000615A5" w:rsidRDefault="003932B6" w:rsidP="001F137E">
      <w:pPr>
        <w:pStyle w:val="NOTE"/>
      </w:pPr>
      <w:r>
        <w:t>NOTE</w:t>
      </w:r>
      <w:r w:rsidR="001F137E" w:rsidRPr="000615A5">
        <w:t xml:space="preserve"> 1</w:t>
      </w:r>
      <w:r w:rsidR="001F137E" w:rsidRPr="000615A5">
        <w:tab/>
      </w:r>
      <w:r w:rsidR="00BA7700">
        <w:t>ISA-95.00.0</w:t>
      </w:r>
      <w:r w:rsidR="001F137E" w:rsidRPr="000615A5">
        <w:t xml:space="preserve">2 Clause </w:t>
      </w:r>
      <w:r w:rsidR="00640AD0" w:rsidRPr="000615A5">
        <w:t>5 defines</w:t>
      </w:r>
      <w:r w:rsidR="001F137E" w:rsidRPr="000615A5">
        <w:t xml:space="preserve"> how to document conformance for the specific objects and attributes supported. </w:t>
      </w:r>
    </w:p>
    <w:p w14:paraId="28C9ECC2" w14:textId="19148EE8" w:rsidR="001F137E" w:rsidRPr="000615A5" w:rsidRDefault="003932B6" w:rsidP="001F137E">
      <w:pPr>
        <w:pStyle w:val="NOTE"/>
      </w:pPr>
      <w:r>
        <w:t>NOTE</w:t>
      </w:r>
      <w:r w:rsidR="001F137E" w:rsidRPr="000615A5">
        <w:t xml:space="preserve"> 2</w:t>
      </w:r>
      <w:r w:rsidR="001F137E" w:rsidRPr="000615A5">
        <w:tab/>
        <w:t xml:space="preserve">The bands in </w:t>
      </w:r>
      <w:r w:rsidR="001F137E" w:rsidRPr="000615A5">
        <w:fldChar w:fldCharType="begin"/>
      </w:r>
      <w:r w:rsidR="001F137E" w:rsidRPr="000615A5">
        <w:instrText xml:space="preserve"> REF _Ref111451711 </w:instrText>
      </w:r>
      <w:r w:rsidR="001F137E" w:rsidRPr="000615A5">
        <w:fldChar w:fldCharType="separate"/>
      </w:r>
      <w:r w:rsidR="00036893" w:rsidRPr="000615A5">
        <w:t xml:space="preserve">Table </w:t>
      </w:r>
      <w:r w:rsidR="00036893">
        <w:rPr>
          <w:noProof/>
        </w:rPr>
        <w:t>64</w:t>
      </w:r>
      <w:r w:rsidR="001F137E" w:rsidRPr="000615A5">
        <w:fldChar w:fldCharType="end"/>
      </w:r>
      <w:r w:rsidR="001F137E" w:rsidRPr="000615A5">
        <w:t xml:space="preserve"> indicate related sets of nouns. It is likely that applications that support one noun in a set will support the other nouns in the set.  </w:t>
      </w:r>
    </w:p>
    <w:p w14:paraId="658CA2D8" w14:textId="55F7A990" w:rsidR="001F137E" w:rsidRPr="000615A5" w:rsidRDefault="001F137E" w:rsidP="001F137E">
      <w:pPr>
        <w:pStyle w:val="NOTE"/>
      </w:pPr>
      <w:r w:rsidRPr="000615A5">
        <w:t>Example</w:t>
      </w:r>
      <w:r w:rsidRPr="000615A5">
        <w:tab/>
      </w:r>
      <w:r w:rsidRPr="000615A5">
        <w:fldChar w:fldCharType="begin"/>
      </w:r>
      <w:r w:rsidRPr="000615A5">
        <w:instrText xml:space="preserve"> REF _Ref111451884 </w:instrText>
      </w:r>
      <w:r w:rsidRPr="000615A5">
        <w:fldChar w:fldCharType="separate"/>
      </w:r>
      <w:r w:rsidR="00036893" w:rsidRPr="000615A5">
        <w:t xml:space="preserve">Table </w:t>
      </w:r>
      <w:r w:rsidR="00036893">
        <w:rPr>
          <w:noProof/>
        </w:rPr>
        <w:t>65</w:t>
      </w:r>
      <w:r w:rsidRPr="000615A5">
        <w:fldChar w:fldCharType="end"/>
      </w:r>
      <w:r w:rsidRPr="000615A5">
        <w:t xml:space="preserve"> is an example </w:t>
      </w:r>
      <w:r w:rsidRPr="00961CBF">
        <w:rPr>
          <w:rStyle w:val="Note-ExampleChar"/>
        </w:rPr>
        <w:t>o</w:t>
      </w:r>
      <w:r w:rsidRPr="000615A5">
        <w:t xml:space="preserve">f a hypothetical vendor offering that supports exchanges about material information.  The example application can act as user or provider of the data for PUSH and PULL transactions but only as a user (subscriber) for PUBLISH transactions. </w:t>
      </w:r>
    </w:p>
    <w:p w14:paraId="5F502689" w14:textId="1930DEB1" w:rsidR="001F137E" w:rsidRPr="000615A5" w:rsidRDefault="001F137E" w:rsidP="00BF20E3">
      <w:pPr>
        <w:pStyle w:val="TABLE-title"/>
      </w:pPr>
      <w:bookmarkStart w:id="2995" w:name="_Ref111451884"/>
      <w:bookmarkStart w:id="2996" w:name="_Toc111971609"/>
      <w:bookmarkStart w:id="2997" w:name="_Toc111991862"/>
      <w:bookmarkStart w:id="2998" w:name="_Toc112730190"/>
      <w:bookmarkStart w:id="2999" w:name="_Toc120010386"/>
      <w:bookmarkStart w:id="3000" w:name="_Toc130399801"/>
      <w:bookmarkStart w:id="3001" w:name="_Toc131732232"/>
      <w:bookmarkStart w:id="3002" w:name="_Toc134537701"/>
      <w:bookmarkStart w:id="3003" w:name="_Toc483857418"/>
      <w:r w:rsidRPr="000615A5">
        <w:t xml:space="preserve">Table </w:t>
      </w:r>
      <w:r w:rsidRPr="000615A5">
        <w:fldChar w:fldCharType="begin"/>
      </w:r>
      <w:r w:rsidRPr="000615A5">
        <w:instrText xml:space="preserve"> SEQ Table \* ARABIC </w:instrText>
      </w:r>
      <w:r w:rsidRPr="000615A5">
        <w:fldChar w:fldCharType="separate"/>
      </w:r>
      <w:r w:rsidR="00036893">
        <w:rPr>
          <w:noProof/>
        </w:rPr>
        <w:t>65</w:t>
      </w:r>
      <w:r w:rsidRPr="000615A5">
        <w:fldChar w:fldCharType="end"/>
      </w:r>
      <w:bookmarkEnd w:id="2995"/>
      <w:r w:rsidR="00D76A65">
        <w:t xml:space="preserve"> –</w:t>
      </w:r>
      <w:r w:rsidRPr="000615A5">
        <w:t xml:space="preserve"> Vendor</w:t>
      </w:r>
      <w:r w:rsidR="00D76A65">
        <w:t xml:space="preserve"> </w:t>
      </w:r>
      <w:r w:rsidRPr="000615A5">
        <w:t>conformance example</w:t>
      </w:r>
      <w:bookmarkEnd w:id="2996"/>
      <w:bookmarkEnd w:id="2997"/>
      <w:bookmarkEnd w:id="2998"/>
      <w:bookmarkEnd w:id="2999"/>
      <w:bookmarkEnd w:id="3000"/>
      <w:bookmarkEnd w:id="3001"/>
      <w:bookmarkEnd w:id="3002"/>
      <w:bookmarkEnd w:id="3003"/>
    </w:p>
    <w:tbl>
      <w:tblPr>
        <w:tblW w:w="87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1080"/>
        <w:gridCol w:w="1620"/>
        <w:gridCol w:w="990"/>
        <w:gridCol w:w="990"/>
        <w:gridCol w:w="720"/>
        <w:gridCol w:w="990"/>
        <w:gridCol w:w="990"/>
      </w:tblGrid>
      <w:tr w:rsidR="001F137E" w:rsidRPr="000615A5" w14:paraId="5CE1A96E" w14:textId="77777777" w:rsidTr="001F137E">
        <w:trPr>
          <w:cantSplit/>
        </w:trPr>
        <w:tc>
          <w:tcPr>
            <w:tcW w:w="1350" w:type="dxa"/>
            <w:tcBorders>
              <w:bottom w:val="single" w:sz="4" w:space="0" w:color="FFFFFF"/>
              <w:right w:val="single" w:sz="4" w:space="0" w:color="FFFFFF"/>
              <w:tl2br w:val="single" w:sz="4" w:space="0" w:color="auto"/>
            </w:tcBorders>
          </w:tcPr>
          <w:p w14:paraId="20E34F75" w14:textId="77777777" w:rsidR="001F137E" w:rsidRPr="000615A5" w:rsidRDefault="001F137E" w:rsidP="001F137E">
            <w:pPr>
              <w:keepNext/>
              <w:spacing w:before="20" w:after="20"/>
              <w:jc w:val="right"/>
              <w:rPr>
                <w:b/>
                <w:bCs/>
                <w:sz w:val="14"/>
                <w:szCs w:val="16"/>
              </w:rPr>
            </w:pPr>
            <w:r w:rsidRPr="000615A5">
              <w:rPr>
                <w:b/>
                <w:bCs/>
                <w:sz w:val="14"/>
                <w:szCs w:val="16"/>
              </w:rPr>
              <w:t>Verb</w:t>
            </w:r>
          </w:p>
          <w:p w14:paraId="4B6BEE61" w14:textId="77777777" w:rsidR="001F137E" w:rsidRPr="000615A5" w:rsidRDefault="001F137E" w:rsidP="001F137E">
            <w:pPr>
              <w:keepNext/>
              <w:spacing w:before="20" w:after="20"/>
              <w:rPr>
                <w:b/>
                <w:bCs/>
                <w:sz w:val="14"/>
                <w:szCs w:val="16"/>
              </w:rPr>
            </w:pPr>
          </w:p>
          <w:p w14:paraId="06A4E5E5" w14:textId="77777777" w:rsidR="001F137E" w:rsidRPr="000615A5" w:rsidRDefault="001F137E" w:rsidP="001F137E">
            <w:pPr>
              <w:keepNext/>
              <w:spacing w:before="20" w:after="20"/>
              <w:rPr>
                <w:b/>
                <w:bCs/>
                <w:sz w:val="14"/>
                <w:szCs w:val="16"/>
              </w:rPr>
            </w:pPr>
            <w:r w:rsidRPr="000615A5">
              <w:rPr>
                <w:b/>
                <w:bCs/>
                <w:sz w:val="14"/>
                <w:szCs w:val="16"/>
              </w:rPr>
              <w:t>Noun</w:t>
            </w:r>
          </w:p>
        </w:tc>
        <w:tc>
          <w:tcPr>
            <w:tcW w:w="1080" w:type="dxa"/>
            <w:tcBorders>
              <w:top w:val="nil"/>
              <w:left w:val="single" w:sz="4" w:space="0" w:color="FFFFFF"/>
              <w:bottom w:val="nil"/>
              <w:right w:val="single" w:sz="4" w:space="0" w:color="FFFFFF"/>
            </w:tcBorders>
            <w:shd w:val="clear" w:color="auto" w:fill="000000"/>
          </w:tcPr>
          <w:p w14:paraId="7F142FD2"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 xml:space="preserve">GET, SHOW </w:t>
            </w:r>
          </w:p>
        </w:tc>
        <w:tc>
          <w:tcPr>
            <w:tcW w:w="1620" w:type="dxa"/>
            <w:tcBorders>
              <w:top w:val="nil"/>
              <w:left w:val="single" w:sz="4" w:space="0" w:color="FFFFFF"/>
              <w:bottom w:val="nil"/>
              <w:right w:val="single" w:sz="4" w:space="0" w:color="FFFFFF"/>
            </w:tcBorders>
            <w:shd w:val="clear" w:color="auto" w:fill="000000"/>
          </w:tcPr>
          <w:p w14:paraId="447B7CE1"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 xml:space="preserve">PROCESS, </w:t>
            </w:r>
            <w:r w:rsidRPr="000615A5">
              <w:rPr>
                <w:b/>
                <w:bCs/>
                <w:color w:val="FFFFFF"/>
                <w:sz w:val="14"/>
                <w:szCs w:val="16"/>
              </w:rPr>
              <w:br/>
              <w:t>ACKN OWLEDGE</w:t>
            </w:r>
          </w:p>
        </w:tc>
        <w:tc>
          <w:tcPr>
            <w:tcW w:w="990" w:type="dxa"/>
            <w:tcBorders>
              <w:top w:val="nil"/>
              <w:left w:val="single" w:sz="4" w:space="0" w:color="FFFFFF"/>
              <w:bottom w:val="nil"/>
              <w:right w:val="single" w:sz="4" w:space="0" w:color="FFFFFF"/>
            </w:tcBorders>
            <w:shd w:val="clear" w:color="auto" w:fill="000000"/>
          </w:tcPr>
          <w:p w14:paraId="5072ABAA"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CHANGE, RESPOND</w:t>
            </w:r>
          </w:p>
        </w:tc>
        <w:tc>
          <w:tcPr>
            <w:tcW w:w="990" w:type="dxa"/>
            <w:tcBorders>
              <w:top w:val="nil"/>
              <w:left w:val="single" w:sz="4" w:space="0" w:color="FFFFFF"/>
              <w:bottom w:val="nil"/>
              <w:right w:val="single" w:sz="4" w:space="0" w:color="FFFFFF"/>
            </w:tcBorders>
            <w:shd w:val="clear" w:color="auto" w:fill="000000"/>
          </w:tcPr>
          <w:p w14:paraId="5A30701F"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CANCEL</w:t>
            </w:r>
          </w:p>
        </w:tc>
        <w:tc>
          <w:tcPr>
            <w:tcW w:w="720" w:type="dxa"/>
            <w:tcBorders>
              <w:top w:val="nil"/>
              <w:left w:val="single" w:sz="4" w:space="0" w:color="FFFFFF"/>
              <w:bottom w:val="nil"/>
              <w:right w:val="single" w:sz="4" w:space="0" w:color="FFFFFF"/>
            </w:tcBorders>
            <w:shd w:val="clear" w:color="auto" w:fill="000000"/>
          </w:tcPr>
          <w:p w14:paraId="0F4A4D86"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SYNC ADD</w:t>
            </w:r>
          </w:p>
        </w:tc>
        <w:tc>
          <w:tcPr>
            <w:tcW w:w="990" w:type="dxa"/>
            <w:tcBorders>
              <w:top w:val="nil"/>
              <w:left w:val="single" w:sz="4" w:space="0" w:color="FFFFFF"/>
              <w:bottom w:val="nil"/>
              <w:right w:val="single" w:sz="4" w:space="0" w:color="FFFFFF"/>
            </w:tcBorders>
            <w:shd w:val="clear" w:color="auto" w:fill="000000"/>
          </w:tcPr>
          <w:p w14:paraId="308CD59D"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SYNC CHANGE</w:t>
            </w:r>
          </w:p>
        </w:tc>
        <w:tc>
          <w:tcPr>
            <w:tcW w:w="990" w:type="dxa"/>
            <w:tcBorders>
              <w:top w:val="nil"/>
              <w:left w:val="single" w:sz="4" w:space="0" w:color="FFFFFF"/>
              <w:bottom w:val="nil"/>
              <w:right w:val="nil"/>
            </w:tcBorders>
            <w:shd w:val="clear" w:color="auto" w:fill="000000"/>
          </w:tcPr>
          <w:p w14:paraId="25EBA9E6" w14:textId="77777777" w:rsidR="001F137E" w:rsidRPr="000615A5" w:rsidRDefault="001F137E" w:rsidP="001F137E">
            <w:pPr>
              <w:spacing w:before="20" w:after="20"/>
              <w:jc w:val="center"/>
              <w:rPr>
                <w:b/>
                <w:bCs/>
                <w:color w:val="FFFFFF"/>
                <w:sz w:val="14"/>
                <w:szCs w:val="16"/>
              </w:rPr>
            </w:pPr>
            <w:r w:rsidRPr="000615A5">
              <w:rPr>
                <w:b/>
                <w:bCs/>
                <w:color w:val="FFFFFF"/>
                <w:sz w:val="14"/>
                <w:szCs w:val="16"/>
              </w:rPr>
              <w:t>SYNC DELETE</w:t>
            </w:r>
          </w:p>
        </w:tc>
      </w:tr>
      <w:tr w:rsidR="001F137E" w:rsidRPr="000615A5" w14:paraId="343083A3"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65554F99"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Class</w:t>
            </w:r>
          </w:p>
        </w:tc>
        <w:tc>
          <w:tcPr>
            <w:tcW w:w="1080" w:type="dxa"/>
            <w:tcBorders>
              <w:left w:val="nil"/>
            </w:tcBorders>
          </w:tcPr>
          <w:p w14:paraId="14DB7D0C" w14:textId="77777777" w:rsidR="001F137E" w:rsidRPr="000615A5" w:rsidRDefault="001F137E" w:rsidP="001F137E">
            <w:pPr>
              <w:spacing w:before="20" w:after="20"/>
              <w:jc w:val="center"/>
              <w:rPr>
                <w:sz w:val="14"/>
                <w:szCs w:val="16"/>
              </w:rPr>
            </w:pPr>
            <w:r w:rsidRPr="000615A5">
              <w:rPr>
                <w:sz w:val="14"/>
                <w:szCs w:val="16"/>
              </w:rPr>
              <w:t>User, Provider,</w:t>
            </w:r>
          </w:p>
          <w:p w14:paraId="4358EE61" w14:textId="77777777" w:rsidR="001F137E" w:rsidRPr="000615A5" w:rsidRDefault="001F137E" w:rsidP="001F137E">
            <w:pPr>
              <w:spacing w:before="20" w:after="20"/>
              <w:jc w:val="center"/>
              <w:rPr>
                <w:sz w:val="14"/>
                <w:szCs w:val="16"/>
              </w:rPr>
            </w:pPr>
            <w:r w:rsidRPr="000615A5">
              <w:rPr>
                <w:sz w:val="14"/>
                <w:szCs w:val="16"/>
              </w:rPr>
              <w:t>Object wildcard,</w:t>
            </w:r>
          </w:p>
          <w:p w14:paraId="45BDE1D8"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208DF6CF" w14:textId="77777777" w:rsidR="001F137E" w:rsidRPr="000615A5" w:rsidRDefault="001F137E" w:rsidP="001F137E">
            <w:pPr>
              <w:spacing w:before="20" w:after="20"/>
              <w:jc w:val="center"/>
              <w:rPr>
                <w:sz w:val="14"/>
                <w:szCs w:val="16"/>
              </w:rPr>
            </w:pPr>
            <w:r w:rsidRPr="000615A5">
              <w:rPr>
                <w:sz w:val="14"/>
                <w:szCs w:val="16"/>
              </w:rPr>
              <w:t>Sender, Receiver</w:t>
            </w:r>
          </w:p>
          <w:p w14:paraId="014226CA" w14:textId="77777777" w:rsidR="001F137E" w:rsidRPr="000615A5" w:rsidRDefault="001F137E" w:rsidP="001F137E">
            <w:pPr>
              <w:spacing w:before="20" w:after="20"/>
              <w:jc w:val="center"/>
              <w:rPr>
                <w:sz w:val="14"/>
                <w:szCs w:val="16"/>
              </w:rPr>
            </w:pPr>
          </w:p>
        </w:tc>
        <w:tc>
          <w:tcPr>
            <w:tcW w:w="990" w:type="dxa"/>
          </w:tcPr>
          <w:p w14:paraId="61D6C0B6" w14:textId="77777777" w:rsidR="001F137E" w:rsidRPr="000615A5" w:rsidRDefault="001F137E" w:rsidP="001F137E">
            <w:pPr>
              <w:spacing w:before="20" w:after="20"/>
              <w:jc w:val="center"/>
              <w:rPr>
                <w:sz w:val="14"/>
                <w:szCs w:val="16"/>
              </w:rPr>
            </w:pPr>
            <w:r w:rsidRPr="000615A5">
              <w:rPr>
                <w:sz w:val="14"/>
                <w:szCs w:val="16"/>
              </w:rPr>
              <w:t>Sender, Receiver,</w:t>
            </w:r>
          </w:p>
          <w:p w14:paraId="06AC0234" w14:textId="77777777" w:rsidR="001F137E" w:rsidRPr="000615A5" w:rsidRDefault="001F137E" w:rsidP="001F137E">
            <w:pPr>
              <w:spacing w:before="20" w:after="20"/>
              <w:jc w:val="center"/>
              <w:rPr>
                <w:sz w:val="14"/>
                <w:szCs w:val="16"/>
              </w:rPr>
            </w:pPr>
            <w:r w:rsidRPr="000615A5">
              <w:rPr>
                <w:sz w:val="14"/>
                <w:szCs w:val="16"/>
              </w:rPr>
              <w:t>Object wildcard,</w:t>
            </w:r>
          </w:p>
          <w:p w14:paraId="0FDD3C0B"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3555197C" w14:textId="77777777" w:rsidR="001F137E" w:rsidRPr="000615A5" w:rsidRDefault="001F137E" w:rsidP="001F137E">
            <w:pPr>
              <w:spacing w:before="20" w:after="20"/>
              <w:jc w:val="center"/>
              <w:rPr>
                <w:sz w:val="14"/>
                <w:szCs w:val="16"/>
              </w:rPr>
            </w:pPr>
            <w:r w:rsidRPr="000615A5">
              <w:rPr>
                <w:sz w:val="14"/>
                <w:szCs w:val="16"/>
              </w:rPr>
              <w:t>Sender, Receiver,</w:t>
            </w:r>
          </w:p>
          <w:p w14:paraId="1CBF7953" w14:textId="77777777" w:rsidR="001F137E" w:rsidRPr="000615A5" w:rsidRDefault="001F137E" w:rsidP="001F137E">
            <w:pPr>
              <w:spacing w:before="20" w:after="20"/>
              <w:jc w:val="center"/>
              <w:rPr>
                <w:sz w:val="14"/>
                <w:szCs w:val="16"/>
              </w:rPr>
            </w:pPr>
            <w:r w:rsidRPr="000615A5">
              <w:rPr>
                <w:sz w:val="14"/>
                <w:szCs w:val="16"/>
              </w:rPr>
              <w:t>Object wildcard,</w:t>
            </w:r>
          </w:p>
          <w:p w14:paraId="789E1F5E"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65265E85" w14:textId="77777777" w:rsidR="001F137E" w:rsidRPr="000615A5" w:rsidRDefault="001F137E" w:rsidP="001F137E">
            <w:pPr>
              <w:spacing w:before="20" w:after="20"/>
              <w:jc w:val="center"/>
              <w:rPr>
                <w:sz w:val="14"/>
                <w:szCs w:val="16"/>
              </w:rPr>
            </w:pPr>
            <w:r w:rsidRPr="000615A5">
              <w:rPr>
                <w:sz w:val="14"/>
                <w:szCs w:val="16"/>
              </w:rPr>
              <w:t>User</w:t>
            </w:r>
          </w:p>
          <w:p w14:paraId="0C04FA72" w14:textId="77777777" w:rsidR="001F137E" w:rsidRPr="000615A5" w:rsidRDefault="001F137E" w:rsidP="001F137E">
            <w:pPr>
              <w:spacing w:before="20" w:after="20"/>
              <w:jc w:val="center"/>
              <w:rPr>
                <w:sz w:val="14"/>
                <w:szCs w:val="16"/>
              </w:rPr>
            </w:pPr>
          </w:p>
        </w:tc>
        <w:tc>
          <w:tcPr>
            <w:tcW w:w="990" w:type="dxa"/>
          </w:tcPr>
          <w:p w14:paraId="3608B0FF" w14:textId="77777777" w:rsidR="001F137E" w:rsidRPr="000615A5" w:rsidRDefault="001F137E" w:rsidP="001F137E">
            <w:pPr>
              <w:spacing w:before="20" w:after="20"/>
              <w:jc w:val="center"/>
              <w:rPr>
                <w:sz w:val="14"/>
                <w:szCs w:val="16"/>
              </w:rPr>
            </w:pPr>
            <w:r w:rsidRPr="000615A5">
              <w:rPr>
                <w:sz w:val="14"/>
                <w:szCs w:val="16"/>
              </w:rPr>
              <w:t>User</w:t>
            </w:r>
          </w:p>
        </w:tc>
        <w:tc>
          <w:tcPr>
            <w:tcW w:w="990" w:type="dxa"/>
          </w:tcPr>
          <w:p w14:paraId="067AE85A" w14:textId="77777777" w:rsidR="001F137E" w:rsidRPr="000615A5" w:rsidRDefault="001F137E" w:rsidP="001F137E">
            <w:pPr>
              <w:spacing w:before="20" w:after="20"/>
              <w:jc w:val="center"/>
              <w:rPr>
                <w:sz w:val="14"/>
                <w:szCs w:val="16"/>
              </w:rPr>
            </w:pPr>
            <w:r w:rsidRPr="000615A5">
              <w:rPr>
                <w:sz w:val="14"/>
                <w:szCs w:val="16"/>
              </w:rPr>
              <w:t>User</w:t>
            </w:r>
          </w:p>
        </w:tc>
      </w:tr>
      <w:tr w:rsidR="001F137E" w:rsidRPr="000615A5" w14:paraId="77D40548"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4436CDDF"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Definition</w:t>
            </w:r>
          </w:p>
        </w:tc>
        <w:tc>
          <w:tcPr>
            <w:tcW w:w="1080" w:type="dxa"/>
            <w:tcBorders>
              <w:left w:val="nil"/>
            </w:tcBorders>
          </w:tcPr>
          <w:p w14:paraId="0584ACB2" w14:textId="77777777" w:rsidR="001F137E" w:rsidRPr="000615A5" w:rsidRDefault="001F137E" w:rsidP="001F137E">
            <w:pPr>
              <w:spacing w:before="20" w:after="20"/>
              <w:jc w:val="center"/>
              <w:rPr>
                <w:sz w:val="14"/>
                <w:szCs w:val="16"/>
              </w:rPr>
            </w:pPr>
            <w:r w:rsidRPr="000615A5">
              <w:rPr>
                <w:sz w:val="14"/>
                <w:szCs w:val="16"/>
              </w:rPr>
              <w:t>User, Provider,</w:t>
            </w:r>
          </w:p>
          <w:p w14:paraId="4DE1E37B" w14:textId="77777777" w:rsidR="001F137E" w:rsidRPr="000615A5" w:rsidRDefault="001F137E" w:rsidP="001F137E">
            <w:pPr>
              <w:spacing w:before="20" w:after="20"/>
              <w:jc w:val="center"/>
              <w:rPr>
                <w:sz w:val="14"/>
                <w:szCs w:val="16"/>
              </w:rPr>
            </w:pPr>
            <w:r w:rsidRPr="000615A5">
              <w:rPr>
                <w:sz w:val="14"/>
                <w:szCs w:val="16"/>
              </w:rPr>
              <w:t>Object wildcard,</w:t>
            </w:r>
          </w:p>
          <w:p w14:paraId="6DE0D613"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6581826C" w14:textId="77777777" w:rsidR="001F137E" w:rsidRPr="000615A5" w:rsidRDefault="001F137E" w:rsidP="001F137E">
            <w:pPr>
              <w:spacing w:before="20" w:after="20"/>
              <w:jc w:val="center"/>
              <w:rPr>
                <w:sz w:val="14"/>
                <w:szCs w:val="16"/>
              </w:rPr>
            </w:pPr>
            <w:r w:rsidRPr="000615A5">
              <w:rPr>
                <w:sz w:val="14"/>
                <w:szCs w:val="16"/>
              </w:rPr>
              <w:t>Sender, Receiver</w:t>
            </w:r>
          </w:p>
          <w:p w14:paraId="34755C40" w14:textId="77777777" w:rsidR="001F137E" w:rsidRPr="000615A5" w:rsidRDefault="001F137E" w:rsidP="001F137E">
            <w:pPr>
              <w:spacing w:before="20" w:after="20"/>
              <w:jc w:val="center"/>
              <w:rPr>
                <w:sz w:val="14"/>
                <w:szCs w:val="16"/>
              </w:rPr>
            </w:pPr>
          </w:p>
        </w:tc>
        <w:tc>
          <w:tcPr>
            <w:tcW w:w="990" w:type="dxa"/>
          </w:tcPr>
          <w:p w14:paraId="1560D620" w14:textId="77777777" w:rsidR="001F137E" w:rsidRPr="000615A5" w:rsidRDefault="001F137E" w:rsidP="001F137E">
            <w:pPr>
              <w:spacing w:before="20" w:after="20"/>
              <w:jc w:val="center"/>
              <w:rPr>
                <w:sz w:val="14"/>
                <w:szCs w:val="16"/>
              </w:rPr>
            </w:pPr>
            <w:r w:rsidRPr="000615A5">
              <w:rPr>
                <w:sz w:val="14"/>
                <w:szCs w:val="16"/>
              </w:rPr>
              <w:t>Sender, Receiver,</w:t>
            </w:r>
          </w:p>
          <w:p w14:paraId="3F03390E" w14:textId="77777777" w:rsidR="001F137E" w:rsidRPr="000615A5" w:rsidRDefault="001F137E" w:rsidP="001F137E">
            <w:pPr>
              <w:spacing w:before="20" w:after="20"/>
              <w:jc w:val="center"/>
              <w:rPr>
                <w:sz w:val="14"/>
                <w:szCs w:val="16"/>
              </w:rPr>
            </w:pPr>
            <w:r w:rsidRPr="000615A5">
              <w:rPr>
                <w:sz w:val="14"/>
                <w:szCs w:val="16"/>
              </w:rPr>
              <w:t>Object wildcard,</w:t>
            </w:r>
          </w:p>
          <w:p w14:paraId="79B0A719"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09076232" w14:textId="77777777" w:rsidR="001F137E" w:rsidRPr="000615A5" w:rsidRDefault="001F137E" w:rsidP="001F137E">
            <w:pPr>
              <w:spacing w:before="20" w:after="20"/>
              <w:jc w:val="center"/>
              <w:rPr>
                <w:sz w:val="14"/>
                <w:szCs w:val="16"/>
              </w:rPr>
            </w:pPr>
            <w:r w:rsidRPr="000615A5">
              <w:rPr>
                <w:sz w:val="14"/>
                <w:szCs w:val="16"/>
              </w:rPr>
              <w:t>Sender, Receiver,</w:t>
            </w:r>
          </w:p>
          <w:p w14:paraId="7B4ED23B" w14:textId="77777777" w:rsidR="001F137E" w:rsidRPr="000615A5" w:rsidRDefault="001F137E" w:rsidP="001F137E">
            <w:pPr>
              <w:spacing w:before="20" w:after="20"/>
              <w:jc w:val="center"/>
              <w:rPr>
                <w:sz w:val="14"/>
                <w:szCs w:val="16"/>
              </w:rPr>
            </w:pPr>
            <w:r w:rsidRPr="000615A5">
              <w:rPr>
                <w:sz w:val="14"/>
                <w:szCs w:val="16"/>
              </w:rPr>
              <w:t>Object wildcard,</w:t>
            </w:r>
          </w:p>
          <w:p w14:paraId="19E418DF"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5E9AEB2B" w14:textId="77777777" w:rsidR="001F137E" w:rsidRPr="000615A5" w:rsidRDefault="001F137E" w:rsidP="001F137E">
            <w:pPr>
              <w:spacing w:before="20" w:after="20"/>
              <w:jc w:val="center"/>
              <w:rPr>
                <w:sz w:val="14"/>
                <w:szCs w:val="16"/>
              </w:rPr>
            </w:pPr>
            <w:r w:rsidRPr="000615A5">
              <w:rPr>
                <w:sz w:val="14"/>
                <w:szCs w:val="16"/>
              </w:rPr>
              <w:t>User</w:t>
            </w:r>
          </w:p>
          <w:p w14:paraId="783CA763" w14:textId="77777777" w:rsidR="001F137E" w:rsidRPr="000615A5" w:rsidRDefault="001F137E" w:rsidP="001F137E">
            <w:pPr>
              <w:spacing w:before="20" w:after="20"/>
              <w:jc w:val="center"/>
              <w:rPr>
                <w:sz w:val="14"/>
                <w:szCs w:val="16"/>
              </w:rPr>
            </w:pPr>
          </w:p>
        </w:tc>
        <w:tc>
          <w:tcPr>
            <w:tcW w:w="990" w:type="dxa"/>
          </w:tcPr>
          <w:p w14:paraId="49EE67D7" w14:textId="77777777" w:rsidR="001F137E" w:rsidRPr="000615A5" w:rsidRDefault="001F137E" w:rsidP="001F137E">
            <w:pPr>
              <w:spacing w:before="20" w:after="20"/>
              <w:jc w:val="center"/>
              <w:rPr>
                <w:sz w:val="14"/>
                <w:szCs w:val="16"/>
              </w:rPr>
            </w:pPr>
            <w:r w:rsidRPr="000615A5">
              <w:rPr>
                <w:sz w:val="14"/>
                <w:szCs w:val="16"/>
              </w:rPr>
              <w:t>User</w:t>
            </w:r>
          </w:p>
          <w:p w14:paraId="5A128C14" w14:textId="77777777" w:rsidR="001F137E" w:rsidRPr="000615A5" w:rsidRDefault="001F137E" w:rsidP="001F137E">
            <w:pPr>
              <w:spacing w:before="20" w:after="20"/>
              <w:jc w:val="center"/>
              <w:rPr>
                <w:sz w:val="14"/>
                <w:szCs w:val="16"/>
              </w:rPr>
            </w:pPr>
          </w:p>
        </w:tc>
        <w:tc>
          <w:tcPr>
            <w:tcW w:w="990" w:type="dxa"/>
          </w:tcPr>
          <w:p w14:paraId="1494C777" w14:textId="77777777" w:rsidR="001F137E" w:rsidRPr="000615A5" w:rsidRDefault="001F137E" w:rsidP="001F137E">
            <w:pPr>
              <w:spacing w:before="20" w:after="20"/>
              <w:jc w:val="center"/>
              <w:rPr>
                <w:sz w:val="14"/>
                <w:szCs w:val="16"/>
              </w:rPr>
            </w:pPr>
            <w:r w:rsidRPr="000615A5">
              <w:rPr>
                <w:sz w:val="14"/>
                <w:szCs w:val="16"/>
              </w:rPr>
              <w:t>User</w:t>
            </w:r>
          </w:p>
          <w:p w14:paraId="2AB4DECC" w14:textId="77777777" w:rsidR="001F137E" w:rsidRPr="000615A5" w:rsidRDefault="001F137E" w:rsidP="001F137E">
            <w:pPr>
              <w:spacing w:before="20" w:after="20"/>
              <w:jc w:val="center"/>
              <w:rPr>
                <w:sz w:val="14"/>
                <w:szCs w:val="16"/>
              </w:rPr>
            </w:pPr>
          </w:p>
        </w:tc>
      </w:tr>
      <w:tr w:rsidR="001F137E" w:rsidRPr="000615A5" w14:paraId="77F00C3F"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1BDB9ECF"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Lot</w:t>
            </w:r>
          </w:p>
        </w:tc>
        <w:tc>
          <w:tcPr>
            <w:tcW w:w="1080" w:type="dxa"/>
            <w:tcBorders>
              <w:left w:val="nil"/>
            </w:tcBorders>
          </w:tcPr>
          <w:p w14:paraId="53682438" w14:textId="77777777" w:rsidR="001F137E" w:rsidRPr="000615A5" w:rsidRDefault="001F137E" w:rsidP="001F137E">
            <w:pPr>
              <w:spacing w:before="20" w:after="20"/>
              <w:jc w:val="center"/>
              <w:rPr>
                <w:sz w:val="14"/>
                <w:szCs w:val="16"/>
              </w:rPr>
            </w:pPr>
            <w:r w:rsidRPr="000615A5">
              <w:rPr>
                <w:sz w:val="14"/>
                <w:szCs w:val="16"/>
              </w:rPr>
              <w:t>User, Provider,</w:t>
            </w:r>
          </w:p>
          <w:p w14:paraId="5D425AF3" w14:textId="77777777" w:rsidR="001F137E" w:rsidRPr="000615A5" w:rsidRDefault="001F137E" w:rsidP="001F137E">
            <w:pPr>
              <w:spacing w:before="20" w:after="20"/>
              <w:jc w:val="center"/>
              <w:rPr>
                <w:sz w:val="14"/>
                <w:szCs w:val="16"/>
              </w:rPr>
            </w:pPr>
            <w:r w:rsidRPr="000615A5">
              <w:rPr>
                <w:sz w:val="14"/>
                <w:szCs w:val="16"/>
              </w:rPr>
              <w:t>Object wildcard,</w:t>
            </w:r>
          </w:p>
          <w:p w14:paraId="55A7F79D"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27D32BFC" w14:textId="77777777" w:rsidR="001F137E" w:rsidRPr="000615A5" w:rsidRDefault="001F137E" w:rsidP="001F137E">
            <w:pPr>
              <w:spacing w:before="20" w:after="20"/>
              <w:jc w:val="center"/>
              <w:rPr>
                <w:sz w:val="14"/>
                <w:szCs w:val="16"/>
              </w:rPr>
            </w:pPr>
            <w:r w:rsidRPr="000615A5">
              <w:rPr>
                <w:sz w:val="14"/>
                <w:szCs w:val="16"/>
              </w:rPr>
              <w:t>Sender, Receiver</w:t>
            </w:r>
          </w:p>
          <w:p w14:paraId="6B4B363D" w14:textId="77777777" w:rsidR="001F137E" w:rsidRPr="000615A5" w:rsidRDefault="001F137E" w:rsidP="001F137E">
            <w:pPr>
              <w:spacing w:before="20" w:after="20"/>
              <w:jc w:val="center"/>
              <w:rPr>
                <w:sz w:val="14"/>
                <w:szCs w:val="16"/>
              </w:rPr>
            </w:pPr>
          </w:p>
        </w:tc>
        <w:tc>
          <w:tcPr>
            <w:tcW w:w="990" w:type="dxa"/>
          </w:tcPr>
          <w:p w14:paraId="3F6CBE3E" w14:textId="77777777" w:rsidR="001F137E" w:rsidRPr="000615A5" w:rsidRDefault="001F137E" w:rsidP="001F137E">
            <w:pPr>
              <w:spacing w:before="20" w:after="20"/>
              <w:jc w:val="center"/>
              <w:rPr>
                <w:sz w:val="14"/>
                <w:szCs w:val="16"/>
              </w:rPr>
            </w:pPr>
            <w:r w:rsidRPr="000615A5">
              <w:rPr>
                <w:sz w:val="14"/>
                <w:szCs w:val="16"/>
              </w:rPr>
              <w:t>Sender, Receiver,</w:t>
            </w:r>
          </w:p>
          <w:p w14:paraId="49CB2292" w14:textId="77777777" w:rsidR="001F137E" w:rsidRPr="000615A5" w:rsidRDefault="001F137E" w:rsidP="001F137E">
            <w:pPr>
              <w:spacing w:before="20" w:after="20"/>
              <w:jc w:val="center"/>
              <w:rPr>
                <w:sz w:val="14"/>
                <w:szCs w:val="16"/>
              </w:rPr>
            </w:pPr>
            <w:r w:rsidRPr="000615A5">
              <w:rPr>
                <w:sz w:val="14"/>
                <w:szCs w:val="16"/>
              </w:rPr>
              <w:t>Object wildcard,</w:t>
            </w:r>
          </w:p>
          <w:p w14:paraId="10FA10E9"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64677443" w14:textId="77777777" w:rsidR="001F137E" w:rsidRPr="000615A5" w:rsidRDefault="001F137E" w:rsidP="001F137E">
            <w:pPr>
              <w:spacing w:before="20" w:after="20"/>
              <w:jc w:val="center"/>
              <w:rPr>
                <w:sz w:val="14"/>
                <w:szCs w:val="16"/>
              </w:rPr>
            </w:pPr>
            <w:r w:rsidRPr="000615A5">
              <w:rPr>
                <w:sz w:val="14"/>
                <w:szCs w:val="16"/>
              </w:rPr>
              <w:t>Sender, Receiver,</w:t>
            </w:r>
          </w:p>
          <w:p w14:paraId="6FE42254" w14:textId="77777777" w:rsidR="001F137E" w:rsidRPr="000615A5" w:rsidRDefault="001F137E" w:rsidP="001F137E">
            <w:pPr>
              <w:spacing w:before="20" w:after="20"/>
              <w:jc w:val="center"/>
              <w:rPr>
                <w:sz w:val="14"/>
                <w:szCs w:val="16"/>
              </w:rPr>
            </w:pPr>
            <w:r w:rsidRPr="000615A5">
              <w:rPr>
                <w:sz w:val="14"/>
                <w:szCs w:val="16"/>
              </w:rPr>
              <w:t>Object wildcard,</w:t>
            </w:r>
          </w:p>
          <w:p w14:paraId="1E05D140"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60394AE8" w14:textId="77777777" w:rsidR="001F137E" w:rsidRPr="000615A5" w:rsidRDefault="001F137E" w:rsidP="001F137E">
            <w:pPr>
              <w:spacing w:before="20" w:after="20"/>
              <w:jc w:val="center"/>
              <w:rPr>
                <w:sz w:val="14"/>
                <w:szCs w:val="16"/>
              </w:rPr>
            </w:pPr>
            <w:r w:rsidRPr="000615A5">
              <w:rPr>
                <w:sz w:val="14"/>
                <w:szCs w:val="16"/>
              </w:rPr>
              <w:t>User</w:t>
            </w:r>
          </w:p>
        </w:tc>
        <w:tc>
          <w:tcPr>
            <w:tcW w:w="990" w:type="dxa"/>
          </w:tcPr>
          <w:p w14:paraId="10FB8B23" w14:textId="77777777" w:rsidR="001F137E" w:rsidRPr="000615A5" w:rsidRDefault="001F137E" w:rsidP="001F137E">
            <w:pPr>
              <w:spacing w:before="20" w:after="20"/>
              <w:jc w:val="center"/>
              <w:rPr>
                <w:sz w:val="14"/>
                <w:szCs w:val="16"/>
              </w:rPr>
            </w:pPr>
            <w:r w:rsidRPr="000615A5">
              <w:rPr>
                <w:sz w:val="14"/>
                <w:szCs w:val="16"/>
              </w:rPr>
              <w:t>User</w:t>
            </w:r>
          </w:p>
          <w:p w14:paraId="1D1583ED" w14:textId="77777777" w:rsidR="001F137E" w:rsidRPr="000615A5" w:rsidRDefault="001F137E" w:rsidP="001F137E">
            <w:pPr>
              <w:spacing w:before="20" w:after="20"/>
              <w:jc w:val="center"/>
              <w:rPr>
                <w:sz w:val="14"/>
                <w:szCs w:val="16"/>
              </w:rPr>
            </w:pPr>
          </w:p>
        </w:tc>
        <w:tc>
          <w:tcPr>
            <w:tcW w:w="990" w:type="dxa"/>
          </w:tcPr>
          <w:p w14:paraId="5D72D624" w14:textId="77777777" w:rsidR="001F137E" w:rsidRPr="000615A5" w:rsidRDefault="001F137E" w:rsidP="001F137E">
            <w:pPr>
              <w:spacing w:before="20" w:after="20"/>
              <w:jc w:val="center"/>
              <w:rPr>
                <w:sz w:val="14"/>
                <w:szCs w:val="16"/>
              </w:rPr>
            </w:pPr>
            <w:r w:rsidRPr="000615A5">
              <w:rPr>
                <w:sz w:val="14"/>
                <w:szCs w:val="16"/>
              </w:rPr>
              <w:t>User</w:t>
            </w:r>
          </w:p>
          <w:p w14:paraId="198E0204" w14:textId="77777777" w:rsidR="001F137E" w:rsidRPr="000615A5" w:rsidRDefault="001F137E" w:rsidP="001F137E">
            <w:pPr>
              <w:spacing w:before="20" w:after="20"/>
              <w:jc w:val="center"/>
              <w:rPr>
                <w:sz w:val="14"/>
                <w:szCs w:val="16"/>
              </w:rPr>
            </w:pPr>
          </w:p>
        </w:tc>
      </w:tr>
      <w:tr w:rsidR="001F137E" w:rsidRPr="000615A5" w14:paraId="15068692"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4F12C0F3"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Sublot</w:t>
            </w:r>
          </w:p>
        </w:tc>
        <w:tc>
          <w:tcPr>
            <w:tcW w:w="1080" w:type="dxa"/>
            <w:tcBorders>
              <w:left w:val="nil"/>
            </w:tcBorders>
          </w:tcPr>
          <w:p w14:paraId="1D81120E" w14:textId="77777777" w:rsidR="001F137E" w:rsidRPr="000615A5" w:rsidRDefault="001F137E" w:rsidP="001F137E">
            <w:pPr>
              <w:spacing w:before="20" w:after="20"/>
              <w:jc w:val="center"/>
              <w:rPr>
                <w:sz w:val="14"/>
                <w:szCs w:val="16"/>
              </w:rPr>
            </w:pPr>
            <w:r w:rsidRPr="000615A5">
              <w:rPr>
                <w:sz w:val="14"/>
                <w:szCs w:val="16"/>
              </w:rPr>
              <w:t>User, Provider,</w:t>
            </w:r>
          </w:p>
          <w:p w14:paraId="7B9E6C83" w14:textId="77777777" w:rsidR="001F137E" w:rsidRPr="000615A5" w:rsidRDefault="001F137E" w:rsidP="001F137E">
            <w:pPr>
              <w:spacing w:before="20" w:after="20"/>
              <w:jc w:val="center"/>
              <w:rPr>
                <w:sz w:val="14"/>
                <w:szCs w:val="16"/>
              </w:rPr>
            </w:pPr>
            <w:r w:rsidRPr="000615A5">
              <w:rPr>
                <w:sz w:val="14"/>
                <w:szCs w:val="16"/>
              </w:rPr>
              <w:t>Object wildcard,</w:t>
            </w:r>
          </w:p>
          <w:p w14:paraId="07B5DE18"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671605F9" w14:textId="77777777" w:rsidR="001F137E" w:rsidRPr="000615A5" w:rsidRDefault="001F137E" w:rsidP="001F137E">
            <w:pPr>
              <w:spacing w:before="20" w:after="20"/>
              <w:jc w:val="center"/>
              <w:rPr>
                <w:sz w:val="14"/>
                <w:szCs w:val="16"/>
              </w:rPr>
            </w:pPr>
            <w:r w:rsidRPr="000615A5">
              <w:rPr>
                <w:sz w:val="14"/>
                <w:szCs w:val="16"/>
              </w:rPr>
              <w:t>Sender, Receiver</w:t>
            </w:r>
          </w:p>
          <w:p w14:paraId="52F017B1" w14:textId="77777777" w:rsidR="001F137E" w:rsidRPr="000615A5" w:rsidRDefault="001F137E" w:rsidP="001F137E">
            <w:pPr>
              <w:spacing w:before="20" w:after="20"/>
              <w:jc w:val="center"/>
              <w:rPr>
                <w:sz w:val="14"/>
                <w:szCs w:val="16"/>
              </w:rPr>
            </w:pPr>
          </w:p>
        </w:tc>
        <w:tc>
          <w:tcPr>
            <w:tcW w:w="990" w:type="dxa"/>
          </w:tcPr>
          <w:p w14:paraId="5FC9D344" w14:textId="77777777" w:rsidR="001F137E" w:rsidRPr="000615A5" w:rsidRDefault="001F137E" w:rsidP="001F137E">
            <w:pPr>
              <w:spacing w:before="20" w:after="20"/>
              <w:jc w:val="center"/>
              <w:rPr>
                <w:sz w:val="14"/>
                <w:szCs w:val="16"/>
              </w:rPr>
            </w:pPr>
            <w:r w:rsidRPr="000615A5">
              <w:rPr>
                <w:sz w:val="14"/>
                <w:szCs w:val="16"/>
              </w:rPr>
              <w:t>Sender, Receiver,</w:t>
            </w:r>
          </w:p>
          <w:p w14:paraId="5CBABC1B" w14:textId="77777777" w:rsidR="001F137E" w:rsidRPr="000615A5" w:rsidRDefault="001F137E" w:rsidP="001F137E">
            <w:pPr>
              <w:spacing w:before="20" w:after="20"/>
              <w:jc w:val="center"/>
              <w:rPr>
                <w:sz w:val="14"/>
                <w:szCs w:val="16"/>
              </w:rPr>
            </w:pPr>
            <w:r w:rsidRPr="000615A5">
              <w:rPr>
                <w:sz w:val="14"/>
                <w:szCs w:val="16"/>
              </w:rPr>
              <w:t>Object wildcard,</w:t>
            </w:r>
          </w:p>
          <w:p w14:paraId="02CF40F0"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63FAE498" w14:textId="77777777" w:rsidR="001F137E" w:rsidRPr="000615A5" w:rsidRDefault="001F137E" w:rsidP="001F137E">
            <w:pPr>
              <w:spacing w:before="20" w:after="20"/>
              <w:jc w:val="center"/>
              <w:rPr>
                <w:sz w:val="14"/>
                <w:szCs w:val="16"/>
              </w:rPr>
            </w:pPr>
            <w:r w:rsidRPr="000615A5">
              <w:rPr>
                <w:sz w:val="14"/>
                <w:szCs w:val="16"/>
              </w:rPr>
              <w:t>Sender, Receiver,</w:t>
            </w:r>
          </w:p>
          <w:p w14:paraId="2B2077E9" w14:textId="77777777" w:rsidR="001F137E" w:rsidRPr="000615A5" w:rsidRDefault="001F137E" w:rsidP="001F137E">
            <w:pPr>
              <w:spacing w:before="20" w:after="20"/>
              <w:jc w:val="center"/>
              <w:rPr>
                <w:sz w:val="14"/>
                <w:szCs w:val="16"/>
              </w:rPr>
            </w:pPr>
            <w:r w:rsidRPr="000615A5">
              <w:rPr>
                <w:sz w:val="14"/>
                <w:szCs w:val="16"/>
              </w:rPr>
              <w:t>Object wildcard,</w:t>
            </w:r>
          </w:p>
          <w:p w14:paraId="17A4E436"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2BD3B8CB" w14:textId="77777777" w:rsidR="001F137E" w:rsidRPr="000615A5" w:rsidRDefault="001F137E" w:rsidP="001F137E">
            <w:pPr>
              <w:spacing w:before="20" w:after="20"/>
              <w:jc w:val="center"/>
              <w:rPr>
                <w:sz w:val="14"/>
                <w:szCs w:val="16"/>
              </w:rPr>
            </w:pPr>
            <w:r w:rsidRPr="000615A5">
              <w:rPr>
                <w:sz w:val="14"/>
                <w:szCs w:val="16"/>
              </w:rPr>
              <w:t>User</w:t>
            </w:r>
          </w:p>
          <w:p w14:paraId="74652107" w14:textId="77777777" w:rsidR="001F137E" w:rsidRPr="000615A5" w:rsidRDefault="001F137E" w:rsidP="001F137E">
            <w:pPr>
              <w:spacing w:before="20" w:after="20"/>
              <w:jc w:val="center"/>
              <w:rPr>
                <w:sz w:val="14"/>
                <w:szCs w:val="16"/>
              </w:rPr>
            </w:pPr>
          </w:p>
        </w:tc>
        <w:tc>
          <w:tcPr>
            <w:tcW w:w="990" w:type="dxa"/>
          </w:tcPr>
          <w:p w14:paraId="66B10F37" w14:textId="77777777" w:rsidR="001F137E" w:rsidRPr="000615A5" w:rsidRDefault="001F137E" w:rsidP="001F137E">
            <w:pPr>
              <w:spacing w:before="20" w:after="20"/>
              <w:jc w:val="center"/>
              <w:rPr>
                <w:sz w:val="14"/>
                <w:szCs w:val="16"/>
              </w:rPr>
            </w:pPr>
            <w:r w:rsidRPr="000615A5">
              <w:rPr>
                <w:sz w:val="14"/>
                <w:szCs w:val="16"/>
              </w:rPr>
              <w:t>User</w:t>
            </w:r>
          </w:p>
          <w:p w14:paraId="31A18C9E" w14:textId="77777777" w:rsidR="001F137E" w:rsidRPr="000615A5" w:rsidRDefault="001F137E" w:rsidP="001F137E">
            <w:pPr>
              <w:spacing w:before="20" w:after="20"/>
              <w:jc w:val="center"/>
              <w:rPr>
                <w:sz w:val="14"/>
                <w:szCs w:val="16"/>
              </w:rPr>
            </w:pPr>
          </w:p>
        </w:tc>
        <w:tc>
          <w:tcPr>
            <w:tcW w:w="990" w:type="dxa"/>
          </w:tcPr>
          <w:p w14:paraId="1D9C68DC" w14:textId="77777777" w:rsidR="001F137E" w:rsidRPr="000615A5" w:rsidRDefault="001F137E" w:rsidP="001F137E">
            <w:pPr>
              <w:spacing w:before="20" w:after="20"/>
              <w:jc w:val="center"/>
              <w:rPr>
                <w:sz w:val="14"/>
                <w:szCs w:val="16"/>
              </w:rPr>
            </w:pPr>
            <w:r w:rsidRPr="000615A5">
              <w:rPr>
                <w:sz w:val="14"/>
                <w:szCs w:val="16"/>
              </w:rPr>
              <w:t>User</w:t>
            </w:r>
          </w:p>
          <w:p w14:paraId="146F8323" w14:textId="77777777" w:rsidR="001F137E" w:rsidRPr="000615A5" w:rsidRDefault="001F137E" w:rsidP="001F137E">
            <w:pPr>
              <w:spacing w:before="20" w:after="20"/>
              <w:jc w:val="center"/>
              <w:rPr>
                <w:sz w:val="14"/>
                <w:szCs w:val="16"/>
              </w:rPr>
            </w:pPr>
          </w:p>
        </w:tc>
      </w:tr>
      <w:tr w:rsidR="001F137E" w:rsidRPr="000615A5" w14:paraId="535D4BBE" w14:textId="77777777" w:rsidTr="001F137E">
        <w:trPr>
          <w:cantSplit/>
        </w:trPr>
        <w:tc>
          <w:tcPr>
            <w:tcW w:w="1350" w:type="dxa"/>
            <w:tcBorders>
              <w:top w:val="single" w:sz="4" w:space="0" w:color="FFFFFF"/>
              <w:left w:val="nil"/>
              <w:bottom w:val="single" w:sz="4" w:space="0" w:color="FFFFFF"/>
              <w:right w:val="nil"/>
            </w:tcBorders>
            <w:shd w:val="clear" w:color="auto" w:fill="000000"/>
          </w:tcPr>
          <w:p w14:paraId="36655300"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Material Test</w:t>
            </w:r>
          </w:p>
        </w:tc>
        <w:tc>
          <w:tcPr>
            <w:tcW w:w="1080" w:type="dxa"/>
            <w:tcBorders>
              <w:left w:val="nil"/>
            </w:tcBorders>
          </w:tcPr>
          <w:p w14:paraId="682DF72C" w14:textId="77777777" w:rsidR="001F137E" w:rsidRPr="000615A5" w:rsidRDefault="001F137E" w:rsidP="001F137E">
            <w:pPr>
              <w:spacing w:before="20" w:after="20"/>
              <w:jc w:val="center"/>
              <w:rPr>
                <w:sz w:val="14"/>
                <w:szCs w:val="16"/>
              </w:rPr>
            </w:pPr>
            <w:r w:rsidRPr="000615A5">
              <w:rPr>
                <w:sz w:val="14"/>
                <w:szCs w:val="16"/>
              </w:rPr>
              <w:t>User, Provider,</w:t>
            </w:r>
          </w:p>
          <w:p w14:paraId="46703A76" w14:textId="77777777" w:rsidR="001F137E" w:rsidRPr="000615A5" w:rsidRDefault="001F137E" w:rsidP="001F137E">
            <w:pPr>
              <w:spacing w:before="20" w:after="20"/>
              <w:jc w:val="center"/>
              <w:rPr>
                <w:sz w:val="14"/>
                <w:szCs w:val="16"/>
              </w:rPr>
            </w:pPr>
            <w:r w:rsidRPr="000615A5">
              <w:rPr>
                <w:sz w:val="14"/>
                <w:szCs w:val="16"/>
              </w:rPr>
              <w:t>Object wildcard,</w:t>
            </w:r>
          </w:p>
          <w:p w14:paraId="5A7F94C9" w14:textId="77777777" w:rsidR="001F137E" w:rsidRPr="000615A5" w:rsidRDefault="001F137E" w:rsidP="001F137E">
            <w:pPr>
              <w:spacing w:before="20" w:after="20"/>
              <w:jc w:val="center"/>
              <w:rPr>
                <w:sz w:val="14"/>
                <w:szCs w:val="16"/>
              </w:rPr>
            </w:pPr>
            <w:r w:rsidRPr="000615A5">
              <w:rPr>
                <w:sz w:val="14"/>
                <w:szCs w:val="16"/>
              </w:rPr>
              <w:t>Property wildcard</w:t>
            </w:r>
          </w:p>
        </w:tc>
        <w:tc>
          <w:tcPr>
            <w:tcW w:w="1620" w:type="dxa"/>
          </w:tcPr>
          <w:p w14:paraId="6B7BCDA4" w14:textId="77777777" w:rsidR="001F137E" w:rsidRPr="000615A5" w:rsidRDefault="001F137E" w:rsidP="001F137E">
            <w:pPr>
              <w:spacing w:before="20" w:after="20"/>
              <w:jc w:val="center"/>
              <w:rPr>
                <w:sz w:val="14"/>
                <w:szCs w:val="16"/>
              </w:rPr>
            </w:pPr>
            <w:r w:rsidRPr="000615A5">
              <w:rPr>
                <w:sz w:val="14"/>
                <w:szCs w:val="16"/>
              </w:rPr>
              <w:t>Sender, Receiver</w:t>
            </w:r>
          </w:p>
          <w:p w14:paraId="078CF8A1" w14:textId="77777777" w:rsidR="001F137E" w:rsidRPr="000615A5" w:rsidRDefault="001F137E" w:rsidP="001F137E">
            <w:pPr>
              <w:spacing w:before="20" w:after="20"/>
              <w:jc w:val="center"/>
              <w:rPr>
                <w:sz w:val="14"/>
                <w:szCs w:val="16"/>
              </w:rPr>
            </w:pPr>
          </w:p>
        </w:tc>
        <w:tc>
          <w:tcPr>
            <w:tcW w:w="990" w:type="dxa"/>
          </w:tcPr>
          <w:p w14:paraId="462AE944" w14:textId="77777777" w:rsidR="001F137E" w:rsidRPr="000615A5" w:rsidRDefault="001F137E" w:rsidP="001F137E">
            <w:pPr>
              <w:spacing w:before="20" w:after="20"/>
              <w:jc w:val="center"/>
              <w:rPr>
                <w:sz w:val="14"/>
                <w:szCs w:val="16"/>
              </w:rPr>
            </w:pPr>
            <w:r w:rsidRPr="000615A5">
              <w:rPr>
                <w:sz w:val="14"/>
                <w:szCs w:val="16"/>
              </w:rPr>
              <w:t>Sender, Receiver,</w:t>
            </w:r>
          </w:p>
          <w:p w14:paraId="7743B90E" w14:textId="77777777" w:rsidR="001F137E" w:rsidRPr="000615A5" w:rsidRDefault="001F137E" w:rsidP="001F137E">
            <w:pPr>
              <w:spacing w:before="20" w:after="20"/>
              <w:jc w:val="center"/>
              <w:rPr>
                <w:sz w:val="14"/>
                <w:szCs w:val="16"/>
              </w:rPr>
            </w:pPr>
            <w:r w:rsidRPr="000615A5">
              <w:rPr>
                <w:sz w:val="14"/>
                <w:szCs w:val="16"/>
              </w:rPr>
              <w:t>Object wildcard,</w:t>
            </w:r>
          </w:p>
          <w:p w14:paraId="7C1F48BD" w14:textId="77777777" w:rsidR="001F137E" w:rsidRPr="000615A5" w:rsidRDefault="001F137E" w:rsidP="001F137E">
            <w:pPr>
              <w:spacing w:before="20" w:after="20"/>
              <w:jc w:val="center"/>
              <w:rPr>
                <w:sz w:val="14"/>
                <w:szCs w:val="16"/>
              </w:rPr>
            </w:pPr>
            <w:r w:rsidRPr="000615A5">
              <w:rPr>
                <w:sz w:val="14"/>
                <w:szCs w:val="16"/>
              </w:rPr>
              <w:t>Property wildcard</w:t>
            </w:r>
          </w:p>
        </w:tc>
        <w:tc>
          <w:tcPr>
            <w:tcW w:w="990" w:type="dxa"/>
          </w:tcPr>
          <w:p w14:paraId="57368833" w14:textId="77777777" w:rsidR="001F137E" w:rsidRPr="000615A5" w:rsidRDefault="001F137E" w:rsidP="001F137E">
            <w:pPr>
              <w:spacing w:before="20" w:after="20"/>
              <w:jc w:val="center"/>
              <w:rPr>
                <w:sz w:val="14"/>
                <w:szCs w:val="16"/>
              </w:rPr>
            </w:pPr>
            <w:r w:rsidRPr="000615A5">
              <w:rPr>
                <w:sz w:val="14"/>
                <w:szCs w:val="16"/>
              </w:rPr>
              <w:t>Sender, Receiver,</w:t>
            </w:r>
          </w:p>
          <w:p w14:paraId="6213EB03" w14:textId="77777777" w:rsidR="001F137E" w:rsidRPr="000615A5" w:rsidRDefault="001F137E" w:rsidP="001F137E">
            <w:pPr>
              <w:spacing w:before="20" w:after="20"/>
              <w:jc w:val="center"/>
              <w:rPr>
                <w:sz w:val="14"/>
                <w:szCs w:val="16"/>
              </w:rPr>
            </w:pPr>
            <w:r w:rsidRPr="000615A5">
              <w:rPr>
                <w:sz w:val="14"/>
                <w:szCs w:val="16"/>
              </w:rPr>
              <w:t>Object wildcard,</w:t>
            </w:r>
          </w:p>
          <w:p w14:paraId="312BADCE" w14:textId="77777777" w:rsidR="001F137E" w:rsidRPr="000615A5" w:rsidRDefault="001F137E" w:rsidP="001F137E">
            <w:pPr>
              <w:spacing w:before="20" w:after="20"/>
              <w:jc w:val="center"/>
              <w:rPr>
                <w:sz w:val="14"/>
                <w:szCs w:val="16"/>
              </w:rPr>
            </w:pPr>
            <w:r w:rsidRPr="000615A5">
              <w:rPr>
                <w:sz w:val="14"/>
                <w:szCs w:val="16"/>
              </w:rPr>
              <w:t>Property wildcard</w:t>
            </w:r>
          </w:p>
        </w:tc>
        <w:tc>
          <w:tcPr>
            <w:tcW w:w="720" w:type="dxa"/>
          </w:tcPr>
          <w:p w14:paraId="73B777E6" w14:textId="77777777" w:rsidR="001F137E" w:rsidRPr="000615A5" w:rsidRDefault="001F137E" w:rsidP="001F137E">
            <w:pPr>
              <w:spacing w:before="20" w:after="20"/>
              <w:jc w:val="center"/>
              <w:rPr>
                <w:sz w:val="14"/>
                <w:szCs w:val="16"/>
              </w:rPr>
            </w:pPr>
            <w:r w:rsidRPr="000615A5">
              <w:rPr>
                <w:sz w:val="14"/>
                <w:szCs w:val="16"/>
              </w:rPr>
              <w:t>User</w:t>
            </w:r>
          </w:p>
          <w:p w14:paraId="607F9802" w14:textId="77777777" w:rsidR="001F137E" w:rsidRPr="000615A5" w:rsidRDefault="001F137E" w:rsidP="001F137E">
            <w:pPr>
              <w:spacing w:before="20" w:after="20"/>
              <w:jc w:val="center"/>
              <w:rPr>
                <w:sz w:val="14"/>
                <w:szCs w:val="16"/>
              </w:rPr>
            </w:pPr>
          </w:p>
        </w:tc>
        <w:tc>
          <w:tcPr>
            <w:tcW w:w="990" w:type="dxa"/>
          </w:tcPr>
          <w:p w14:paraId="19F75C78" w14:textId="77777777" w:rsidR="001F137E" w:rsidRPr="000615A5" w:rsidRDefault="001F137E" w:rsidP="001F137E">
            <w:pPr>
              <w:spacing w:before="20" w:after="20"/>
              <w:jc w:val="center"/>
              <w:rPr>
                <w:sz w:val="14"/>
                <w:szCs w:val="16"/>
              </w:rPr>
            </w:pPr>
            <w:r w:rsidRPr="000615A5">
              <w:rPr>
                <w:sz w:val="14"/>
                <w:szCs w:val="16"/>
              </w:rPr>
              <w:t>User</w:t>
            </w:r>
          </w:p>
          <w:p w14:paraId="41A335F8" w14:textId="77777777" w:rsidR="001F137E" w:rsidRPr="000615A5" w:rsidRDefault="001F137E" w:rsidP="001F137E">
            <w:pPr>
              <w:spacing w:before="20" w:after="20"/>
              <w:jc w:val="center"/>
              <w:rPr>
                <w:sz w:val="14"/>
                <w:szCs w:val="16"/>
              </w:rPr>
            </w:pPr>
          </w:p>
        </w:tc>
        <w:tc>
          <w:tcPr>
            <w:tcW w:w="990" w:type="dxa"/>
          </w:tcPr>
          <w:p w14:paraId="2D5A44C9" w14:textId="77777777" w:rsidR="001F137E" w:rsidRPr="000615A5" w:rsidRDefault="001F137E" w:rsidP="001F137E">
            <w:pPr>
              <w:spacing w:before="20" w:after="20"/>
              <w:jc w:val="center"/>
              <w:rPr>
                <w:sz w:val="14"/>
                <w:szCs w:val="16"/>
              </w:rPr>
            </w:pPr>
            <w:r w:rsidRPr="000615A5">
              <w:rPr>
                <w:sz w:val="14"/>
                <w:szCs w:val="16"/>
              </w:rPr>
              <w:t>User</w:t>
            </w:r>
          </w:p>
          <w:p w14:paraId="7B0D96C0" w14:textId="77777777" w:rsidR="001F137E" w:rsidRPr="000615A5" w:rsidRDefault="001F137E" w:rsidP="001F137E">
            <w:pPr>
              <w:spacing w:before="20" w:after="20"/>
              <w:jc w:val="center"/>
              <w:rPr>
                <w:sz w:val="14"/>
                <w:szCs w:val="16"/>
              </w:rPr>
            </w:pPr>
          </w:p>
        </w:tc>
      </w:tr>
      <w:tr w:rsidR="001F137E" w:rsidRPr="000615A5" w14:paraId="78DF6CBE" w14:textId="77777777" w:rsidTr="001F137E">
        <w:trPr>
          <w:cantSplit/>
        </w:trPr>
        <w:tc>
          <w:tcPr>
            <w:tcW w:w="1350" w:type="dxa"/>
            <w:tcBorders>
              <w:top w:val="single" w:sz="4" w:space="0" w:color="FFFFFF"/>
              <w:left w:val="nil"/>
              <w:bottom w:val="nil"/>
              <w:right w:val="nil"/>
            </w:tcBorders>
            <w:shd w:val="clear" w:color="auto" w:fill="000000"/>
          </w:tcPr>
          <w:p w14:paraId="60754CE3" w14:textId="77777777" w:rsidR="001F137E" w:rsidRPr="000615A5" w:rsidRDefault="001F137E" w:rsidP="001F137E">
            <w:pPr>
              <w:spacing w:before="20" w:after="20"/>
              <w:jc w:val="right"/>
              <w:rPr>
                <w:b/>
                <w:bCs/>
                <w:color w:val="FFFFFF"/>
                <w:sz w:val="14"/>
                <w:szCs w:val="16"/>
              </w:rPr>
            </w:pPr>
            <w:r w:rsidRPr="000615A5">
              <w:rPr>
                <w:b/>
                <w:bCs/>
                <w:color w:val="FFFFFF"/>
                <w:sz w:val="14"/>
                <w:szCs w:val="16"/>
              </w:rPr>
              <w:t>Transaction Profile</w:t>
            </w:r>
          </w:p>
        </w:tc>
        <w:tc>
          <w:tcPr>
            <w:tcW w:w="1080" w:type="dxa"/>
            <w:tcBorders>
              <w:left w:val="nil"/>
            </w:tcBorders>
          </w:tcPr>
          <w:p w14:paraId="0F137930" w14:textId="77777777" w:rsidR="001F137E" w:rsidRPr="000615A5" w:rsidRDefault="001F137E" w:rsidP="001F137E">
            <w:pPr>
              <w:spacing w:before="20" w:after="20"/>
              <w:jc w:val="center"/>
              <w:rPr>
                <w:sz w:val="14"/>
                <w:szCs w:val="16"/>
              </w:rPr>
            </w:pPr>
            <w:r w:rsidRPr="000615A5">
              <w:rPr>
                <w:sz w:val="14"/>
                <w:szCs w:val="16"/>
              </w:rPr>
              <w:t>Provider</w:t>
            </w:r>
          </w:p>
        </w:tc>
        <w:tc>
          <w:tcPr>
            <w:tcW w:w="1620" w:type="dxa"/>
          </w:tcPr>
          <w:p w14:paraId="791CCCF3" w14:textId="77777777" w:rsidR="001F137E" w:rsidRPr="000615A5" w:rsidRDefault="001F137E" w:rsidP="001F137E">
            <w:pPr>
              <w:spacing w:before="20" w:after="20"/>
              <w:jc w:val="center"/>
              <w:rPr>
                <w:sz w:val="14"/>
                <w:szCs w:val="16"/>
              </w:rPr>
            </w:pPr>
          </w:p>
        </w:tc>
        <w:tc>
          <w:tcPr>
            <w:tcW w:w="990" w:type="dxa"/>
          </w:tcPr>
          <w:p w14:paraId="60EF6E0D" w14:textId="77777777" w:rsidR="001F137E" w:rsidRPr="000615A5" w:rsidRDefault="001F137E" w:rsidP="001F137E">
            <w:pPr>
              <w:spacing w:before="20" w:after="20"/>
              <w:jc w:val="center"/>
              <w:rPr>
                <w:sz w:val="14"/>
                <w:szCs w:val="16"/>
              </w:rPr>
            </w:pPr>
          </w:p>
        </w:tc>
        <w:tc>
          <w:tcPr>
            <w:tcW w:w="990" w:type="dxa"/>
          </w:tcPr>
          <w:p w14:paraId="5C5DD897" w14:textId="77777777" w:rsidR="001F137E" w:rsidRPr="000615A5" w:rsidRDefault="001F137E" w:rsidP="001F137E">
            <w:pPr>
              <w:spacing w:before="20" w:after="20"/>
              <w:jc w:val="center"/>
              <w:rPr>
                <w:sz w:val="14"/>
                <w:szCs w:val="16"/>
              </w:rPr>
            </w:pPr>
          </w:p>
        </w:tc>
        <w:tc>
          <w:tcPr>
            <w:tcW w:w="720" w:type="dxa"/>
          </w:tcPr>
          <w:p w14:paraId="174AF9F7" w14:textId="77777777" w:rsidR="001F137E" w:rsidRPr="000615A5" w:rsidRDefault="001F137E" w:rsidP="001F137E">
            <w:pPr>
              <w:spacing w:before="20" w:after="20"/>
              <w:jc w:val="center"/>
              <w:rPr>
                <w:sz w:val="14"/>
                <w:szCs w:val="16"/>
              </w:rPr>
            </w:pPr>
          </w:p>
        </w:tc>
        <w:tc>
          <w:tcPr>
            <w:tcW w:w="990" w:type="dxa"/>
          </w:tcPr>
          <w:p w14:paraId="32643BCB" w14:textId="77777777" w:rsidR="001F137E" w:rsidRPr="000615A5" w:rsidRDefault="001F137E" w:rsidP="001F137E">
            <w:pPr>
              <w:spacing w:before="20" w:after="20"/>
              <w:jc w:val="center"/>
              <w:rPr>
                <w:sz w:val="14"/>
                <w:szCs w:val="16"/>
              </w:rPr>
            </w:pPr>
          </w:p>
        </w:tc>
        <w:tc>
          <w:tcPr>
            <w:tcW w:w="990" w:type="dxa"/>
          </w:tcPr>
          <w:p w14:paraId="4A56A407" w14:textId="77777777" w:rsidR="001F137E" w:rsidRPr="000615A5" w:rsidRDefault="001F137E" w:rsidP="001F137E">
            <w:pPr>
              <w:spacing w:before="20" w:after="20"/>
              <w:jc w:val="center"/>
              <w:rPr>
                <w:sz w:val="14"/>
                <w:szCs w:val="16"/>
              </w:rPr>
            </w:pPr>
          </w:p>
        </w:tc>
      </w:tr>
    </w:tbl>
    <w:p w14:paraId="07F21BA4" w14:textId="4653AC59" w:rsidR="001F137E" w:rsidRPr="000615A5" w:rsidRDefault="002C17D9" w:rsidP="002C17D9">
      <w:pPr>
        <w:pStyle w:val="ANNEXtitle"/>
      </w:pPr>
      <w:r w:rsidRPr="000615A5">
        <w:lastRenderedPageBreak/>
        <w:t xml:space="preserve"> </w:t>
      </w:r>
      <w:r w:rsidR="001F137E" w:rsidRPr="000615A5">
        <w:t xml:space="preserve"> </w:t>
      </w:r>
      <w:bookmarkStart w:id="3004" w:name="_Toc507944979"/>
      <w:r w:rsidR="001F137E" w:rsidRPr="000615A5">
        <w:t xml:space="preserve">– </w:t>
      </w:r>
      <w:r w:rsidR="003932B6">
        <w:t xml:space="preserve">(Informative) </w:t>
      </w:r>
      <w:r w:rsidR="001F137E" w:rsidRPr="000615A5">
        <w:t>Transaction models and business scenario examples</w:t>
      </w:r>
      <w:bookmarkEnd w:id="3004"/>
    </w:p>
    <w:p w14:paraId="6E1B117B" w14:textId="3AA32EA6" w:rsidR="001F137E" w:rsidRPr="000615A5" w:rsidRDefault="001F137E">
      <w:pPr>
        <w:pStyle w:val="ANNEX-heading1"/>
      </w:pPr>
      <w:bookmarkStart w:id="3005" w:name="_Toc507944980"/>
      <w:r w:rsidRPr="000615A5">
        <w:t>Coordinating activities</w:t>
      </w:r>
      <w:bookmarkEnd w:id="3005"/>
    </w:p>
    <w:p w14:paraId="1F7A90A6" w14:textId="20527C8F" w:rsidR="001F137E" w:rsidRPr="000615A5" w:rsidRDefault="00961CBF" w:rsidP="002C17D9">
      <w:pPr>
        <w:pStyle w:val="PARAGRAPH"/>
      </w:pPr>
      <w:r w:rsidRPr="000615A5">
        <w:fldChar w:fldCharType="begin"/>
      </w:r>
      <w:r w:rsidRPr="000615A5">
        <w:instrText xml:space="preserve"> REF _Ref415039857 </w:instrText>
      </w:r>
      <w:r w:rsidRPr="000615A5">
        <w:fldChar w:fldCharType="separate"/>
      </w:r>
      <w:r w:rsidR="00181DCD" w:rsidRPr="000615A5">
        <w:t xml:space="preserve">Figure </w:t>
      </w:r>
      <w:r w:rsidR="00181DCD">
        <w:rPr>
          <w:noProof/>
        </w:rPr>
        <w:t>38</w:t>
      </w:r>
      <w:r w:rsidRPr="000615A5">
        <w:fldChar w:fldCharType="end"/>
      </w:r>
      <w:r w:rsidR="00270E45">
        <w:t xml:space="preserve"> </w:t>
      </w:r>
      <w:r w:rsidR="001F137E" w:rsidRPr="000615A5">
        <w:t>shows a typical set of correlated transactions to coordinate activities for production planning &amp; scheduling and manufacturing operations that may be implemented using various transactions defined in this part of the standard.</w:t>
      </w:r>
      <w:r w:rsidR="002C17D9" w:rsidRPr="000615A5">
        <w:t xml:space="preserve"> </w:t>
      </w:r>
    </w:p>
    <w:p w14:paraId="324D5D60" w14:textId="666D81C3" w:rsidR="001F137E" w:rsidRPr="000615A5" w:rsidRDefault="002C17D9" w:rsidP="002C17D9">
      <w:pPr>
        <w:pStyle w:val="FIGURE"/>
      </w:pPr>
      <w:r w:rsidRPr="000615A5">
        <w:rPr>
          <w:noProof/>
          <w:lang w:val="en-US" w:eastAsia="en-US"/>
        </w:rPr>
        <w:drawing>
          <wp:inline distT="0" distB="0" distL="0" distR="0" wp14:anchorId="69383AE4" wp14:editId="3758A33F">
            <wp:extent cx="5760720" cy="32101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3210141"/>
                    </a:xfrm>
                    <a:prstGeom prst="rect">
                      <a:avLst/>
                    </a:prstGeom>
                    <a:noFill/>
                    <a:ln>
                      <a:noFill/>
                    </a:ln>
                  </pic:spPr>
                </pic:pic>
              </a:graphicData>
            </a:graphic>
          </wp:inline>
        </w:drawing>
      </w:r>
    </w:p>
    <w:p w14:paraId="5D040A82" w14:textId="5AFF94F0" w:rsidR="001F137E" w:rsidRPr="000615A5" w:rsidRDefault="001F137E" w:rsidP="00DA2C42">
      <w:pPr>
        <w:pStyle w:val="FIGURE-title"/>
      </w:pPr>
      <w:bookmarkStart w:id="3006" w:name="_Ref415039857"/>
      <w:bookmarkStart w:id="3007" w:name="_Toc507944745"/>
      <w:r w:rsidRPr="000615A5">
        <w:t xml:space="preserve">Figure </w:t>
      </w:r>
      <w:r w:rsidRPr="000615A5">
        <w:fldChar w:fldCharType="begin"/>
      </w:r>
      <w:r w:rsidRPr="000615A5">
        <w:instrText xml:space="preserve"> SEQ Figure \* ARABIC </w:instrText>
      </w:r>
      <w:r w:rsidRPr="000615A5">
        <w:fldChar w:fldCharType="separate"/>
      </w:r>
      <w:r w:rsidR="00181DCD">
        <w:rPr>
          <w:noProof/>
        </w:rPr>
        <w:t>38</w:t>
      </w:r>
      <w:r w:rsidRPr="000615A5">
        <w:fldChar w:fldCharType="end"/>
      </w:r>
      <w:bookmarkEnd w:id="3006"/>
      <w:r w:rsidRPr="000615A5">
        <w:t xml:space="preserve"> – Coordinating planning and operations processes</w:t>
      </w:r>
      <w:bookmarkEnd w:id="3007"/>
      <w:r w:rsidRPr="000615A5">
        <w:t xml:space="preserve"> </w:t>
      </w:r>
    </w:p>
    <w:p w14:paraId="7F1406DF" w14:textId="77777777" w:rsidR="001F137E" w:rsidRPr="000615A5" w:rsidRDefault="001F137E" w:rsidP="002C17D9">
      <w:pPr>
        <w:pStyle w:val="PARAGRAPH"/>
      </w:pPr>
      <w:r w:rsidRPr="000615A5">
        <w:t xml:space="preserve">Business process assumptions: </w:t>
      </w:r>
    </w:p>
    <w:p w14:paraId="3E589D8F" w14:textId="77777777" w:rsidR="001F137E" w:rsidRPr="000615A5" w:rsidRDefault="001F137E" w:rsidP="00B165A1">
      <w:pPr>
        <w:pStyle w:val="ListNumber"/>
        <w:numPr>
          <w:ilvl w:val="0"/>
          <w:numId w:val="26"/>
        </w:numPr>
      </w:pPr>
      <w:r w:rsidRPr="000615A5">
        <w:t>Master product definition information is contained in a Level 4 PLM (Product Lifecycle Management) application.</w:t>
      </w:r>
    </w:p>
    <w:p w14:paraId="68A15D39" w14:textId="77777777" w:rsidR="001F137E" w:rsidRPr="000615A5" w:rsidRDefault="001F137E" w:rsidP="002C17D9">
      <w:pPr>
        <w:pStyle w:val="ListNumber"/>
      </w:pPr>
      <w:r w:rsidRPr="000615A5">
        <w:t>Level 3 Production Definition Management obtains current routing / recipe information from the PLM application by using a Get Production Definition / Show Production Definition transaction set.</w:t>
      </w:r>
    </w:p>
    <w:p w14:paraId="11825197" w14:textId="77777777" w:rsidR="001F137E" w:rsidRPr="000615A5" w:rsidRDefault="001F137E" w:rsidP="002C17D9">
      <w:pPr>
        <w:pStyle w:val="ListNumber"/>
      </w:pPr>
      <w:r w:rsidRPr="000615A5">
        <w:t>Master equipment information is contained in a Level 4 Asset Management application.</w:t>
      </w:r>
    </w:p>
    <w:p w14:paraId="4F80C753" w14:textId="77777777" w:rsidR="001F137E" w:rsidRPr="000615A5" w:rsidRDefault="001F137E" w:rsidP="002C17D9">
      <w:pPr>
        <w:pStyle w:val="ListNumber"/>
      </w:pPr>
      <w:r w:rsidRPr="000615A5">
        <w:t>Level 3 Production Resource Management obtains equipment information from the asset management application using a Get Equipment / Show Equipment transactions set.</w:t>
      </w:r>
    </w:p>
    <w:p w14:paraId="1A6BA135" w14:textId="77777777" w:rsidR="001F137E" w:rsidRPr="000615A5" w:rsidRDefault="001F137E" w:rsidP="002C17D9">
      <w:pPr>
        <w:pStyle w:val="ListNumber"/>
      </w:pPr>
      <w:r w:rsidRPr="000615A5">
        <w:t>A level 4 application manages Production Planning and Capacity Analysis activities.</w:t>
      </w:r>
    </w:p>
    <w:p w14:paraId="2E1430DE" w14:textId="77777777" w:rsidR="001F137E" w:rsidRPr="000615A5" w:rsidRDefault="001F137E" w:rsidP="002C17D9">
      <w:pPr>
        <w:pStyle w:val="ListNumber"/>
      </w:pPr>
      <w:r w:rsidRPr="000615A5">
        <w:t>Level 3 Production Resource Management manages production capability information.</w:t>
      </w:r>
    </w:p>
    <w:p w14:paraId="57A37A7B" w14:textId="77777777" w:rsidR="001F137E" w:rsidRPr="000615A5" w:rsidRDefault="001F137E" w:rsidP="002C17D9">
      <w:pPr>
        <w:pStyle w:val="ListNumber"/>
      </w:pPr>
      <w:r w:rsidRPr="000615A5">
        <w:t>Level 3 Production Resource Management pushes production capability information to the Level 4 Production Planning and Capacity Analysis application.</w:t>
      </w:r>
    </w:p>
    <w:p w14:paraId="359EA59D" w14:textId="77777777" w:rsidR="001F137E" w:rsidRPr="000615A5" w:rsidRDefault="001F137E" w:rsidP="002C17D9">
      <w:pPr>
        <w:pStyle w:val="ListNumber"/>
      </w:pPr>
      <w:r w:rsidRPr="000615A5">
        <w:t>The level 4 Production Planning and Capacity Analysis application pushes the production schedule information to Level 3 Detailed Scheduling using a Process Production Schedule transaction.</w:t>
      </w:r>
    </w:p>
    <w:p w14:paraId="22444537" w14:textId="77777777" w:rsidR="001F137E" w:rsidRPr="000615A5" w:rsidRDefault="001F137E" w:rsidP="002C17D9">
      <w:pPr>
        <w:pStyle w:val="ListNumber"/>
      </w:pPr>
      <w:r w:rsidRPr="000615A5">
        <w:t>Level 3 Production Tracking pushes production performance information (material produced and resources used) to Production Planning and Capacity Analysis using a Process Production Performance transaction and pushes material sublot information to a Level 4 Inventory Management application using a Process Material Sublot transaction.</w:t>
      </w:r>
    </w:p>
    <w:p w14:paraId="3C7B2932" w14:textId="157D6CF3" w:rsidR="002C17D9" w:rsidRPr="000615A5" w:rsidRDefault="002C17D9" w:rsidP="002C17D9">
      <w:pPr>
        <w:pStyle w:val="ListNumber"/>
      </w:pPr>
      <w:r w:rsidRPr="000615A5">
        <w:t xml:space="preserve">The Level 3 detailed scheduling application publishes work schedules that are used in Level 3 resource management and tracking applications. </w:t>
      </w:r>
    </w:p>
    <w:p w14:paraId="302005E7" w14:textId="1A019208" w:rsidR="001F137E" w:rsidRPr="000615A5" w:rsidRDefault="001F137E" w:rsidP="00DA2C42">
      <w:pPr>
        <w:pStyle w:val="ANNEX-heading1"/>
      </w:pPr>
      <w:bookmarkStart w:id="3008" w:name="_Toc507944981"/>
      <w:r w:rsidRPr="000615A5">
        <w:lastRenderedPageBreak/>
        <w:t>Usage scenarios</w:t>
      </w:r>
      <w:bookmarkEnd w:id="3008"/>
    </w:p>
    <w:p w14:paraId="578F4E3A" w14:textId="77777777" w:rsidR="001F137E" w:rsidRPr="000615A5" w:rsidRDefault="001F137E" w:rsidP="002C17D9">
      <w:pPr>
        <w:pStyle w:val="PARAGRAPH"/>
      </w:pPr>
      <w:r w:rsidRPr="000615A5">
        <w:t>The following sections define typical usage scenarios that could be implemented using the transactions defined in this part of the standard.  The scenarios are based on the coordinating processes model of Clause B.1.  The scenarios combine a set of transactions.</w:t>
      </w:r>
    </w:p>
    <w:p w14:paraId="2FB8E2B5" w14:textId="77777777" w:rsidR="001F137E" w:rsidRPr="000615A5" w:rsidRDefault="001F137E" w:rsidP="002C17D9">
      <w:pPr>
        <w:pStyle w:val="PARAGRAPH"/>
      </w:pPr>
      <w:r w:rsidRPr="000615A5">
        <w:t xml:space="preserve">ERP (Enterprise Resource Planning) represents a typical Level 4 business system in these scenarios. MOM (Manufacturing Operations Management) represents a typical Level 3 manufacturing system.  The arrows indicate a message between the applications.  </w:t>
      </w:r>
    </w:p>
    <w:p w14:paraId="62DE1936" w14:textId="5C0B9C3A" w:rsidR="001F137E" w:rsidRPr="000615A5" w:rsidRDefault="001F137E" w:rsidP="00DA2C42">
      <w:pPr>
        <w:pStyle w:val="ANNEX-heading1"/>
      </w:pPr>
      <w:bookmarkStart w:id="3009" w:name="_Toc507944982"/>
      <w:r w:rsidRPr="000615A5">
        <w:t>Operations schedule and operations performance</w:t>
      </w:r>
      <w:bookmarkEnd w:id="3009"/>
    </w:p>
    <w:p w14:paraId="7D7A1630" w14:textId="64E1279C" w:rsidR="001F137E" w:rsidRPr="000615A5" w:rsidRDefault="001F137E" w:rsidP="00DA2C42">
      <w:pPr>
        <w:pStyle w:val="ANNEX-heading2"/>
      </w:pPr>
      <w:bookmarkStart w:id="3010" w:name="_Toc507944983"/>
      <w:r w:rsidRPr="000615A5">
        <w:t>Push Model</w:t>
      </w:r>
      <w:bookmarkEnd w:id="3010"/>
    </w:p>
    <w:p w14:paraId="4FB22D04" w14:textId="77777777" w:rsidR="001F137E" w:rsidRPr="000615A5" w:rsidRDefault="001F137E" w:rsidP="002C17D9">
      <w:pPr>
        <w:pStyle w:val="PARAGRAPH"/>
      </w:pPr>
      <w:r w:rsidRPr="000615A5">
        <w:t xml:space="preserve">Scenario assumptions: </w:t>
      </w:r>
    </w:p>
    <w:p w14:paraId="0175DCC8" w14:textId="77777777" w:rsidR="001F137E" w:rsidRPr="000615A5" w:rsidRDefault="001F137E" w:rsidP="00B165A1">
      <w:pPr>
        <w:pStyle w:val="ListNumber"/>
        <w:numPr>
          <w:ilvl w:val="0"/>
          <w:numId w:val="27"/>
        </w:numPr>
      </w:pPr>
      <w:r w:rsidRPr="000615A5">
        <w:t>ERP pushes an operations schedule to MOM for processing when schedules are released.</w:t>
      </w:r>
    </w:p>
    <w:p w14:paraId="21A38E78" w14:textId="77777777" w:rsidR="001F137E" w:rsidRPr="000615A5" w:rsidRDefault="001F137E" w:rsidP="002C17D9">
      <w:pPr>
        <w:pStyle w:val="ListNumber"/>
      </w:pPr>
      <w:r w:rsidRPr="000615A5">
        <w:t xml:space="preserve">MOM pushes an operations performance to ERP for processing as work is completed. </w:t>
      </w:r>
    </w:p>
    <w:p w14:paraId="1A9D52B6" w14:textId="74B2D45F" w:rsidR="001F137E" w:rsidRPr="000615A5" w:rsidRDefault="001F137E" w:rsidP="002C17D9">
      <w:pPr>
        <w:pStyle w:val="FIGURE"/>
      </w:pPr>
      <w:r w:rsidRPr="000615A5">
        <w:rPr>
          <w:noProof/>
          <w:lang w:val="en-US" w:eastAsia="en-US"/>
        </w:rPr>
        <w:drawing>
          <wp:inline distT="0" distB="0" distL="0" distR="0" wp14:anchorId="400532C4" wp14:editId="0F316315">
            <wp:extent cx="5941060" cy="144653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1060" cy="1446530"/>
                    </a:xfrm>
                    <a:prstGeom prst="rect">
                      <a:avLst/>
                    </a:prstGeom>
                    <a:noFill/>
                    <a:ln>
                      <a:noFill/>
                    </a:ln>
                  </pic:spPr>
                </pic:pic>
              </a:graphicData>
            </a:graphic>
          </wp:inline>
        </w:drawing>
      </w:r>
    </w:p>
    <w:p w14:paraId="207AC92D" w14:textId="3E7519BA" w:rsidR="001F137E" w:rsidRPr="000615A5" w:rsidRDefault="001F137E" w:rsidP="00DA2C42">
      <w:pPr>
        <w:pStyle w:val="FIGURE-title"/>
      </w:pPr>
      <w:bookmarkStart w:id="3011" w:name="_Toc507944746"/>
      <w:r w:rsidRPr="000615A5">
        <w:t xml:space="preserve">Figure </w:t>
      </w:r>
      <w:r w:rsidRPr="000615A5">
        <w:fldChar w:fldCharType="begin"/>
      </w:r>
      <w:r w:rsidRPr="000615A5">
        <w:instrText xml:space="preserve"> SEQ Figure \* ARABIC </w:instrText>
      </w:r>
      <w:r w:rsidRPr="000615A5">
        <w:fldChar w:fldCharType="separate"/>
      </w:r>
      <w:r w:rsidR="00181DCD">
        <w:rPr>
          <w:noProof/>
        </w:rPr>
        <w:t>39</w:t>
      </w:r>
      <w:r w:rsidRPr="000615A5">
        <w:fldChar w:fldCharType="end"/>
      </w:r>
      <w:r w:rsidRPr="000615A5">
        <w:t xml:space="preserve"> </w:t>
      </w:r>
      <w:r w:rsidR="00D76A65">
        <w:t>–</w:t>
      </w:r>
      <w:r w:rsidRPr="000615A5">
        <w:t xml:space="preserve"> Push</w:t>
      </w:r>
      <w:r w:rsidR="00D76A65">
        <w:t xml:space="preserve"> </w:t>
      </w:r>
      <w:r w:rsidRPr="000615A5">
        <w:t>model; operations schedule and operations performance</w:t>
      </w:r>
      <w:bookmarkEnd w:id="3011"/>
    </w:p>
    <w:p w14:paraId="21849642" w14:textId="77777777" w:rsidR="001F137E" w:rsidRPr="000615A5" w:rsidRDefault="001F137E" w:rsidP="002C17D9">
      <w:pPr>
        <w:pStyle w:val="PARAGRAPH"/>
      </w:pPr>
      <w:r w:rsidRPr="000615A5">
        <w:t>* The last PROCESS operations performance message contains a flag to indicate that the message is the final operations performance for the associated operations schedule.</w:t>
      </w:r>
    </w:p>
    <w:p w14:paraId="76852812" w14:textId="2D68C56B" w:rsidR="001F137E" w:rsidRPr="000615A5" w:rsidRDefault="001F137E" w:rsidP="00DA2C42">
      <w:pPr>
        <w:pStyle w:val="ANNEX-heading2"/>
      </w:pPr>
      <w:bookmarkStart w:id="3012" w:name="_Toc507944984"/>
      <w:r w:rsidRPr="000615A5">
        <w:t>Pull model</w:t>
      </w:r>
      <w:bookmarkEnd w:id="3012"/>
    </w:p>
    <w:p w14:paraId="6D5F24AC" w14:textId="77777777" w:rsidR="001F137E" w:rsidRPr="000615A5" w:rsidRDefault="001F137E" w:rsidP="002C17D9">
      <w:pPr>
        <w:pStyle w:val="PARAGRAPH"/>
      </w:pPr>
      <w:r w:rsidRPr="000615A5">
        <w:t xml:space="preserve">Scenario assumptions: </w:t>
      </w:r>
    </w:p>
    <w:p w14:paraId="760ED2E4" w14:textId="77777777" w:rsidR="001F137E" w:rsidRPr="000615A5" w:rsidRDefault="001F137E" w:rsidP="00B165A1">
      <w:pPr>
        <w:pStyle w:val="ListNumber"/>
        <w:numPr>
          <w:ilvl w:val="0"/>
          <w:numId w:val="28"/>
        </w:numPr>
      </w:pPr>
      <w:r w:rsidRPr="000615A5">
        <w:t xml:space="preserve">MOM requests operations schedules from ERP on a regular schedule. </w:t>
      </w:r>
    </w:p>
    <w:p w14:paraId="31BD7123" w14:textId="77777777" w:rsidR="001F137E" w:rsidRPr="000615A5" w:rsidRDefault="001F137E" w:rsidP="002C17D9">
      <w:pPr>
        <w:pStyle w:val="ListNumber"/>
      </w:pPr>
      <w:r w:rsidRPr="000615A5">
        <w:t xml:space="preserve">ERP requests operations performance from MOM on a regular schedule. </w:t>
      </w:r>
    </w:p>
    <w:p w14:paraId="4BAA0C61" w14:textId="5D73080E" w:rsidR="001F137E" w:rsidRPr="000615A5" w:rsidRDefault="001F137E" w:rsidP="002C17D9">
      <w:pPr>
        <w:pStyle w:val="FIGURE"/>
      </w:pPr>
      <w:r w:rsidRPr="000615A5">
        <w:rPr>
          <w:noProof/>
          <w:lang w:val="en-US" w:eastAsia="en-US"/>
        </w:rPr>
        <w:drawing>
          <wp:inline distT="0" distB="0" distL="0" distR="0" wp14:anchorId="227965D1" wp14:editId="23C1D0C6">
            <wp:extent cx="5941060" cy="23774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060" cy="2377440"/>
                    </a:xfrm>
                    <a:prstGeom prst="rect">
                      <a:avLst/>
                    </a:prstGeom>
                    <a:noFill/>
                    <a:ln>
                      <a:noFill/>
                    </a:ln>
                  </pic:spPr>
                </pic:pic>
              </a:graphicData>
            </a:graphic>
          </wp:inline>
        </w:drawing>
      </w:r>
    </w:p>
    <w:p w14:paraId="55A9B5B6" w14:textId="6366CB70" w:rsidR="001F137E" w:rsidRPr="000615A5" w:rsidRDefault="001F137E" w:rsidP="00DA2C42">
      <w:pPr>
        <w:pStyle w:val="FIGURE-title"/>
      </w:pPr>
      <w:bookmarkStart w:id="3013" w:name="_Toc507944747"/>
      <w:r w:rsidRPr="000615A5">
        <w:t xml:space="preserve">Figure </w:t>
      </w:r>
      <w:r w:rsidRPr="000615A5">
        <w:fldChar w:fldCharType="begin"/>
      </w:r>
      <w:r w:rsidRPr="000615A5">
        <w:instrText xml:space="preserve"> SEQ Figure \* ARABIC </w:instrText>
      </w:r>
      <w:r w:rsidRPr="000615A5">
        <w:fldChar w:fldCharType="separate"/>
      </w:r>
      <w:r w:rsidR="00181DCD">
        <w:rPr>
          <w:noProof/>
        </w:rPr>
        <w:t>40</w:t>
      </w:r>
      <w:r w:rsidRPr="000615A5">
        <w:fldChar w:fldCharType="end"/>
      </w:r>
      <w:r w:rsidRPr="000615A5">
        <w:t xml:space="preserve"> – Pull</w:t>
      </w:r>
      <w:r w:rsidR="00D76A65">
        <w:t xml:space="preserve"> </w:t>
      </w:r>
      <w:r w:rsidRPr="000615A5">
        <w:t>model; operations schedule and operations performance</w:t>
      </w:r>
      <w:bookmarkEnd w:id="3013"/>
    </w:p>
    <w:p w14:paraId="6AACE41A" w14:textId="77777777" w:rsidR="001F137E" w:rsidRPr="000615A5" w:rsidRDefault="001F137E" w:rsidP="002C17D9">
      <w:pPr>
        <w:pStyle w:val="PARAGRAPH"/>
      </w:pPr>
      <w:r w:rsidRPr="000615A5">
        <w:t>~ The GET operations performance message contains an identification of an operations schedule (Operations Performance / Operations Schedule ID)</w:t>
      </w:r>
    </w:p>
    <w:p w14:paraId="05B7A33F" w14:textId="77777777" w:rsidR="001F137E" w:rsidRPr="000615A5" w:rsidRDefault="001F137E" w:rsidP="002C17D9">
      <w:pPr>
        <w:pStyle w:val="PARAGRAPH"/>
      </w:pPr>
      <w:r w:rsidRPr="000615A5">
        <w:lastRenderedPageBreak/>
        <w:t>* The last SHOW operations performance message contains a flag to indicate that the message is the final operations performance for the associated operations schedule.</w:t>
      </w:r>
    </w:p>
    <w:p w14:paraId="70FE6DA4" w14:textId="79976DF6" w:rsidR="001F137E" w:rsidRPr="000615A5" w:rsidRDefault="001F137E" w:rsidP="00DA2C42">
      <w:pPr>
        <w:pStyle w:val="ANNEX-heading2"/>
      </w:pPr>
      <w:bookmarkStart w:id="3014" w:name="_Toc507944985"/>
      <w:r w:rsidRPr="000615A5">
        <w:t>Publish model</w:t>
      </w:r>
      <w:bookmarkEnd w:id="3014"/>
    </w:p>
    <w:p w14:paraId="69DD1A3C" w14:textId="6A2A197E" w:rsidR="009D61D7" w:rsidRDefault="009D61D7" w:rsidP="00736843">
      <w:pPr>
        <w:pStyle w:val="ANNEX-heading3"/>
      </w:pPr>
      <w:r>
        <w:t>Data synchronization example</w:t>
      </w:r>
    </w:p>
    <w:p w14:paraId="6BC130E6" w14:textId="77777777" w:rsidR="001F137E" w:rsidRPr="000615A5" w:rsidRDefault="001F137E" w:rsidP="002C17D9">
      <w:pPr>
        <w:pStyle w:val="PARAGRAPH"/>
      </w:pPr>
      <w:r w:rsidRPr="000615A5">
        <w:t xml:space="preserve">Scenario assumptions: </w:t>
      </w:r>
    </w:p>
    <w:p w14:paraId="6D7DDF5D" w14:textId="77777777" w:rsidR="001F137E" w:rsidRPr="000615A5" w:rsidRDefault="001F137E" w:rsidP="00B165A1">
      <w:pPr>
        <w:pStyle w:val="ListNumber"/>
        <w:numPr>
          <w:ilvl w:val="0"/>
          <w:numId w:val="29"/>
        </w:numPr>
      </w:pPr>
      <w:r w:rsidRPr="000615A5">
        <w:t>MOM subscribes to operations schedules.</w:t>
      </w:r>
    </w:p>
    <w:p w14:paraId="10EEDDB6" w14:textId="77777777" w:rsidR="001F137E" w:rsidRPr="000615A5" w:rsidRDefault="001F137E" w:rsidP="00B165A1">
      <w:pPr>
        <w:pStyle w:val="ListNumber"/>
        <w:numPr>
          <w:ilvl w:val="0"/>
          <w:numId w:val="29"/>
        </w:numPr>
      </w:pPr>
      <w:r w:rsidRPr="000615A5">
        <w:t>ERP subscribes to operations performances.</w:t>
      </w:r>
    </w:p>
    <w:p w14:paraId="36BC4A63" w14:textId="77777777" w:rsidR="001F137E" w:rsidRPr="000615A5" w:rsidRDefault="001F137E" w:rsidP="00B165A1">
      <w:pPr>
        <w:pStyle w:val="ListNumber"/>
        <w:numPr>
          <w:ilvl w:val="0"/>
          <w:numId w:val="29"/>
        </w:numPr>
      </w:pPr>
      <w:r w:rsidRPr="000615A5">
        <w:t>ERP publishes operations schedule.</w:t>
      </w:r>
    </w:p>
    <w:p w14:paraId="707E8570" w14:textId="77777777" w:rsidR="001F137E" w:rsidRPr="000615A5" w:rsidRDefault="001F137E" w:rsidP="00B165A1">
      <w:pPr>
        <w:pStyle w:val="ListNumber"/>
        <w:numPr>
          <w:ilvl w:val="0"/>
          <w:numId w:val="29"/>
        </w:numPr>
      </w:pPr>
      <w:r w:rsidRPr="000615A5">
        <w:t>MOM publishes initial operations performance with a SYNC ADD message.</w:t>
      </w:r>
    </w:p>
    <w:p w14:paraId="40D212D9" w14:textId="77777777" w:rsidR="001F137E" w:rsidRPr="000615A5" w:rsidRDefault="001F137E" w:rsidP="00B165A1">
      <w:pPr>
        <w:pStyle w:val="ListNumber"/>
        <w:numPr>
          <w:ilvl w:val="0"/>
          <w:numId w:val="29"/>
        </w:numPr>
      </w:pPr>
      <w:r w:rsidRPr="000615A5">
        <w:t>MOM publishes subsequent operations performances for the schedule with SYNC CHANGE messages.</w:t>
      </w:r>
    </w:p>
    <w:p w14:paraId="5629DDBB" w14:textId="03072648" w:rsidR="001F137E" w:rsidRPr="000615A5" w:rsidRDefault="001F137E" w:rsidP="002C17D9">
      <w:pPr>
        <w:pStyle w:val="FIGURE"/>
      </w:pPr>
      <w:r w:rsidRPr="000615A5">
        <w:rPr>
          <w:noProof/>
          <w:lang w:val="en-US" w:eastAsia="en-US"/>
        </w:rPr>
        <w:drawing>
          <wp:inline distT="0" distB="0" distL="0" distR="0" wp14:anchorId="2643C9E3" wp14:editId="56F4A913">
            <wp:extent cx="5941060" cy="14465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1060" cy="1446530"/>
                    </a:xfrm>
                    <a:prstGeom prst="rect">
                      <a:avLst/>
                    </a:prstGeom>
                    <a:noFill/>
                    <a:ln>
                      <a:noFill/>
                    </a:ln>
                  </pic:spPr>
                </pic:pic>
              </a:graphicData>
            </a:graphic>
          </wp:inline>
        </w:drawing>
      </w:r>
    </w:p>
    <w:p w14:paraId="1F2C330A" w14:textId="1D378533" w:rsidR="001F137E" w:rsidRPr="000615A5" w:rsidRDefault="001F137E" w:rsidP="00DA2C42">
      <w:pPr>
        <w:pStyle w:val="FIGURE-title"/>
      </w:pPr>
      <w:bookmarkStart w:id="3015" w:name="_Toc507944748"/>
      <w:r w:rsidRPr="000615A5">
        <w:t xml:space="preserve">Figure </w:t>
      </w:r>
      <w:r w:rsidRPr="000615A5">
        <w:fldChar w:fldCharType="begin"/>
      </w:r>
      <w:r w:rsidRPr="000615A5">
        <w:instrText xml:space="preserve"> SEQ Figure \* ARABIC </w:instrText>
      </w:r>
      <w:r w:rsidRPr="000615A5">
        <w:fldChar w:fldCharType="separate"/>
      </w:r>
      <w:r w:rsidR="00181DCD">
        <w:rPr>
          <w:noProof/>
        </w:rPr>
        <w:t>41</w:t>
      </w:r>
      <w:r w:rsidRPr="000615A5">
        <w:fldChar w:fldCharType="end"/>
      </w:r>
      <w:r w:rsidRPr="000615A5">
        <w:t xml:space="preserve"> </w:t>
      </w:r>
      <w:r w:rsidR="00D76A65">
        <w:t>–</w:t>
      </w:r>
      <w:r w:rsidRPr="000615A5">
        <w:t xml:space="preserve"> Publish</w:t>
      </w:r>
      <w:r w:rsidR="00D76A65">
        <w:t xml:space="preserve"> </w:t>
      </w:r>
      <w:r w:rsidRPr="000615A5">
        <w:t>Model; operations schedule and operations performance</w:t>
      </w:r>
      <w:bookmarkEnd w:id="3015"/>
    </w:p>
    <w:p w14:paraId="7DAED3E1" w14:textId="77777777" w:rsidR="001F137E" w:rsidRPr="000615A5" w:rsidRDefault="001F137E" w:rsidP="00DA2C42">
      <w:pPr>
        <w:pStyle w:val="PARAGRAPH"/>
      </w:pPr>
      <w:r w:rsidRPr="000615A5">
        <w:t>* The last SYNC CHANGE message contains a flag to indicate that the message is the final operations performance for the associated operations schedule.</w:t>
      </w:r>
    </w:p>
    <w:p w14:paraId="798D747A" w14:textId="77777777" w:rsidR="00C74EED" w:rsidRDefault="00C74EED" w:rsidP="00C74EED">
      <w:pPr>
        <w:pStyle w:val="ANNEX-heading3"/>
        <w:rPr>
          <w:ins w:id="3016" w:author="Dennis Brandl" w:date="2018-03-04T16:20:00Z"/>
        </w:rPr>
      </w:pPr>
      <w:ins w:id="3017" w:author="Dennis Brandl" w:date="2018-03-04T16:20:00Z">
        <w:r>
          <w:t>Event notification example</w:t>
        </w:r>
      </w:ins>
    </w:p>
    <w:p w14:paraId="42BA6B79" w14:textId="77777777" w:rsidR="00C74EED" w:rsidRDefault="00C74EED" w:rsidP="00C74EED">
      <w:pPr>
        <w:pStyle w:val="PARAGRAPH"/>
        <w:rPr>
          <w:ins w:id="3018" w:author="Dennis Brandl" w:date="2018-03-04T16:20:00Z"/>
        </w:rPr>
      </w:pPr>
      <w:ins w:id="3019" w:author="Dennis Brandl" w:date="2018-03-04T16:20:00Z">
        <w:r w:rsidRPr="000615A5">
          <w:t>Scenario assumptions</w:t>
        </w:r>
        <w:r>
          <w:t xml:space="preserve"> for an EDA implementation</w:t>
        </w:r>
        <w:r w:rsidRPr="000615A5">
          <w:t xml:space="preserve">: </w:t>
        </w:r>
      </w:ins>
    </w:p>
    <w:p w14:paraId="04B9E43E" w14:textId="77777777" w:rsidR="00C74EED" w:rsidRPr="00A10244" w:rsidRDefault="00C74EED" w:rsidP="00C74EED">
      <w:pPr>
        <w:pStyle w:val="ListNumber"/>
        <w:numPr>
          <w:ilvl w:val="0"/>
          <w:numId w:val="87"/>
        </w:numPr>
        <w:rPr>
          <w:ins w:id="3020" w:author="Dennis Brandl" w:date="2018-03-04T16:20:00Z"/>
        </w:rPr>
      </w:pPr>
      <w:ins w:id="3021" w:author="Dennis Brandl" w:date="2018-03-04T16:20:00Z">
        <w:r w:rsidRPr="00A10244">
          <w:t xml:space="preserve">Detailed scheduling, execution management and data collection </w:t>
        </w:r>
        <w:r>
          <w:t>subscribe to work scheduling.</w:t>
        </w:r>
      </w:ins>
    </w:p>
    <w:p w14:paraId="6A75C57C" w14:textId="77777777" w:rsidR="00C74EED" w:rsidRDefault="00C74EED" w:rsidP="00C74EED">
      <w:pPr>
        <w:pStyle w:val="ListNumber"/>
        <w:rPr>
          <w:ins w:id="3022" w:author="Dennis Brandl" w:date="2018-03-04T16:20:00Z"/>
        </w:rPr>
      </w:pPr>
      <w:ins w:id="3023" w:author="Dennis Brandl" w:date="2018-03-04T16:20:00Z">
        <w:r w:rsidRPr="00A10244">
          <w:t>Detailed</w:t>
        </w:r>
        <w:r>
          <w:t xml:space="preserve"> scheduling publishes an event </w:t>
        </w:r>
        <w:r w:rsidRPr="00A10244">
          <w:t>‘</w:t>
        </w:r>
        <w:r>
          <w:t>W</w:t>
        </w:r>
        <w:r w:rsidRPr="00A10244">
          <w:t xml:space="preserve">ork </w:t>
        </w:r>
        <w:r>
          <w:t>S</w:t>
        </w:r>
        <w:r w:rsidRPr="00A10244">
          <w:t xml:space="preserve">cheduled’ </w:t>
        </w:r>
      </w:ins>
    </w:p>
    <w:p w14:paraId="43261145" w14:textId="77777777" w:rsidR="00C74EED" w:rsidRPr="00A10244" w:rsidRDefault="00C74EED" w:rsidP="00C74EED">
      <w:pPr>
        <w:pStyle w:val="ListNumber"/>
        <w:rPr>
          <w:ins w:id="3024" w:author="Dennis Brandl" w:date="2018-03-04T16:20:00Z"/>
        </w:rPr>
      </w:pPr>
      <w:ins w:id="3025" w:author="Dennis Brandl" w:date="2018-03-04T16:20:00Z">
        <w:r>
          <w:t>Execution Management publishes a ‘Resources Acquired’ event when resources are available and work has started.</w:t>
        </w:r>
      </w:ins>
    </w:p>
    <w:p w14:paraId="26715B23" w14:textId="77777777" w:rsidR="00C74EED" w:rsidRDefault="00C74EED" w:rsidP="00C74EED">
      <w:pPr>
        <w:pStyle w:val="ListNumber"/>
        <w:rPr>
          <w:ins w:id="3026" w:author="Dennis Brandl" w:date="2018-03-04T16:20:00Z"/>
        </w:rPr>
      </w:pPr>
      <w:ins w:id="3027" w:author="Dennis Brandl" w:date="2018-03-04T16:20:00Z">
        <w:r w:rsidRPr="00A10244">
          <w:t xml:space="preserve">Data collection </w:t>
        </w:r>
        <w:r>
          <w:t xml:space="preserve">logs </w:t>
        </w:r>
        <w:r w:rsidRPr="00A10244">
          <w:t>all the events for subsequent analysis activities.</w:t>
        </w:r>
      </w:ins>
    </w:p>
    <w:p w14:paraId="65C203BC" w14:textId="77777777" w:rsidR="00C74EED" w:rsidRPr="000615A5" w:rsidRDefault="00C74EED" w:rsidP="00C74EED">
      <w:pPr>
        <w:pStyle w:val="FIGURE"/>
        <w:rPr>
          <w:ins w:id="3028" w:author="Dennis Brandl" w:date="2018-03-04T16:20:00Z"/>
        </w:rPr>
      </w:pPr>
      <w:ins w:id="3029" w:author="Dennis Brandl" w:date="2018-03-04T16:20:00Z">
        <w:r w:rsidRPr="00C74EED">
          <w:rPr>
            <w:noProof/>
            <w:lang w:val="en-US" w:eastAsia="en-US"/>
          </w:rPr>
          <w:lastRenderedPageBreak/>
          <w:drawing>
            <wp:inline distT="0" distB="0" distL="0" distR="0" wp14:anchorId="73F1B9A0" wp14:editId="1B6B3074">
              <wp:extent cx="5759450" cy="273701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9450" cy="2737019"/>
                      </a:xfrm>
                      <a:prstGeom prst="rect">
                        <a:avLst/>
                      </a:prstGeom>
                      <a:noFill/>
                      <a:ln>
                        <a:noFill/>
                      </a:ln>
                    </pic:spPr>
                  </pic:pic>
                </a:graphicData>
              </a:graphic>
            </wp:inline>
          </w:drawing>
        </w:r>
      </w:ins>
    </w:p>
    <w:p w14:paraId="5F164213" w14:textId="77777777" w:rsidR="00C74EED" w:rsidRDefault="00C74EED" w:rsidP="00C74EED">
      <w:pPr>
        <w:pStyle w:val="FIGURE-title"/>
        <w:rPr>
          <w:ins w:id="3030" w:author="Dennis Brandl" w:date="2018-03-04T16:20:00Z"/>
        </w:rPr>
      </w:pPr>
      <w:bookmarkStart w:id="3031" w:name="_Toc507944749"/>
      <w:ins w:id="3032" w:author="Dennis Brandl" w:date="2018-03-04T16:20:00Z">
        <w:r>
          <w:t xml:space="preserve">Figure </w:t>
        </w:r>
      </w:ins>
      <w:r>
        <w:fldChar w:fldCharType="begin"/>
      </w:r>
      <w:r>
        <w:instrText xml:space="preserve"> SEQ Figure \* ARABIC </w:instrText>
      </w:r>
      <w:r>
        <w:fldChar w:fldCharType="separate"/>
      </w:r>
      <w:r w:rsidR="00E96A9E">
        <w:rPr>
          <w:noProof/>
        </w:rPr>
        <w:t>42</w:t>
      </w:r>
      <w:r>
        <w:fldChar w:fldCharType="end"/>
      </w:r>
      <w:ins w:id="3033" w:author="Dennis Brandl" w:date="2018-03-04T16:20:00Z">
        <w:r>
          <w:t xml:space="preserve"> - </w:t>
        </w:r>
        <w:r w:rsidRPr="002436D9">
          <w:rPr>
            <w:lang w:val="en-US"/>
          </w:rPr>
          <w:t xml:space="preserve">Publish notifications of Work Scheduling </w:t>
        </w:r>
        <w:r>
          <w:rPr>
            <w:lang w:val="en-US"/>
          </w:rPr>
          <w:t>Operations</w:t>
        </w:r>
        <w:r w:rsidRPr="002436D9">
          <w:rPr>
            <w:lang w:val="en-US"/>
          </w:rPr>
          <w:t xml:space="preserve"> Events</w:t>
        </w:r>
        <w:bookmarkEnd w:id="3031"/>
      </w:ins>
    </w:p>
    <w:p w14:paraId="3703695B" w14:textId="75FDABD9" w:rsidR="001F137E" w:rsidRPr="000615A5" w:rsidRDefault="001F137E" w:rsidP="00DA2C42">
      <w:pPr>
        <w:pStyle w:val="ANNEX-heading1"/>
      </w:pPr>
      <w:bookmarkStart w:id="3034" w:name="_Toc507944986"/>
      <w:r w:rsidRPr="000615A5">
        <w:t>Operations schedule changes</w:t>
      </w:r>
      <w:bookmarkEnd w:id="3034"/>
    </w:p>
    <w:p w14:paraId="18EDA366" w14:textId="402A1560" w:rsidR="001F137E" w:rsidRPr="000615A5" w:rsidRDefault="001F137E" w:rsidP="00DA2C42">
      <w:pPr>
        <w:pStyle w:val="ANNEX-heading2"/>
      </w:pPr>
      <w:bookmarkStart w:id="3035" w:name="_Toc507944987"/>
      <w:r w:rsidRPr="000615A5">
        <w:t>Push model</w:t>
      </w:r>
      <w:bookmarkEnd w:id="3035"/>
    </w:p>
    <w:p w14:paraId="6FA243A3" w14:textId="77777777" w:rsidR="001F137E" w:rsidRPr="000615A5" w:rsidRDefault="001F137E" w:rsidP="002C17D9">
      <w:pPr>
        <w:pStyle w:val="PARAGRAPH"/>
      </w:pPr>
      <w:r w:rsidRPr="000615A5">
        <w:t xml:space="preserve">Scenario assumptions: </w:t>
      </w:r>
    </w:p>
    <w:p w14:paraId="3F09BE46" w14:textId="77777777" w:rsidR="001F137E" w:rsidRPr="000615A5" w:rsidRDefault="001F137E" w:rsidP="004D2480">
      <w:pPr>
        <w:pStyle w:val="ListNumber"/>
        <w:numPr>
          <w:ilvl w:val="0"/>
          <w:numId w:val="45"/>
        </w:numPr>
      </w:pPr>
      <w:r w:rsidRPr="000615A5">
        <w:t>ERP sends operations schedule to MOM for processing.</w:t>
      </w:r>
    </w:p>
    <w:p w14:paraId="73D55938" w14:textId="77777777" w:rsidR="001F137E" w:rsidRPr="000615A5" w:rsidRDefault="001F137E" w:rsidP="002C17D9">
      <w:pPr>
        <w:pStyle w:val="ListNumber"/>
      </w:pPr>
      <w:r w:rsidRPr="000615A5">
        <w:t>MOM sends operations performance to ERP for processing.</w:t>
      </w:r>
    </w:p>
    <w:p w14:paraId="5ACCB8B8" w14:textId="77777777" w:rsidR="001F137E" w:rsidRPr="000615A5" w:rsidRDefault="001F137E" w:rsidP="002C17D9">
      <w:pPr>
        <w:pStyle w:val="ListNumber"/>
      </w:pPr>
      <w:r w:rsidRPr="000615A5">
        <w:t>ERP makes change to schedule and sends to MOM for processing.</w:t>
      </w:r>
    </w:p>
    <w:p w14:paraId="7AD762F3" w14:textId="0346FC30" w:rsidR="001F137E" w:rsidRPr="000615A5" w:rsidRDefault="001F137E" w:rsidP="002C17D9">
      <w:pPr>
        <w:pStyle w:val="FIGURE"/>
      </w:pPr>
      <w:r w:rsidRPr="000615A5">
        <w:rPr>
          <w:noProof/>
          <w:lang w:val="en-US" w:eastAsia="en-US"/>
        </w:rPr>
        <w:drawing>
          <wp:inline distT="0" distB="0" distL="0" distR="0" wp14:anchorId="11A4BD78" wp14:editId="08FA3EC7">
            <wp:extent cx="5941060" cy="249364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1060" cy="2493645"/>
                    </a:xfrm>
                    <a:prstGeom prst="rect">
                      <a:avLst/>
                    </a:prstGeom>
                    <a:noFill/>
                    <a:ln>
                      <a:noFill/>
                    </a:ln>
                  </pic:spPr>
                </pic:pic>
              </a:graphicData>
            </a:graphic>
          </wp:inline>
        </w:drawing>
      </w:r>
    </w:p>
    <w:p w14:paraId="33FC0B00" w14:textId="6A50C57A" w:rsidR="001F137E" w:rsidRPr="000615A5" w:rsidRDefault="001F137E" w:rsidP="00DA2C42">
      <w:pPr>
        <w:pStyle w:val="FIGURE-title"/>
      </w:pPr>
      <w:bookmarkStart w:id="3036" w:name="_Toc507944750"/>
      <w:r w:rsidRPr="000615A5">
        <w:t xml:space="preserve">Figure </w:t>
      </w:r>
      <w:r w:rsidRPr="000615A5">
        <w:fldChar w:fldCharType="begin"/>
      </w:r>
      <w:r w:rsidRPr="000615A5">
        <w:instrText xml:space="preserve"> SEQ Figure \* ARABIC </w:instrText>
      </w:r>
      <w:r w:rsidRPr="000615A5">
        <w:fldChar w:fldCharType="separate"/>
      </w:r>
      <w:r w:rsidR="00181DCD">
        <w:rPr>
          <w:noProof/>
        </w:rPr>
        <w:t>43</w:t>
      </w:r>
      <w:r w:rsidRPr="000615A5">
        <w:fldChar w:fldCharType="end"/>
      </w:r>
      <w:r w:rsidRPr="000615A5">
        <w:t xml:space="preserve"> </w:t>
      </w:r>
      <w:r w:rsidR="00D76A65">
        <w:t>–</w:t>
      </w:r>
      <w:r w:rsidRPr="000615A5">
        <w:t xml:space="preserve"> Push</w:t>
      </w:r>
      <w:r w:rsidR="00D76A65">
        <w:t xml:space="preserve"> </w:t>
      </w:r>
      <w:r w:rsidRPr="000615A5">
        <w:t>Model; Operations schedule changes</w:t>
      </w:r>
      <w:bookmarkEnd w:id="3036"/>
    </w:p>
    <w:p w14:paraId="673EC940" w14:textId="77777777" w:rsidR="001F137E" w:rsidRPr="000615A5" w:rsidRDefault="001F137E" w:rsidP="002C17D9">
      <w:pPr>
        <w:pStyle w:val="PARAGRAPH"/>
      </w:pPr>
      <w:r w:rsidRPr="000615A5">
        <w:t>* The last PROCESS operations performance message contains a flag to indicate that the message is the final operations performance for the associated operations schedule.</w:t>
      </w:r>
    </w:p>
    <w:p w14:paraId="6EBB9CAD" w14:textId="37B4D5A1" w:rsidR="001F137E" w:rsidRPr="000615A5" w:rsidRDefault="001F137E" w:rsidP="00DA2C42">
      <w:pPr>
        <w:pStyle w:val="ANNEX-heading2"/>
      </w:pPr>
      <w:bookmarkStart w:id="3037" w:name="_Toc507944988"/>
      <w:r w:rsidRPr="000615A5">
        <w:t>Publish model</w:t>
      </w:r>
      <w:bookmarkEnd w:id="3037"/>
    </w:p>
    <w:p w14:paraId="2E767F6D" w14:textId="77777777" w:rsidR="001F137E" w:rsidRPr="000615A5" w:rsidRDefault="001F137E" w:rsidP="002C17D9">
      <w:pPr>
        <w:pStyle w:val="PARAGRAPH"/>
      </w:pPr>
      <w:r w:rsidRPr="000615A5">
        <w:t xml:space="preserve">Scenario assumptions: </w:t>
      </w:r>
    </w:p>
    <w:p w14:paraId="130345B4" w14:textId="77777777" w:rsidR="001F137E" w:rsidRPr="000615A5" w:rsidRDefault="001F137E" w:rsidP="00B165A1">
      <w:pPr>
        <w:pStyle w:val="ListNumber"/>
        <w:numPr>
          <w:ilvl w:val="0"/>
          <w:numId w:val="30"/>
        </w:numPr>
      </w:pPr>
      <w:r w:rsidRPr="000615A5">
        <w:t>MOM subscribes to operations schedules.</w:t>
      </w:r>
    </w:p>
    <w:p w14:paraId="7F95BA57" w14:textId="77777777" w:rsidR="001F137E" w:rsidRPr="000615A5" w:rsidRDefault="001F137E" w:rsidP="00B165A1">
      <w:pPr>
        <w:pStyle w:val="ListNumber"/>
        <w:numPr>
          <w:ilvl w:val="0"/>
          <w:numId w:val="30"/>
        </w:numPr>
      </w:pPr>
      <w:r w:rsidRPr="000615A5">
        <w:t>ERP subscribes to operations performances.</w:t>
      </w:r>
    </w:p>
    <w:p w14:paraId="2E1AA566" w14:textId="77777777" w:rsidR="001F137E" w:rsidRPr="000615A5" w:rsidRDefault="001F137E" w:rsidP="00B165A1">
      <w:pPr>
        <w:pStyle w:val="ListNumber"/>
        <w:numPr>
          <w:ilvl w:val="0"/>
          <w:numId w:val="30"/>
        </w:numPr>
      </w:pPr>
      <w:r w:rsidRPr="000615A5">
        <w:t>ERP publishes operations schedule.</w:t>
      </w:r>
    </w:p>
    <w:p w14:paraId="4F481564" w14:textId="77777777" w:rsidR="001F137E" w:rsidRPr="000615A5" w:rsidRDefault="001F137E" w:rsidP="00B165A1">
      <w:pPr>
        <w:pStyle w:val="ListNumber"/>
        <w:numPr>
          <w:ilvl w:val="0"/>
          <w:numId w:val="30"/>
        </w:numPr>
      </w:pPr>
      <w:r w:rsidRPr="000615A5">
        <w:lastRenderedPageBreak/>
        <w:t>MOM publishes initial operations performance with a SYNC ADD message.</w:t>
      </w:r>
    </w:p>
    <w:p w14:paraId="1B698747" w14:textId="77777777" w:rsidR="001F137E" w:rsidRPr="000615A5" w:rsidRDefault="001F137E" w:rsidP="00B165A1">
      <w:pPr>
        <w:pStyle w:val="ListNumber"/>
        <w:numPr>
          <w:ilvl w:val="0"/>
          <w:numId w:val="30"/>
        </w:numPr>
      </w:pPr>
      <w:r w:rsidRPr="000615A5">
        <w:t>ERP changes schedule and republishes with SYNC CHANGE.</w:t>
      </w:r>
    </w:p>
    <w:p w14:paraId="3A77827D" w14:textId="77777777" w:rsidR="001F137E" w:rsidRPr="000615A5" w:rsidRDefault="001F137E" w:rsidP="00B165A1">
      <w:pPr>
        <w:pStyle w:val="ListNumber"/>
        <w:numPr>
          <w:ilvl w:val="0"/>
          <w:numId w:val="30"/>
        </w:numPr>
      </w:pPr>
      <w:r w:rsidRPr="000615A5">
        <w:t>MOM publishes subsequent operations performances for the schedule with SYNC CHANGE messages.</w:t>
      </w:r>
    </w:p>
    <w:p w14:paraId="15D5CB22" w14:textId="53654D2C" w:rsidR="001F137E" w:rsidRPr="000615A5" w:rsidRDefault="001F137E" w:rsidP="002C17D9">
      <w:pPr>
        <w:pStyle w:val="FIGURE"/>
      </w:pPr>
      <w:r w:rsidRPr="000615A5">
        <w:rPr>
          <w:noProof/>
          <w:lang w:val="en-US" w:eastAsia="en-US"/>
        </w:rPr>
        <w:drawing>
          <wp:inline distT="0" distB="0" distL="0" distR="0" wp14:anchorId="78055A50" wp14:editId="42EE84B1">
            <wp:extent cx="5941060" cy="2493645"/>
            <wp:effectExtent l="0" t="0" r="254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1060" cy="2493645"/>
                    </a:xfrm>
                    <a:prstGeom prst="rect">
                      <a:avLst/>
                    </a:prstGeom>
                    <a:noFill/>
                    <a:ln>
                      <a:noFill/>
                    </a:ln>
                  </pic:spPr>
                </pic:pic>
              </a:graphicData>
            </a:graphic>
          </wp:inline>
        </w:drawing>
      </w:r>
    </w:p>
    <w:p w14:paraId="45DE8309" w14:textId="69D626EC" w:rsidR="001F137E" w:rsidRPr="000615A5" w:rsidRDefault="001F137E" w:rsidP="00DA2C42">
      <w:pPr>
        <w:pStyle w:val="FIGURE-title"/>
      </w:pPr>
      <w:bookmarkStart w:id="3038" w:name="_Toc507944751"/>
      <w:r w:rsidRPr="000615A5">
        <w:t xml:space="preserve">Figure </w:t>
      </w:r>
      <w:r w:rsidRPr="000615A5">
        <w:fldChar w:fldCharType="begin"/>
      </w:r>
      <w:r w:rsidRPr="000615A5">
        <w:instrText xml:space="preserve"> SEQ Figure \* ARABIC </w:instrText>
      </w:r>
      <w:r w:rsidRPr="000615A5">
        <w:fldChar w:fldCharType="separate"/>
      </w:r>
      <w:r w:rsidR="00181DCD">
        <w:rPr>
          <w:noProof/>
        </w:rPr>
        <w:t>44</w:t>
      </w:r>
      <w:r w:rsidRPr="000615A5">
        <w:fldChar w:fldCharType="end"/>
      </w:r>
      <w:r w:rsidRPr="000615A5">
        <w:t xml:space="preserve"> </w:t>
      </w:r>
      <w:r w:rsidR="00D76A65">
        <w:t>–</w:t>
      </w:r>
      <w:r w:rsidRPr="000615A5">
        <w:t xml:space="preserve"> Publish</w:t>
      </w:r>
      <w:r w:rsidR="00D76A65">
        <w:t xml:space="preserve"> </w:t>
      </w:r>
      <w:r w:rsidRPr="000615A5">
        <w:t>model: v schedule changes</w:t>
      </w:r>
      <w:bookmarkEnd w:id="3038"/>
    </w:p>
    <w:p w14:paraId="0455C624" w14:textId="77777777" w:rsidR="001F137E" w:rsidRPr="000615A5" w:rsidRDefault="001F137E" w:rsidP="001A6B7C">
      <w:pPr>
        <w:pStyle w:val="PARAGRAPH"/>
      </w:pPr>
      <w:r w:rsidRPr="000615A5">
        <w:t>* The last SYNC CHANGE message contains a flag to indicate that the message is the final operations performance for the associated operations schedule.</w:t>
      </w:r>
    </w:p>
    <w:p w14:paraId="699F0CB2" w14:textId="57A01E4C" w:rsidR="001F137E" w:rsidRPr="000615A5" w:rsidRDefault="001F137E" w:rsidP="00DA2C42">
      <w:pPr>
        <w:pStyle w:val="ANNEX-heading1"/>
      </w:pPr>
      <w:bookmarkStart w:id="3039" w:name="_Toc507944989"/>
      <w:r w:rsidRPr="000615A5">
        <w:t xml:space="preserve">Operations schedule </w:t>
      </w:r>
      <w:r w:rsidR="001A6B7C" w:rsidRPr="000615A5">
        <w:t>cancelled</w:t>
      </w:r>
      <w:bookmarkEnd w:id="3039"/>
    </w:p>
    <w:p w14:paraId="15B6FCA8" w14:textId="715B10F5" w:rsidR="001F137E" w:rsidRPr="000615A5" w:rsidRDefault="001F137E" w:rsidP="00DA2C42">
      <w:pPr>
        <w:pStyle w:val="ANNEX-heading2"/>
      </w:pPr>
      <w:bookmarkStart w:id="3040" w:name="_Toc507944990"/>
      <w:r w:rsidRPr="000615A5">
        <w:t>Push model</w:t>
      </w:r>
      <w:bookmarkEnd w:id="3040"/>
    </w:p>
    <w:p w14:paraId="28077367" w14:textId="77777777" w:rsidR="001F137E" w:rsidRPr="000615A5" w:rsidRDefault="001F137E" w:rsidP="001A6B7C">
      <w:pPr>
        <w:pStyle w:val="PARAGRAPH"/>
      </w:pPr>
      <w:r w:rsidRPr="000615A5">
        <w:t xml:space="preserve">Scenario assumptions: </w:t>
      </w:r>
    </w:p>
    <w:p w14:paraId="40E2FD00" w14:textId="77777777" w:rsidR="001F137E" w:rsidRPr="000615A5" w:rsidRDefault="001F137E" w:rsidP="00B165A1">
      <w:pPr>
        <w:pStyle w:val="ListNumber"/>
        <w:numPr>
          <w:ilvl w:val="0"/>
          <w:numId w:val="31"/>
        </w:numPr>
      </w:pPr>
      <w:r w:rsidRPr="000615A5">
        <w:t>ERP sends operations schedule to MOM for processing.</w:t>
      </w:r>
    </w:p>
    <w:p w14:paraId="5F10C6E2" w14:textId="77777777" w:rsidR="001F137E" w:rsidRPr="000615A5" w:rsidRDefault="001F137E" w:rsidP="001A6B7C">
      <w:pPr>
        <w:pStyle w:val="ListNumber"/>
      </w:pPr>
      <w:r w:rsidRPr="000615A5">
        <w:t>ERP cancels schedule before actual operations start, and sends CANCEL of schedule to MOM.</w:t>
      </w:r>
    </w:p>
    <w:p w14:paraId="21AABCCC" w14:textId="08C24C36" w:rsidR="001F137E" w:rsidRPr="000615A5" w:rsidRDefault="001F137E" w:rsidP="001A6B7C">
      <w:pPr>
        <w:pStyle w:val="FIGURE"/>
      </w:pPr>
      <w:r w:rsidRPr="000615A5">
        <w:rPr>
          <w:noProof/>
          <w:lang w:val="en-US" w:eastAsia="en-US"/>
        </w:rPr>
        <w:drawing>
          <wp:inline distT="0" distB="0" distL="0" distR="0" wp14:anchorId="0066B856" wp14:editId="649D7C9C">
            <wp:extent cx="5941060" cy="1446530"/>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1060" cy="1446530"/>
                    </a:xfrm>
                    <a:prstGeom prst="rect">
                      <a:avLst/>
                    </a:prstGeom>
                    <a:noFill/>
                    <a:ln>
                      <a:noFill/>
                    </a:ln>
                  </pic:spPr>
                </pic:pic>
              </a:graphicData>
            </a:graphic>
          </wp:inline>
        </w:drawing>
      </w:r>
    </w:p>
    <w:p w14:paraId="2E1998C8" w14:textId="187EA9AC" w:rsidR="001F137E" w:rsidRPr="000615A5" w:rsidRDefault="001F137E" w:rsidP="00DA2C42">
      <w:pPr>
        <w:pStyle w:val="FIGURE-title"/>
      </w:pPr>
      <w:bookmarkStart w:id="3041" w:name="_Toc507944752"/>
      <w:r w:rsidRPr="000615A5">
        <w:t xml:space="preserve">Figure </w:t>
      </w:r>
      <w:r w:rsidRPr="000615A5">
        <w:fldChar w:fldCharType="begin"/>
      </w:r>
      <w:r w:rsidRPr="000615A5">
        <w:instrText xml:space="preserve"> SEQ Figure \* ARABIC </w:instrText>
      </w:r>
      <w:r w:rsidRPr="000615A5">
        <w:fldChar w:fldCharType="separate"/>
      </w:r>
      <w:r w:rsidR="00181DCD">
        <w:rPr>
          <w:noProof/>
        </w:rPr>
        <w:t>45</w:t>
      </w:r>
      <w:r w:rsidRPr="000615A5">
        <w:fldChar w:fldCharType="end"/>
      </w:r>
      <w:r w:rsidRPr="000615A5">
        <w:t xml:space="preserve"> </w:t>
      </w:r>
      <w:r w:rsidR="00D76A65">
        <w:t>–</w:t>
      </w:r>
      <w:r w:rsidRPr="000615A5">
        <w:t xml:space="preserve"> Push</w:t>
      </w:r>
      <w:r w:rsidR="00D76A65">
        <w:t xml:space="preserve"> </w:t>
      </w:r>
      <w:r w:rsidRPr="000615A5">
        <w:t xml:space="preserve">model; operations schedule </w:t>
      </w:r>
      <w:r w:rsidR="001A6B7C" w:rsidRPr="000615A5">
        <w:t>cancelled</w:t>
      </w:r>
      <w:bookmarkEnd w:id="3041"/>
    </w:p>
    <w:p w14:paraId="2706ECC0" w14:textId="4E3FDE83" w:rsidR="001F137E" w:rsidRPr="000615A5" w:rsidRDefault="001F137E" w:rsidP="00DA2C42">
      <w:pPr>
        <w:pStyle w:val="ANNEX-heading2"/>
      </w:pPr>
      <w:bookmarkStart w:id="3042" w:name="_Toc507944991"/>
      <w:r w:rsidRPr="000615A5">
        <w:t>Push and pull model</w:t>
      </w:r>
      <w:bookmarkEnd w:id="3042"/>
    </w:p>
    <w:p w14:paraId="4FB54F26" w14:textId="77777777" w:rsidR="001F137E" w:rsidRPr="000615A5" w:rsidRDefault="001F137E" w:rsidP="001A6B7C">
      <w:pPr>
        <w:pStyle w:val="PARAGRAPH"/>
      </w:pPr>
      <w:r w:rsidRPr="000615A5">
        <w:t xml:space="preserve">Scenario assumptions: </w:t>
      </w:r>
    </w:p>
    <w:p w14:paraId="79AA56FE" w14:textId="77777777" w:rsidR="001F137E" w:rsidRPr="000615A5" w:rsidRDefault="001F137E" w:rsidP="00B165A1">
      <w:pPr>
        <w:pStyle w:val="ListNumber"/>
        <w:numPr>
          <w:ilvl w:val="0"/>
          <w:numId w:val="32"/>
        </w:numPr>
      </w:pPr>
      <w:r w:rsidRPr="000615A5">
        <w:t>MOM requests operations schedule from ERP.</w:t>
      </w:r>
    </w:p>
    <w:p w14:paraId="16D84796" w14:textId="77777777" w:rsidR="001F137E" w:rsidRPr="000615A5" w:rsidRDefault="001F137E" w:rsidP="00B165A1">
      <w:pPr>
        <w:pStyle w:val="ListNumber"/>
        <w:numPr>
          <w:ilvl w:val="0"/>
          <w:numId w:val="32"/>
        </w:numPr>
      </w:pPr>
      <w:r w:rsidRPr="000615A5">
        <w:t>ERP cancels schedule before actual operations start, and sends CANCEL of schedule to MOM.</w:t>
      </w:r>
    </w:p>
    <w:p w14:paraId="023EFBF8" w14:textId="5EC731D3" w:rsidR="001F137E" w:rsidRPr="000615A5" w:rsidRDefault="001F137E" w:rsidP="001A6B7C">
      <w:pPr>
        <w:pStyle w:val="FIGURE"/>
      </w:pPr>
      <w:r w:rsidRPr="000615A5">
        <w:rPr>
          <w:noProof/>
          <w:lang w:val="en-US" w:eastAsia="en-US"/>
        </w:rPr>
        <w:lastRenderedPageBreak/>
        <w:drawing>
          <wp:inline distT="0" distB="0" distL="0" distR="0" wp14:anchorId="7FBA65B9" wp14:editId="4DD4261E">
            <wp:extent cx="5941060" cy="14465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1060" cy="1446530"/>
                    </a:xfrm>
                    <a:prstGeom prst="rect">
                      <a:avLst/>
                    </a:prstGeom>
                    <a:noFill/>
                    <a:ln>
                      <a:noFill/>
                    </a:ln>
                  </pic:spPr>
                </pic:pic>
              </a:graphicData>
            </a:graphic>
          </wp:inline>
        </w:drawing>
      </w:r>
    </w:p>
    <w:p w14:paraId="45550E98" w14:textId="087DCD8E" w:rsidR="001F137E" w:rsidRPr="000615A5" w:rsidRDefault="001F137E" w:rsidP="00DA2C42">
      <w:pPr>
        <w:pStyle w:val="FIGURE-title"/>
      </w:pPr>
      <w:bookmarkStart w:id="3043" w:name="_Toc507944753"/>
      <w:r w:rsidRPr="000615A5">
        <w:t xml:space="preserve">Figure </w:t>
      </w:r>
      <w:r w:rsidRPr="000615A5">
        <w:fldChar w:fldCharType="begin"/>
      </w:r>
      <w:r w:rsidRPr="000615A5">
        <w:instrText xml:space="preserve"> SEQ Figure \* ARABIC </w:instrText>
      </w:r>
      <w:r w:rsidRPr="000615A5">
        <w:fldChar w:fldCharType="separate"/>
      </w:r>
      <w:r w:rsidR="00181DCD">
        <w:rPr>
          <w:noProof/>
        </w:rPr>
        <w:t>46</w:t>
      </w:r>
      <w:r w:rsidRPr="000615A5">
        <w:fldChar w:fldCharType="end"/>
      </w:r>
      <w:r w:rsidRPr="000615A5">
        <w:t xml:space="preserve"> </w:t>
      </w:r>
      <w:r w:rsidR="00D76A65">
        <w:t>–</w:t>
      </w:r>
      <w:r w:rsidRPr="000615A5">
        <w:t xml:space="preserve"> Push</w:t>
      </w:r>
      <w:r w:rsidR="00D76A65">
        <w:t xml:space="preserve"> </w:t>
      </w:r>
      <w:r w:rsidRPr="000615A5">
        <w:t xml:space="preserve">and pull model; schedule </w:t>
      </w:r>
      <w:r w:rsidR="001A6B7C" w:rsidRPr="000615A5">
        <w:t>cancelled</w:t>
      </w:r>
      <w:bookmarkEnd w:id="3043"/>
    </w:p>
    <w:p w14:paraId="6C3E778E" w14:textId="5D43739C" w:rsidR="001F137E" w:rsidRPr="000615A5" w:rsidRDefault="001F137E" w:rsidP="00DA2C42">
      <w:pPr>
        <w:pStyle w:val="ANNEX-heading1"/>
      </w:pPr>
      <w:bookmarkStart w:id="3044" w:name="_Toc483855643"/>
      <w:bookmarkStart w:id="3045" w:name="_Toc483856168"/>
      <w:bookmarkStart w:id="3046" w:name="_Toc483857259"/>
      <w:bookmarkStart w:id="3047" w:name="_Toc507944992"/>
      <w:bookmarkEnd w:id="3044"/>
      <w:bookmarkEnd w:id="3045"/>
      <w:bookmarkEnd w:id="3046"/>
      <w:r w:rsidRPr="000615A5">
        <w:t>Daily operations performance</w:t>
      </w:r>
      <w:bookmarkEnd w:id="3047"/>
    </w:p>
    <w:p w14:paraId="337D784D" w14:textId="42D62D16" w:rsidR="001F137E" w:rsidRPr="000615A5" w:rsidRDefault="001F137E" w:rsidP="00DA2C42">
      <w:pPr>
        <w:pStyle w:val="ANNEX-heading2"/>
      </w:pPr>
      <w:bookmarkStart w:id="3048" w:name="_Toc507944993"/>
      <w:r w:rsidRPr="000615A5">
        <w:t>Push model</w:t>
      </w:r>
      <w:bookmarkEnd w:id="3048"/>
    </w:p>
    <w:p w14:paraId="6F7CE33C" w14:textId="77777777" w:rsidR="001F137E" w:rsidRPr="000615A5" w:rsidRDefault="001F137E" w:rsidP="0062490F">
      <w:pPr>
        <w:pStyle w:val="PARAGRAPH"/>
      </w:pPr>
      <w:r w:rsidRPr="000615A5">
        <w:t xml:space="preserve">Scenario assumptions: </w:t>
      </w:r>
    </w:p>
    <w:p w14:paraId="252656A8" w14:textId="77777777" w:rsidR="001F137E" w:rsidRPr="000615A5" w:rsidRDefault="001F137E" w:rsidP="00B165A1">
      <w:pPr>
        <w:pStyle w:val="ListNumber"/>
        <w:numPr>
          <w:ilvl w:val="0"/>
          <w:numId w:val="33"/>
        </w:numPr>
      </w:pPr>
      <w:r w:rsidRPr="000615A5">
        <w:t>MOM sends daily operations performance to ERP</w:t>
      </w:r>
    </w:p>
    <w:p w14:paraId="4AD72733" w14:textId="77777777" w:rsidR="001F137E" w:rsidRPr="000615A5" w:rsidRDefault="001F137E" w:rsidP="0062490F">
      <w:pPr>
        <w:pStyle w:val="ListNumber"/>
      </w:pPr>
      <w:r w:rsidRPr="000615A5">
        <w:t>The scope of the operations performance (which production lines, etc…) and timing of the publication (daily, weekly, time published) is not defined in a message. It is determined to in an out-of-band agreement.</w:t>
      </w:r>
    </w:p>
    <w:p w14:paraId="3B07A3E6" w14:textId="0481C635" w:rsidR="001F137E" w:rsidRPr="000615A5" w:rsidRDefault="001F137E" w:rsidP="0062490F">
      <w:pPr>
        <w:pStyle w:val="FIGURE"/>
      </w:pPr>
      <w:r w:rsidRPr="000615A5">
        <w:rPr>
          <w:noProof/>
          <w:lang w:val="en-US" w:eastAsia="en-US"/>
        </w:rPr>
        <w:drawing>
          <wp:inline distT="0" distB="0" distL="0" distR="0" wp14:anchorId="2CDD6A0A" wp14:editId="79A33053">
            <wp:extent cx="5941060" cy="23774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1060" cy="2377440"/>
                    </a:xfrm>
                    <a:prstGeom prst="rect">
                      <a:avLst/>
                    </a:prstGeom>
                    <a:noFill/>
                    <a:ln>
                      <a:noFill/>
                    </a:ln>
                  </pic:spPr>
                </pic:pic>
              </a:graphicData>
            </a:graphic>
          </wp:inline>
        </w:drawing>
      </w:r>
    </w:p>
    <w:p w14:paraId="2F277643" w14:textId="42E5276E" w:rsidR="001F137E" w:rsidRPr="000615A5" w:rsidRDefault="001F137E" w:rsidP="00DA2C42">
      <w:pPr>
        <w:pStyle w:val="FIGURE-title"/>
      </w:pPr>
      <w:bookmarkStart w:id="3049" w:name="_Toc507944754"/>
      <w:r w:rsidRPr="000615A5">
        <w:t xml:space="preserve">Figure </w:t>
      </w:r>
      <w:r w:rsidRPr="000615A5">
        <w:fldChar w:fldCharType="begin"/>
      </w:r>
      <w:r w:rsidRPr="000615A5">
        <w:instrText xml:space="preserve"> SEQ Figure \* ARABIC </w:instrText>
      </w:r>
      <w:r w:rsidRPr="000615A5">
        <w:fldChar w:fldCharType="separate"/>
      </w:r>
      <w:r w:rsidR="00181DCD">
        <w:rPr>
          <w:noProof/>
        </w:rPr>
        <w:t>47</w:t>
      </w:r>
      <w:r w:rsidRPr="000615A5">
        <w:fldChar w:fldCharType="end"/>
      </w:r>
      <w:r w:rsidRPr="000615A5">
        <w:t xml:space="preserve"> </w:t>
      </w:r>
      <w:r w:rsidR="00D76A65">
        <w:t>–</w:t>
      </w:r>
      <w:r w:rsidRPr="000615A5">
        <w:t xml:space="preserve"> Push</w:t>
      </w:r>
      <w:r w:rsidR="00D76A65">
        <w:t xml:space="preserve"> </w:t>
      </w:r>
      <w:r w:rsidRPr="000615A5">
        <w:t>model; daily operations performance</w:t>
      </w:r>
      <w:bookmarkEnd w:id="3049"/>
    </w:p>
    <w:p w14:paraId="095C1BA3" w14:textId="6C267C60" w:rsidR="001F137E" w:rsidRPr="000615A5" w:rsidRDefault="001F137E" w:rsidP="00DA2C42">
      <w:pPr>
        <w:pStyle w:val="ANNEX-heading2"/>
      </w:pPr>
      <w:bookmarkStart w:id="3050" w:name="_Toc483855646"/>
      <w:bookmarkStart w:id="3051" w:name="_Toc483856171"/>
      <w:bookmarkStart w:id="3052" w:name="_Toc483857262"/>
      <w:bookmarkStart w:id="3053" w:name="_Toc507944994"/>
      <w:bookmarkEnd w:id="3050"/>
      <w:bookmarkEnd w:id="3051"/>
      <w:bookmarkEnd w:id="3052"/>
      <w:r w:rsidRPr="000615A5">
        <w:t>Pull model</w:t>
      </w:r>
      <w:bookmarkEnd w:id="3053"/>
    </w:p>
    <w:p w14:paraId="2D9CFC81" w14:textId="77777777" w:rsidR="001F137E" w:rsidRPr="000615A5" w:rsidRDefault="001F137E" w:rsidP="0062490F">
      <w:pPr>
        <w:pStyle w:val="PARAGRAPH"/>
      </w:pPr>
      <w:r w:rsidRPr="000615A5">
        <w:t xml:space="preserve">Scenario assumptions: </w:t>
      </w:r>
    </w:p>
    <w:p w14:paraId="7A8FB4DB" w14:textId="77777777" w:rsidR="001F137E" w:rsidRPr="000615A5" w:rsidRDefault="001F137E" w:rsidP="00B165A1">
      <w:pPr>
        <w:pStyle w:val="ListNumber"/>
        <w:numPr>
          <w:ilvl w:val="0"/>
          <w:numId w:val="34"/>
        </w:numPr>
      </w:pPr>
      <w:r w:rsidRPr="000615A5">
        <w:t>ERP requests operations performance from MOM on a daily schedule</w:t>
      </w:r>
    </w:p>
    <w:p w14:paraId="761A2726" w14:textId="5530CF0A" w:rsidR="001F137E" w:rsidRPr="000615A5" w:rsidRDefault="001F137E" w:rsidP="0062490F">
      <w:pPr>
        <w:pStyle w:val="FIGURE"/>
      </w:pPr>
      <w:r w:rsidRPr="000615A5">
        <w:rPr>
          <w:noProof/>
          <w:lang w:val="en-US" w:eastAsia="en-US"/>
        </w:rPr>
        <w:lastRenderedPageBreak/>
        <w:drawing>
          <wp:inline distT="0" distB="0" distL="0" distR="0" wp14:anchorId="4539BED9" wp14:editId="2A2E81A8">
            <wp:extent cx="5941060" cy="23774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1060" cy="2377440"/>
                    </a:xfrm>
                    <a:prstGeom prst="rect">
                      <a:avLst/>
                    </a:prstGeom>
                    <a:noFill/>
                    <a:ln>
                      <a:noFill/>
                    </a:ln>
                  </pic:spPr>
                </pic:pic>
              </a:graphicData>
            </a:graphic>
          </wp:inline>
        </w:drawing>
      </w:r>
    </w:p>
    <w:p w14:paraId="645CC4BA" w14:textId="2FA8A384" w:rsidR="001F137E" w:rsidRPr="000615A5" w:rsidRDefault="001F137E" w:rsidP="00DA2C42">
      <w:pPr>
        <w:pStyle w:val="FIGURE-title"/>
      </w:pPr>
      <w:bookmarkStart w:id="3054" w:name="_Toc507944755"/>
      <w:r w:rsidRPr="000615A5">
        <w:t xml:space="preserve">Figure </w:t>
      </w:r>
      <w:r w:rsidRPr="000615A5">
        <w:fldChar w:fldCharType="begin"/>
      </w:r>
      <w:r w:rsidRPr="000615A5">
        <w:instrText xml:space="preserve"> SEQ Figure \* ARABIC </w:instrText>
      </w:r>
      <w:r w:rsidRPr="000615A5">
        <w:fldChar w:fldCharType="separate"/>
      </w:r>
      <w:r w:rsidR="00181DCD">
        <w:rPr>
          <w:noProof/>
        </w:rPr>
        <w:t>48</w:t>
      </w:r>
      <w:r w:rsidRPr="000615A5">
        <w:fldChar w:fldCharType="end"/>
      </w:r>
      <w:r w:rsidRPr="000615A5">
        <w:t xml:space="preserve"> </w:t>
      </w:r>
      <w:r w:rsidR="00D76A65">
        <w:t>–</w:t>
      </w:r>
      <w:r w:rsidRPr="000615A5">
        <w:t xml:space="preserve"> Pull</w:t>
      </w:r>
      <w:r w:rsidR="00D76A65">
        <w:t xml:space="preserve"> </w:t>
      </w:r>
      <w:r w:rsidRPr="000615A5">
        <w:t>model; daily operations performance</w:t>
      </w:r>
      <w:bookmarkEnd w:id="3054"/>
    </w:p>
    <w:p w14:paraId="55F41160" w14:textId="7395BA85" w:rsidR="001F137E" w:rsidRPr="000615A5" w:rsidRDefault="001F137E" w:rsidP="00DA2C42">
      <w:pPr>
        <w:pStyle w:val="ANNEX-heading2"/>
      </w:pPr>
      <w:bookmarkStart w:id="3055" w:name="_Toc507944995"/>
      <w:r w:rsidRPr="000615A5">
        <w:t>Publish model</w:t>
      </w:r>
      <w:bookmarkEnd w:id="3055"/>
    </w:p>
    <w:p w14:paraId="0F4B68BE" w14:textId="77777777" w:rsidR="001F137E" w:rsidRPr="000615A5" w:rsidRDefault="001F137E" w:rsidP="0062490F">
      <w:pPr>
        <w:pStyle w:val="PARAGRAPH"/>
      </w:pPr>
      <w:r w:rsidRPr="000615A5">
        <w:t xml:space="preserve">Scenario assumptions: </w:t>
      </w:r>
    </w:p>
    <w:p w14:paraId="5AFE04D5" w14:textId="77777777" w:rsidR="001F137E" w:rsidRPr="000615A5" w:rsidRDefault="001F137E" w:rsidP="00B165A1">
      <w:pPr>
        <w:pStyle w:val="ListNumber"/>
        <w:numPr>
          <w:ilvl w:val="0"/>
          <w:numId w:val="35"/>
        </w:numPr>
      </w:pPr>
      <w:r w:rsidRPr="000615A5">
        <w:t xml:space="preserve">ERP subscribes to daily operations performance from MOM </w:t>
      </w:r>
    </w:p>
    <w:p w14:paraId="5E0C47FA" w14:textId="77777777" w:rsidR="001F137E" w:rsidRPr="000615A5" w:rsidRDefault="001F137E" w:rsidP="00B165A1">
      <w:pPr>
        <w:pStyle w:val="ListNumber"/>
        <w:numPr>
          <w:ilvl w:val="0"/>
          <w:numId w:val="35"/>
        </w:numPr>
      </w:pPr>
      <w:r w:rsidRPr="000615A5">
        <w:t>MOM publishes daily operations performance</w:t>
      </w:r>
    </w:p>
    <w:p w14:paraId="1832318B" w14:textId="77777777" w:rsidR="001F137E" w:rsidRPr="000615A5" w:rsidRDefault="001F137E" w:rsidP="00B165A1">
      <w:pPr>
        <w:pStyle w:val="ListNumber"/>
        <w:numPr>
          <w:ilvl w:val="0"/>
          <w:numId w:val="35"/>
        </w:numPr>
      </w:pPr>
      <w:r w:rsidRPr="000615A5">
        <w:t>Scope of operations performance (which production lines, etc…) and timing of the publication (daily, weekly, time published) is not defined in a message. It is determined to in an out-of-band agreement.</w:t>
      </w:r>
    </w:p>
    <w:p w14:paraId="58A34E4D" w14:textId="2392A9FD" w:rsidR="001F137E" w:rsidRPr="000615A5" w:rsidRDefault="001F137E" w:rsidP="0062490F">
      <w:pPr>
        <w:pStyle w:val="FIGURE"/>
      </w:pPr>
      <w:r w:rsidRPr="000615A5">
        <w:rPr>
          <w:noProof/>
          <w:lang w:val="en-US" w:eastAsia="en-US"/>
        </w:rPr>
        <w:drawing>
          <wp:inline distT="0" distB="0" distL="0" distR="0" wp14:anchorId="535B7408" wp14:editId="367AE43C">
            <wp:extent cx="5941060" cy="23774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1060" cy="2377440"/>
                    </a:xfrm>
                    <a:prstGeom prst="rect">
                      <a:avLst/>
                    </a:prstGeom>
                    <a:noFill/>
                    <a:ln>
                      <a:noFill/>
                    </a:ln>
                  </pic:spPr>
                </pic:pic>
              </a:graphicData>
            </a:graphic>
          </wp:inline>
        </w:drawing>
      </w:r>
    </w:p>
    <w:p w14:paraId="0BFFD1A4" w14:textId="147BC725" w:rsidR="001F137E" w:rsidRPr="000615A5" w:rsidRDefault="001F137E" w:rsidP="00DA2C42">
      <w:pPr>
        <w:pStyle w:val="FIGURE-title"/>
      </w:pPr>
      <w:bookmarkStart w:id="3056" w:name="_Toc507944756"/>
      <w:r w:rsidRPr="000615A5">
        <w:t xml:space="preserve">Figure </w:t>
      </w:r>
      <w:r w:rsidRPr="000615A5">
        <w:fldChar w:fldCharType="begin"/>
      </w:r>
      <w:r w:rsidRPr="000615A5">
        <w:instrText xml:space="preserve"> SEQ Figure \* ARABIC </w:instrText>
      </w:r>
      <w:r w:rsidRPr="000615A5">
        <w:fldChar w:fldCharType="separate"/>
      </w:r>
      <w:r w:rsidR="00181DCD">
        <w:rPr>
          <w:noProof/>
        </w:rPr>
        <w:t>49</w:t>
      </w:r>
      <w:r w:rsidRPr="000615A5">
        <w:fldChar w:fldCharType="end"/>
      </w:r>
      <w:r w:rsidRPr="000615A5">
        <w:t xml:space="preserve"> </w:t>
      </w:r>
      <w:r w:rsidR="00D76A65">
        <w:t>–</w:t>
      </w:r>
      <w:r w:rsidRPr="000615A5">
        <w:t xml:space="preserve"> Publish</w:t>
      </w:r>
      <w:r w:rsidR="00D76A65">
        <w:t xml:space="preserve"> </w:t>
      </w:r>
      <w:r w:rsidRPr="000615A5">
        <w:t>model; daily operations schedule</w:t>
      </w:r>
      <w:bookmarkEnd w:id="3056"/>
    </w:p>
    <w:p w14:paraId="701A491B" w14:textId="6B939468" w:rsidR="001F137E" w:rsidRPr="000615A5" w:rsidRDefault="001F137E" w:rsidP="00DA2C42">
      <w:pPr>
        <w:pStyle w:val="ANNEX-heading1"/>
      </w:pPr>
      <w:bookmarkStart w:id="3057" w:name="_Toc507944996"/>
      <w:r w:rsidRPr="000615A5">
        <w:t>Operations schedule based on operations capability</w:t>
      </w:r>
      <w:bookmarkEnd w:id="3057"/>
    </w:p>
    <w:p w14:paraId="3B738A6B" w14:textId="557A6EDF" w:rsidR="001F137E" w:rsidRPr="000615A5" w:rsidRDefault="001F137E" w:rsidP="00DA2C42">
      <w:pPr>
        <w:pStyle w:val="ANNEX-heading2"/>
      </w:pPr>
      <w:bookmarkStart w:id="3058" w:name="_Toc507944997"/>
      <w:r w:rsidRPr="000615A5">
        <w:t>Pull and push model</w:t>
      </w:r>
      <w:bookmarkEnd w:id="3058"/>
    </w:p>
    <w:p w14:paraId="5A91FD37" w14:textId="77777777" w:rsidR="001F137E" w:rsidRPr="000615A5" w:rsidRDefault="001F137E" w:rsidP="0062490F">
      <w:pPr>
        <w:pStyle w:val="PARAGRAPH"/>
      </w:pPr>
      <w:r w:rsidRPr="000615A5">
        <w:t xml:space="preserve">Scenario assumptions: </w:t>
      </w:r>
    </w:p>
    <w:p w14:paraId="2DAC18B9" w14:textId="77777777" w:rsidR="001F137E" w:rsidRPr="000615A5" w:rsidRDefault="001F137E" w:rsidP="00B165A1">
      <w:pPr>
        <w:pStyle w:val="ListNumber"/>
        <w:numPr>
          <w:ilvl w:val="0"/>
          <w:numId w:val="36"/>
        </w:numPr>
      </w:pPr>
      <w:r w:rsidRPr="000615A5">
        <w:t>ERP requests operations capability for the planning period.</w:t>
      </w:r>
    </w:p>
    <w:p w14:paraId="3E3D40B5" w14:textId="77777777" w:rsidR="001F137E" w:rsidRPr="000615A5" w:rsidRDefault="001F137E" w:rsidP="00B165A1">
      <w:pPr>
        <w:pStyle w:val="ListNumber"/>
        <w:numPr>
          <w:ilvl w:val="0"/>
          <w:numId w:val="36"/>
        </w:numPr>
      </w:pPr>
      <w:r w:rsidRPr="000615A5">
        <w:t>MOM responds with an operations capability to ERP.</w:t>
      </w:r>
    </w:p>
    <w:p w14:paraId="4EE82EE1" w14:textId="77777777" w:rsidR="001F137E" w:rsidRPr="000615A5" w:rsidRDefault="001F137E" w:rsidP="00B165A1">
      <w:pPr>
        <w:pStyle w:val="ListNumber"/>
        <w:numPr>
          <w:ilvl w:val="0"/>
          <w:numId w:val="36"/>
        </w:numPr>
      </w:pPr>
      <w:r w:rsidRPr="000615A5">
        <w:t>ERP sends operations schedule to MOM for processing.</w:t>
      </w:r>
    </w:p>
    <w:p w14:paraId="3C5B4062" w14:textId="77777777" w:rsidR="001F137E" w:rsidRPr="000615A5" w:rsidRDefault="001F137E" w:rsidP="00B165A1">
      <w:pPr>
        <w:pStyle w:val="ListNumber"/>
        <w:numPr>
          <w:ilvl w:val="0"/>
          <w:numId w:val="36"/>
        </w:numPr>
      </w:pPr>
      <w:r w:rsidRPr="000615A5">
        <w:t>MOM sends operations performance to ERP reflecting partial order completion.</w:t>
      </w:r>
    </w:p>
    <w:p w14:paraId="13C1D6DB" w14:textId="77777777" w:rsidR="001F137E" w:rsidRPr="000615A5" w:rsidRDefault="001F137E" w:rsidP="00B165A1">
      <w:pPr>
        <w:pStyle w:val="ListNumber"/>
        <w:numPr>
          <w:ilvl w:val="0"/>
          <w:numId w:val="36"/>
        </w:numPr>
      </w:pPr>
      <w:r w:rsidRPr="000615A5">
        <w:t>MOM sends operations performance to ERP reflecting partial order completion.</w:t>
      </w:r>
    </w:p>
    <w:p w14:paraId="063F2E07" w14:textId="096765AF" w:rsidR="001F137E" w:rsidRPr="000615A5" w:rsidRDefault="001F137E" w:rsidP="00DA2C42">
      <w:pPr>
        <w:pStyle w:val="ListNumber"/>
        <w:numPr>
          <w:ilvl w:val="0"/>
          <w:numId w:val="36"/>
        </w:numPr>
      </w:pPr>
      <w:r w:rsidRPr="000615A5">
        <w:t>MOM sends operations performance to ERP reflecting completion of order.</w:t>
      </w:r>
    </w:p>
    <w:p w14:paraId="40D5871A" w14:textId="52208692" w:rsidR="001F137E" w:rsidRPr="000615A5" w:rsidRDefault="001F137E" w:rsidP="0062490F">
      <w:pPr>
        <w:pStyle w:val="FIGURE"/>
      </w:pPr>
      <w:r w:rsidRPr="000615A5">
        <w:rPr>
          <w:noProof/>
          <w:lang w:val="en-US" w:eastAsia="en-US"/>
        </w:rPr>
        <w:lastRenderedPageBreak/>
        <w:drawing>
          <wp:inline distT="0" distB="0" distL="0" distR="0" wp14:anchorId="767F31A4" wp14:editId="795BCEFC">
            <wp:extent cx="5941060" cy="24218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1060" cy="2421890"/>
                    </a:xfrm>
                    <a:prstGeom prst="rect">
                      <a:avLst/>
                    </a:prstGeom>
                    <a:noFill/>
                    <a:ln>
                      <a:noFill/>
                    </a:ln>
                  </pic:spPr>
                </pic:pic>
              </a:graphicData>
            </a:graphic>
          </wp:inline>
        </w:drawing>
      </w:r>
    </w:p>
    <w:p w14:paraId="5AACD200" w14:textId="5EB494AF" w:rsidR="001F137E" w:rsidRPr="000615A5" w:rsidRDefault="001F137E" w:rsidP="00DA2C42">
      <w:pPr>
        <w:pStyle w:val="FIGURE-title"/>
      </w:pPr>
      <w:bookmarkStart w:id="3059" w:name="_Toc507944757"/>
      <w:r w:rsidRPr="000615A5">
        <w:t xml:space="preserve">Figure </w:t>
      </w:r>
      <w:r w:rsidRPr="000615A5">
        <w:fldChar w:fldCharType="begin"/>
      </w:r>
      <w:r w:rsidRPr="000615A5">
        <w:instrText xml:space="preserve"> SEQ Figure \* ARABIC </w:instrText>
      </w:r>
      <w:r w:rsidRPr="000615A5">
        <w:fldChar w:fldCharType="separate"/>
      </w:r>
      <w:r w:rsidR="00181DCD">
        <w:rPr>
          <w:noProof/>
        </w:rPr>
        <w:t>50</w:t>
      </w:r>
      <w:r w:rsidRPr="000615A5">
        <w:fldChar w:fldCharType="end"/>
      </w:r>
      <w:r w:rsidRPr="000615A5">
        <w:t xml:space="preserve"> – Pull</w:t>
      </w:r>
      <w:r w:rsidR="00D76A65">
        <w:t xml:space="preserve"> </w:t>
      </w:r>
      <w:r w:rsidRPr="000615A5">
        <w:t>and push model; operations capability and operations schedule</w:t>
      </w:r>
      <w:bookmarkEnd w:id="3059"/>
    </w:p>
    <w:p w14:paraId="330136DF" w14:textId="50B8DA8F" w:rsidR="001F137E" w:rsidRPr="000615A5" w:rsidRDefault="001F137E" w:rsidP="00DA2C42">
      <w:pPr>
        <w:pStyle w:val="ANNEX-heading2"/>
      </w:pPr>
      <w:bookmarkStart w:id="3060" w:name="_Toc507944998"/>
      <w:r w:rsidRPr="000615A5">
        <w:t>Publish and push model</w:t>
      </w:r>
      <w:bookmarkEnd w:id="3060"/>
    </w:p>
    <w:p w14:paraId="50A2DFEE" w14:textId="77777777" w:rsidR="001F137E" w:rsidRPr="000615A5" w:rsidRDefault="001F137E" w:rsidP="0062490F">
      <w:pPr>
        <w:pStyle w:val="PARAGRAPH"/>
      </w:pPr>
      <w:r w:rsidRPr="000615A5">
        <w:t xml:space="preserve">Scenario assumptions: </w:t>
      </w:r>
    </w:p>
    <w:p w14:paraId="13757BEA" w14:textId="77777777" w:rsidR="001F137E" w:rsidRPr="000615A5" w:rsidRDefault="001F137E" w:rsidP="00B165A1">
      <w:pPr>
        <w:pStyle w:val="ListNumber"/>
        <w:numPr>
          <w:ilvl w:val="0"/>
          <w:numId w:val="37"/>
        </w:numPr>
      </w:pPr>
      <w:r w:rsidRPr="000615A5">
        <w:t>1. ERP subscribes to operations capability.</w:t>
      </w:r>
    </w:p>
    <w:p w14:paraId="1D1F7A4E" w14:textId="77777777" w:rsidR="001F137E" w:rsidRPr="000615A5" w:rsidRDefault="001F137E" w:rsidP="0062490F">
      <w:pPr>
        <w:pStyle w:val="ListNumber"/>
      </w:pPr>
      <w:r w:rsidRPr="000615A5">
        <w:t xml:space="preserve">2. MOM subscribes to operations schedules. </w:t>
      </w:r>
    </w:p>
    <w:p w14:paraId="5BA3C1F3" w14:textId="77777777" w:rsidR="001F137E" w:rsidRPr="000615A5" w:rsidRDefault="001F137E" w:rsidP="0062490F">
      <w:pPr>
        <w:pStyle w:val="ListNumber"/>
      </w:pPr>
      <w:r w:rsidRPr="000615A5">
        <w:t>3. MOM publishes operations capability on a regular schedule, e.g. every 2 days,</w:t>
      </w:r>
    </w:p>
    <w:p w14:paraId="34546949" w14:textId="77777777" w:rsidR="001F137E" w:rsidRPr="000615A5" w:rsidRDefault="001F137E" w:rsidP="0062490F">
      <w:pPr>
        <w:pStyle w:val="ListNumber"/>
      </w:pPr>
      <w:r w:rsidRPr="000615A5">
        <w:t xml:space="preserve">4. ERP generates an operations schedule and publishes it. </w:t>
      </w:r>
    </w:p>
    <w:p w14:paraId="2557DF7A" w14:textId="77777777" w:rsidR="001F137E" w:rsidRPr="000615A5" w:rsidRDefault="001F137E" w:rsidP="0062490F">
      <w:pPr>
        <w:pStyle w:val="ListNumber"/>
      </w:pPr>
      <w:r w:rsidRPr="000615A5">
        <w:t>5. MOM sends operations performance to ERP reflecting partial order completion.</w:t>
      </w:r>
    </w:p>
    <w:p w14:paraId="37250983" w14:textId="77777777" w:rsidR="001F137E" w:rsidRPr="000615A5" w:rsidRDefault="001F137E" w:rsidP="0062490F">
      <w:pPr>
        <w:pStyle w:val="ListNumber"/>
      </w:pPr>
      <w:r w:rsidRPr="000615A5">
        <w:t>6. MOM sends operations performance to ERP reflecting partial order completion.</w:t>
      </w:r>
    </w:p>
    <w:p w14:paraId="22EAB74A" w14:textId="77777777" w:rsidR="001F137E" w:rsidRPr="000615A5" w:rsidRDefault="001F137E" w:rsidP="0062490F">
      <w:pPr>
        <w:pStyle w:val="ListNumber"/>
      </w:pPr>
      <w:r w:rsidRPr="000615A5">
        <w:t>7. MOM sends operations performance to ERP reflecting completion of order.</w:t>
      </w:r>
    </w:p>
    <w:p w14:paraId="21865D6A" w14:textId="1D410268" w:rsidR="001F137E" w:rsidRPr="000615A5" w:rsidRDefault="001F137E" w:rsidP="0062490F">
      <w:pPr>
        <w:pStyle w:val="FIGURE"/>
      </w:pPr>
      <w:r w:rsidRPr="000615A5">
        <w:rPr>
          <w:noProof/>
          <w:lang w:val="en-US" w:eastAsia="en-US"/>
        </w:rPr>
        <w:drawing>
          <wp:inline distT="0" distB="0" distL="0" distR="0" wp14:anchorId="08A05F83" wp14:editId="0FA3E2D0">
            <wp:extent cx="5941060" cy="23717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1060" cy="2371725"/>
                    </a:xfrm>
                    <a:prstGeom prst="rect">
                      <a:avLst/>
                    </a:prstGeom>
                    <a:noFill/>
                    <a:ln>
                      <a:noFill/>
                    </a:ln>
                  </pic:spPr>
                </pic:pic>
              </a:graphicData>
            </a:graphic>
          </wp:inline>
        </w:drawing>
      </w:r>
    </w:p>
    <w:p w14:paraId="3ABA6295" w14:textId="0B803436" w:rsidR="001F137E" w:rsidRPr="000615A5" w:rsidRDefault="001F137E" w:rsidP="00DA2C42">
      <w:pPr>
        <w:pStyle w:val="FIGURE-title"/>
      </w:pPr>
      <w:bookmarkStart w:id="3061" w:name="_Toc507944758"/>
      <w:r w:rsidRPr="000615A5">
        <w:t xml:space="preserve">Figure </w:t>
      </w:r>
      <w:r w:rsidRPr="000615A5">
        <w:fldChar w:fldCharType="begin"/>
      </w:r>
      <w:r w:rsidRPr="000615A5">
        <w:instrText xml:space="preserve"> SEQ Figure \* ARABIC </w:instrText>
      </w:r>
      <w:r w:rsidRPr="000615A5">
        <w:fldChar w:fldCharType="separate"/>
      </w:r>
      <w:r w:rsidR="00181DCD">
        <w:rPr>
          <w:noProof/>
        </w:rPr>
        <w:t>51</w:t>
      </w:r>
      <w:r w:rsidRPr="000615A5">
        <w:fldChar w:fldCharType="end"/>
      </w:r>
      <w:r w:rsidRPr="000615A5">
        <w:t xml:space="preserve"> </w:t>
      </w:r>
      <w:r w:rsidR="00D76A65">
        <w:t>–</w:t>
      </w:r>
      <w:r w:rsidRPr="000615A5">
        <w:t xml:space="preserve"> Publish</w:t>
      </w:r>
      <w:r w:rsidR="00D76A65">
        <w:t xml:space="preserve"> </w:t>
      </w:r>
      <w:r w:rsidRPr="000615A5">
        <w:t>and push model; operations capability and operations schedule</w:t>
      </w:r>
      <w:bookmarkEnd w:id="3061"/>
    </w:p>
    <w:p w14:paraId="1B64B503" w14:textId="77777777" w:rsidR="001F137E" w:rsidRPr="000615A5" w:rsidRDefault="001F137E" w:rsidP="0062490F">
      <w:pPr>
        <w:pStyle w:val="PARAGRAPH"/>
      </w:pPr>
      <w:r w:rsidRPr="000615A5">
        <w:t>* The last PROCESS message contains a flag to indicate that the message is the final operations performance for the associated operations schedule.</w:t>
      </w:r>
    </w:p>
    <w:p w14:paraId="0181077D" w14:textId="505FB815" w:rsidR="001F137E" w:rsidRPr="000615A5" w:rsidRDefault="001F137E" w:rsidP="00DA2C42">
      <w:pPr>
        <w:pStyle w:val="ANNEX-heading1"/>
      </w:pPr>
      <w:bookmarkStart w:id="3062" w:name="_Toc507944999"/>
      <w:r w:rsidRPr="000615A5">
        <w:t>Operations schedule changes</w:t>
      </w:r>
      <w:bookmarkEnd w:id="3062"/>
    </w:p>
    <w:p w14:paraId="4E090041" w14:textId="1838834C" w:rsidR="001F137E" w:rsidRPr="000615A5" w:rsidRDefault="001F137E" w:rsidP="00DA2C42">
      <w:pPr>
        <w:pStyle w:val="ANNEX-heading2"/>
      </w:pPr>
      <w:bookmarkStart w:id="3063" w:name="_Toc507945000"/>
      <w:r w:rsidRPr="000615A5">
        <w:t>Push and pull model</w:t>
      </w:r>
      <w:bookmarkEnd w:id="3063"/>
    </w:p>
    <w:p w14:paraId="4A5BA025" w14:textId="77777777" w:rsidR="001F137E" w:rsidRPr="000615A5" w:rsidRDefault="001F137E" w:rsidP="0062490F">
      <w:pPr>
        <w:pStyle w:val="PARAGRAPH"/>
      </w:pPr>
      <w:r w:rsidRPr="000615A5">
        <w:t xml:space="preserve">Scenario assumptions: </w:t>
      </w:r>
    </w:p>
    <w:p w14:paraId="381B8B47" w14:textId="77777777" w:rsidR="001F137E" w:rsidRPr="000615A5" w:rsidRDefault="001F137E" w:rsidP="00B165A1">
      <w:pPr>
        <w:pStyle w:val="ListNumber"/>
        <w:numPr>
          <w:ilvl w:val="0"/>
          <w:numId w:val="38"/>
        </w:numPr>
      </w:pPr>
      <w:r w:rsidRPr="000615A5">
        <w:t>ERP sends operations schedule to MOM for processing.</w:t>
      </w:r>
    </w:p>
    <w:p w14:paraId="13BAE27C" w14:textId="77777777" w:rsidR="001F137E" w:rsidRPr="000615A5" w:rsidRDefault="001F137E" w:rsidP="00B165A1">
      <w:pPr>
        <w:pStyle w:val="ListNumber"/>
        <w:numPr>
          <w:ilvl w:val="0"/>
          <w:numId w:val="38"/>
        </w:numPr>
      </w:pPr>
      <w:r w:rsidRPr="000615A5">
        <w:lastRenderedPageBreak/>
        <w:t>MOM sends operations performance to ERP for processing.</w:t>
      </w:r>
    </w:p>
    <w:p w14:paraId="038F71AA" w14:textId="77777777" w:rsidR="001F137E" w:rsidRPr="000615A5" w:rsidRDefault="001F137E" w:rsidP="00B165A1">
      <w:pPr>
        <w:pStyle w:val="ListNumber"/>
        <w:numPr>
          <w:ilvl w:val="0"/>
          <w:numId w:val="38"/>
        </w:numPr>
      </w:pPr>
      <w:r w:rsidRPr="000615A5">
        <w:t>ERP requests operations capability from MOM.</w:t>
      </w:r>
    </w:p>
    <w:p w14:paraId="3108263B" w14:textId="77777777" w:rsidR="001F137E" w:rsidRPr="000615A5" w:rsidRDefault="001F137E" w:rsidP="00B165A1">
      <w:pPr>
        <w:pStyle w:val="ListNumber"/>
        <w:numPr>
          <w:ilvl w:val="0"/>
          <w:numId w:val="38"/>
        </w:numPr>
      </w:pPr>
      <w:r w:rsidRPr="000615A5">
        <w:t>MOM responds with an operations capability to ERP.</w:t>
      </w:r>
    </w:p>
    <w:p w14:paraId="20AF6400" w14:textId="77777777" w:rsidR="001F137E" w:rsidRPr="000615A5" w:rsidRDefault="001F137E" w:rsidP="00B165A1">
      <w:pPr>
        <w:pStyle w:val="ListNumber"/>
        <w:numPr>
          <w:ilvl w:val="0"/>
          <w:numId w:val="38"/>
        </w:numPr>
      </w:pPr>
      <w:r w:rsidRPr="000615A5">
        <w:t>ERP makes change to the operations schedule and sends to MOM for processing.</w:t>
      </w:r>
    </w:p>
    <w:p w14:paraId="039C212E" w14:textId="77777777" w:rsidR="001F137E" w:rsidRPr="000615A5" w:rsidRDefault="001F137E" w:rsidP="00B165A1">
      <w:pPr>
        <w:pStyle w:val="ListNumber"/>
        <w:numPr>
          <w:ilvl w:val="0"/>
          <w:numId w:val="38"/>
        </w:numPr>
      </w:pPr>
      <w:r w:rsidRPr="000615A5">
        <w:t>MOM sends operations performance to ERP reflecting partial order completion.</w:t>
      </w:r>
    </w:p>
    <w:p w14:paraId="17B198A3" w14:textId="77777777" w:rsidR="001F137E" w:rsidRPr="000615A5" w:rsidRDefault="001F137E" w:rsidP="00B165A1">
      <w:pPr>
        <w:pStyle w:val="ListNumber"/>
        <w:numPr>
          <w:ilvl w:val="0"/>
          <w:numId w:val="38"/>
        </w:numPr>
      </w:pPr>
      <w:r w:rsidRPr="000615A5">
        <w:t>MOM sends operations performance to ERP reflecting completion of order.</w:t>
      </w:r>
    </w:p>
    <w:p w14:paraId="13395E2A" w14:textId="71B555A6" w:rsidR="001F137E" w:rsidRPr="000615A5" w:rsidRDefault="001F137E" w:rsidP="0062490F">
      <w:pPr>
        <w:pStyle w:val="FIGURE"/>
      </w:pPr>
      <w:r w:rsidRPr="000615A5">
        <w:rPr>
          <w:noProof/>
          <w:lang w:val="en-US" w:eastAsia="en-US"/>
        </w:rPr>
        <w:drawing>
          <wp:inline distT="0" distB="0" distL="0" distR="0" wp14:anchorId="0B7CCCAE" wp14:editId="4FB1C3E7">
            <wp:extent cx="5941060" cy="29870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1060" cy="2987040"/>
                    </a:xfrm>
                    <a:prstGeom prst="rect">
                      <a:avLst/>
                    </a:prstGeom>
                    <a:noFill/>
                    <a:ln>
                      <a:noFill/>
                    </a:ln>
                  </pic:spPr>
                </pic:pic>
              </a:graphicData>
            </a:graphic>
          </wp:inline>
        </w:drawing>
      </w:r>
    </w:p>
    <w:p w14:paraId="1ADE2689" w14:textId="3F4A174D" w:rsidR="001F137E" w:rsidRPr="000615A5" w:rsidRDefault="001F137E" w:rsidP="00DA2C42">
      <w:pPr>
        <w:pStyle w:val="FIGURE-title"/>
      </w:pPr>
      <w:bookmarkStart w:id="3064" w:name="_Toc507944759"/>
      <w:r w:rsidRPr="000615A5">
        <w:t xml:space="preserve">Figure </w:t>
      </w:r>
      <w:r w:rsidRPr="000615A5">
        <w:fldChar w:fldCharType="begin"/>
      </w:r>
      <w:r w:rsidRPr="000615A5">
        <w:instrText xml:space="preserve"> SEQ Figure \* ARABIC </w:instrText>
      </w:r>
      <w:r w:rsidRPr="000615A5">
        <w:fldChar w:fldCharType="separate"/>
      </w:r>
      <w:r w:rsidR="00181DCD">
        <w:rPr>
          <w:noProof/>
        </w:rPr>
        <w:t>52</w:t>
      </w:r>
      <w:r w:rsidRPr="000615A5">
        <w:fldChar w:fldCharType="end"/>
      </w:r>
      <w:r w:rsidRPr="000615A5">
        <w:t xml:space="preserve"> </w:t>
      </w:r>
      <w:r w:rsidR="00D76A65">
        <w:t>–</w:t>
      </w:r>
      <w:r w:rsidRPr="000615A5">
        <w:t xml:space="preserve"> Push</w:t>
      </w:r>
      <w:r w:rsidR="00D76A65">
        <w:t xml:space="preserve"> </w:t>
      </w:r>
      <w:r w:rsidRPr="000615A5">
        <w:t>and pull model; schedule changes</w:t>
      </w:r>
      <w:bookmarkEnd w:id="3064"/>
      <w:r w:rsidRPr="000615A5">
        <w:t xml:space="preserve"> </w:t>
      </w:r>
    </w:p>
    <w:p w14:paraId="57790EDD" w14:textId="186CB380" w:rsidR="001F137E" w:rsidRPr="000615A5" w:rsidRDefault="001F137E" w:rsidP="00DA2C42">
      <w:pPr>
        <w:pStyle w:val="ANNEX-heading2"/>
      </w:pPr>
      <w:bookmarkStart w:id="3065" w:name="_Toc507945001"/>
      <w:r w:rsidRPr="000615A5">
        <w:t>Publish model</w:t>
      </w:r>
      <w:bookmarkEnd w:id="3065"/>
    </w:p>
    <w:p w14:paraId="5A3C1DDC" w14:textId="77777777" w:rsidR="001F137E" w:rsidRPr="000615A5" w:rsidRDefault="001F137E" w:rsidP="0062490F">
      <w:pPr>
        <w:pStyle w:val="PARAGRAPH"/>
      </w:pPr>
      <w:r w:rsidRPr="000615A5">
        <w:t xml:space="preserve">Scenario assumptions: </w:t>
      </w:r>
    </w:p>
    <w:p w14:paraId="4F525823" w14:textId="77777777" w:rsidR="001F137E" w:rsidRPr="000615A5" w:rsidRDefault="001F137E" w:rsidP="00B165A1">
      <w:pPr>
        <w:pStyle w:val="ListNumber"/>
        <w:numPr>
          <w:ilvl w:val="0"/>
          <w:numId w:val="39"/>
        </w:numPr>
      </w:pPr>
      <w:r w:rsidRPr="000615A5">
        <w:t>MOM subscribes to operations schedules.</w:t>
      </w:r>
    </w:p>
    <w:p w14:paraId="250C210A" w14:textId="77777777" w:rsidR="001F137E" w:rsidRPr="000615A5" w:rsidRDefault="001F137E" w:rsidP="00DA2C42">
      <w:pPr>
        <w:pStyle w:val="ListNumber"/>
        <w:numPr>
          <w:ilvl w:val="0"/>
          <w:numId w:val="39"/>
        </w:numPr>
      </w:pPr>
      <w:r w:rsidRPr="000615A5">
        <w:t>ERP subscribes to operations performances.</w:t>
      </w:r>
    </w:p>
    <w:p w14:paraId="5D5C4CCE" w14:textId="77777777" w:rsidR="001F137E" w:rsidRPr="000615A5" w:rsidRDefault="001F137E" w:rsidP="00DA2C42">
      <w:pPr>
        <w:pStyle w:val="ListNumber"/>
        <w:numPr>
          <w:ilvl w:val="0"/>
          <w:numId w:val="39"/>
        </w:numPr>
      </w:pPr>
      <w:r w:rsidRPr="000615A5">
        <w:t>ERP publishes operations schedule.</w:t>
      </w:r>
    </w:p>
    <w:p w14:paraId="38FB6250" w14:textId="77777777" w:rsidR="001F137E" w:rsidRPr="000615A5" w:rsidRDefault="001F137E" w:rsidP="00DA2C42">
      <w:pPr>
        <w:pStyle w:val="ListNumber"/>
        <w:numPr>
          <w:ilvl w:val="0"/>
          <w:numId w:val="39"/>
        </w:numPr>
      </w:pPr>
      <w:r w:rsidRPr="000615A5">
        <w:t>MOM publishes initial operations performance with a SYNC ADD message.</w:t>
      </w:r>
    </w:p>
    <w:p w14:paraId="1EF76AFC" w14:textId="77777777" w:rsidR="001F137E" w:rsidRPr="000615A5" w:rsidRDefault="001F137E" w:rsidP="00DA2C42">
      <w:pPr>
        <w:pStyle w:val="ListNumber"/>
        <w:numPr>
          <w:ilvl w:val="0"/>
          <w:numId w:val="39"/>
        </w:numPr>
      </w:pPr>
      <w:r w:rsidRPr="000615A5">
        <w:t>ERP changes the schedule based on initial work done and republished with a SYNC CHANGE.</w:t>
      </w:r>
    </w:p>
    <w:p w14:paraId="14D009CF" w14:textId="77777777" w:rsidR="001F137E" w:rsidRPr="000615A5" w:rsidRDefault="001F137E" w:rsidP="00DA2C42">
      <w:pPr>
        <w:pStyle w:val="ListNumber"/>
        <w:numPr>
          <w:ilvl w:val="0"/>
          <w:numId w:val="39"/>
        </w:numPr>
      </w:pPr>
      <w:r w:rsidRPr="000615A5">
        <w:t>MOM publishes subsequent operations performances for the schedule with SYNC CHANGE messages.</w:t>
      </w:r>
    </w:p>
    <w:p w14:paraId="0C150FE3" w14:textId="44A02B10" w:rsidR="001F137E" w:rsidRPr="000615A5" w:rsidRDefault="001F137E" w:rsidP="0062490F">
      <w:pPr>
        <w:pStyle w:val="FIGURE"/>
      </w:pPr>
      <w:r w:rsidRPr="000615A5">
        <w:rPr>
          <w:noProof/>
          <w:lang w:val="en-US" w:eastAsia="en-US"/>
        </w:rPr>
        <w:lastRenderedPageBreak/>
        <w:drawing>
          <wp:inline distT="0" distB="0" distL="0" distR="0" wp14:anchorId="4DC4E981" wp14:editId="6BCD78CC">
            <wp:extent cx="5941060" cy="24936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1060" cy="2493645"/>
                    </a:xfrm>
                    <a:prstGeom prst="rect">
                      <a:avLst/>
                    </a:prstGeom>
                    <a:noFill/>
                    <a:ln>
                      <a:noFill/>
                    </a:ln>
                  </pic:spPr>
                </pic:pic>
              </a:graphicData>
            </a:graphic>
          </wp:inline>
        </w:drawing>
      </w:r>
    </w:p>
    <w:p w14:paraId="1F0F2818" w14:textId="2337E4B2" w:rsidR="001F137E" w:rsidRPr="000615A5" w:rsidRDefault="001F137E" w:rsidP="00DA2C42">
      <w:pPr>
        <w:pStyle w:val="FIGURE-title"/>
      </w:pPr>
      <w:bookmarkStart w:id="3066" w:name="_Toc507944760"/>
      <w:r w:rsidRPr="000615A5">
        <w:t xml:space="preserve">Figure </w:t>
      </w:r>
      <w:r w:rsidRPr="000615A5">
        <w:fldChar w:fldCharType="begin"/>
      </w:r>
      <w:r w:rsidRPr="000615A5">
        <w:instrText xml:space="preserve"> SEQ Figure \* ARABIC </w:instrText>
      </w:r>
      <w:r w:rsidRPr="000615A5">
        <w:fldChar w:fldCharType="separate"/>
      </w:r>
      <w:r w:rsidR="00181DCD">
        <w:rPr>
          <w:noProof/>
        </w:rPr>
        <w:t>53</w:t>
      </w:r>
      <w:r w:rsidRPr="000615A5">
        <w:fldChar w:fldCharType="end"/>
      </w:r>
      <w:r w:rsidRPr="000615A5">
        <w:t xml:space="preserve"> – Publish model; schedule changes after capability changes</w:t>
      </w:r>
      <w:bookmarkEnd w:id="3066"/>
    </w:p>
    <w:p w14:paraId="2381F624" w14:textId="77777777" w:rsidR="001F137E" w:rsidRPr="000615A5" w:rsidRDefault="001F137E" w:rsidP="0062490F">
      <w:pPr>
        <w:pStyle w:val="PARAGRAPH"/>
      </w:pPr>
      <w:r w:rsidRPr="000615A5">
        <w:t>* The last SYNC CHANGE message contains a flag to indicate that the message is the final operations performance for the associated operations schedule.</w:t>
      </w:r>
    </w:p>
    <w:p w14:paraId="4BCC7940" w14:textId="324D533C" w:rsidR="001F137E" w:rsidRPr="000615A5" w:rsidRDefault="001F137E" w:rsidP="00DA2C42">
      <w:pPr>
        <w:pStyle w:val="ANNEX-heading1"/>
      </w:pPr>
      <w:bookmarkStart w:id="3067" w:name="_Toc507945002"/>
      <w:r w:rsidRPr="000615A5">
        <w:t>Material quantity changed</w:t>
      </w:r>
      <w:bookmarkEnd w:id="3067"/>
    </w:p>
    <w:p w14:paraId="7E547299" w14:textId="135E2082" w:rsidR="001F137E" w:rsidRPr="000615A5" w:rsidRDefault="001F137E" w:rsidP="00DA2C42">
      <w:pPr>
        <w:pStyle w:val="ANNEX-heading2"/>
      </w:pPr>
      <w:bookmarkStart w:id="3068" w:name="_Toc507945003"/>
      <w:r w:rsidRPr="000615A5">
        <w:t>Push model</w:t>
      </w:r>
      <w:bookmarkEnd w:id="3068"/>
    </w:p>
    <w:p w14:paraId="08BD5C6F" w14:textId="77777777" w:rsidR="001F137E" w:rsidRPr="000615A5" w:rsidRDefault="001F137E" w:rsidP="0062490F">
      <w:pPr>
        <w:pStyle w:val="PARAGRAPH"/>
      </w:pPr>
      <w:r w:rsidRPr="000615A5">
        <w:t xml:space="preserve">Scenario assumptions: </w:t>
      </w:r>
    </w:p>
    <w:p w14:paraId="638FC3BF" w14:textId="77777777" w:rsidR="001F137E" w:rsidRPr="000615A5" w:rsidRDefault="001F137E" w:rsidP="00B165A1">
      <w:pPr>
        <w:pStyle w:val="ListNumber"/>
        <w:numPr>
          <w:ilvl w:val="0"/>
          <w:numId w:val="40"/>
        </w:numPr>
      </w:pPr>
      <w:r w:rsidRPr="000615A5">
        <w:t>Consumable material arrives at the facility and is entered into the ERP.</w:t>
      </w:r>
    </w:p>
    <w:p w14:paraId="1D5563C9" w14:textId="77777777" w:rsidR="001F137E" w:rsidRPr="000615A5" w:rsidRDefault="001F137E" w:rsidP="00B165A1">
      <w:pPr>
        <w:pStyle w:val="ListNumber"/>
        <w:numPr>
          <w:ilvl w:val="0"/>
          <w:numId w:val="40"/>
        </w:numPr>
      </w:pPr>
      <w:r w:rsidRPr="000615A5">
        <w:t>ERP sends material lot information to MOM for processing.</w:t>
      </w:r>
    </w:p>
    <w:p w14:paraId="6FE1D0FC" w14:textId="77777777" w:rsidR="001F137E" w:rsidRPr="000615A5" w:rsidRDefault="001F137E" w:rsidP="00B165A1">
      <w:pPr>
        <w:pStyle w:val="ListNumber"/>
        <w:numPr>
          <w:ilvl w:val="0"/>
          <w:numId w:val="40"/>
        </w:numPr>
      </w:pPr>
      <w:r w:rsidRPr="000615A5">
        <w:t>MOM sends quantity changes in material lot to ERP as material is consumed.</w:t>
      </w:r>
    </w:p>
    <w:p w14:paraId="451B51E0" w14:textId="77777777" w:rsidR="001F137E" w:rsidRPr="000615A5" w:rsidRDefault="001F137E" w:rsidP="00B165A1">
      <w:pPr>
        <w:pStyle w:val="ListNumber"/>
        <w:numPr>
          <w:ilvl w:val="0"/>
          <w:numId w:val="40"/>
        </w:numPr>
      </w:pPr>
      <w:r w:rsidRPr="000615A5">
        <w:t>ERP sends CANCEL when material lot is no longer available.</w:t>
      </w:r>
    </w:p>
    <w:p w14:paraId="4420E1CE" w14:textId="55ECF179" w:rsidR="001F137E" w:rsidRPr="000615A5" w:rsidRDefault="001F137E" w:rsidP="0062490F">
      <w:pPr>
        <w:pStyle w:val="FIGURE"/>
      </w:pPr>
      <w:r w:rsidRPr="000615A5">
        <w:rPr>
          <w:noProof/>
          <w:lang w:val="en-US" w:eastAsia="en-US"/>
        </w:rPr>
        <w:drawing>
          <wp:inline distT="0" distB="0" distL="0" distR="0" wp14:anchorId="163EDFD8" wp14:editId="71EAC0A2">
            <wp:extent cx="5480685" cy="18453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80685" cy="1845310"/>
                    </a:xfrm>
                    <a:prstGeom prst="rect">
                      <a:avLst/>
                    </a:prstGeom>
                    <a:noFill/>
                    <a:ln>
                      <a:noFill/>
                    </a:ln>
                  </pic:spPr>
                </pic:pic>
              </a:graphicData>
            </a:graphic>
          </wp:inline>
        </w:drawing>
      </w:r>
    </w:p>
    <w:p w14:paraId="3C837719" w14:textId="0B09FA86" w:rsidR="001F137E" w:rsidRPr="000615A5" w:rsidRDefault="001F137E" w:rsidP="00DA2C42">
      <w:pPr>
        <w:pStyle w:val="FIGURE-title"/>
      </w:pPr>
      <w:bookmarkStart w:id="3069" w:name="_Toc507944761"/>
      <w:r w:rsidRPr="000615A5">
        <w:t xml:space="preserve">Figure </w:t>
      </w:r>
      <w:r w:rsidRPr="000615A5">
        <w:fldChar w:fldCharType="begin"/>
      </w:r>
      <w:r w:rsidRPr="000615A5">
        <w:instrText xml:space="preserve"> SEQ Figure \* ARABIC </w:instrText>
      </w:r>
      <w:r w:rsidRPr="000615A5">
        <w:fldChar w:fldCharType="separate"/>
      </w:r>
      <w:r w:rsidR="00181DCD">
        <w:rPr>
          <w:noProof/>
        </w:rPr>
        <w:t>54</w:t>
      </w:r>
      <w:r w:rsidRPr="000615A5">
        <w:fldChar w:fldCharType="end"/>
      </w:r>
      <w:r w:rsidRPr="000615A5">
        <w:t xml:space="preserve"> – Push model; material lot added, material lot quantity changed</w:t>
      </w:r>
      <w:bookmarkEnd w:id="3069"/>
    </w:p>
    <w:p w14:paraId="1A7CDD11" w14:textId="18DC9E21" w:rsidR="001F137E" w:rsidRPr="000615A5" w:rsidRDefault="001F137E" w:rsidP="00DA2C42">
      <w:pPr>
        <w:pStyle w:val="ANNEX-heading2"/>
      </w:pPr>
      <w:bookmarkStart w:id="3070" w:name="_Toc507945004"/>
      <w:r w:rsidRPr="000615A5">
        <w:t>Publish and push model</w:t>
      </w:r>
      <w:bookmarkEnd w:id="3070"/>
    </w:p>
    <w:p w14:paraId="433986A1" w14:textId="77777777" w:rsidR="001F137E" w:rsidRPr="000615A5" w:rsidRDefault="001F137E" w:rsidP="0062490F">
      <w:pPr>
        <w:pStyle w:val="PARAGRAPH"/>
      </w:pPr>
      <w:r w:rsidRPr="000615A5">
        <w:t xml:space="preserve">Scenario assumptions: </w:t>
      </w:r>
    </w:p>
    <w:p w14:paraId="10EEA3D6" w14:textId="77777777" w:rsidR="001F137E" w:rsidRPr="000615A5" w:rsidRDefault="001F137E" w:rsidP="00B165A1">
      <w:pPr>
        <w:pStyle w:val="ListNumber"/>
        <w:numPr>
          <w:ilvl w:val="0"/>
          <w:numId w:val="41"/>
        </w:numPr>
      </w:pPr>
      <w:r w:rsidRPr="000615A5">
        <w:t>ERP publishes material lot information; MOM subscribes.</w:t>
      </w:r>
    </w:p>
    <w:p w14:paraId="2E0FF7F3" w14:textId="77777777" w:rsidR="001F137E" w:rsidRPr="000615A5" w:rsidRDefault="001F137E" w:rsidP="0062490F">
      <w:pPr>
        <w:pStyle w:val="ListNumber"/>
      </w:pPr>
      <w:r w:rsidRPr="000615A5">
        <w:t xml:space="preserve">MOM sends quantity changes in material lot to ERP. </w:t>
      </w:r>
    </w:p>
    <w:p w14:paraId="35A7E963" w14:textId="77777777" w:rsidR="001F137E" w:rsidRPr="000615A5" w:rsidRDefault="001F137E" w:rsidP="0062490F">
      <w:pPr>
        <w:pStyle w:val="ListNumber"/>
      </w:pPr>
      <w:r w:rsidRPr="000615A5">
        <w:t>ERP sends SYNC DELETE when material lot is no longer available.</w:t>
      </w:r>
    </w:p>
    <w:p w14:paraId="05B15914" w14:textId="55F4941A" w:rsidR="001F137E" w:rsidRPr="000615A5" w:rsidRDefault="001F137E" w:rsidP="0062490F">
      <w:pPr>
        <w:pStyle w:val="FIGURE"/>
      </w:pPr>
      <w:r w:rsidRPr="000615A5">
        <w:rPr>
          <w:noProof/>
          <w:lang w:val="en-US" w:eastAsia="en-US"/>
        </w:rPr>
        <w:lastRenderedPageBreak/>
        <w:drawing>
          <wp:inline distT="0" distB="0" distL="0" distR="0" wp14:anchorId="051E1D1E" wp14:editId="0A5ABC40">
            <wp:extent cx="5475605" cy="1851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75605" cy="1851025"/>
                    </a:xfrm>
                    <a:prstGeom prst="rect">
                      <a:avLst/>
                    </a:prstGeom>
                    <a:noFill/>
                    <a:ln>
                      <a:noFill/>
                    </a:ln>
                  </pic:spPr>
                </pic:pic>
              </a:graphicData>
            </a:graphic>
          </wp:inline>
        </w:drawing>
      </w:r>
    </w:p>
    <w:p w14:paraId="7FB30D22" w14:textId="4F27E614" w:rsidR="001F137E" w:rsidRPr="000615A5" w:rsidRDefault="001F137E" w:rsidP="00DA2C42">
      <w:pPr>
        <w:pStyle w:val="FIGURE-title"/>
      </w:pPr>
      <w:bookmarkStart w:id="3071" w:name="_Toc507944762"/>
      <w:r w:rsidRPr="000615A5">
        <w:t xml:space="preserve">Figure </w:t>
      </w:r>
      <w:r w:rsidRPr="000615A5">
        <w:fldChar w:fldCharType="begin"/>
      </w:r>
      <w:r w:rsidRPr="000615A5">
        <w:instrText xml:space="preserve"> SEQ Figure \* ARABIC </w:instrText>
      </w:r>
      <w:r w:rsidRPr="000615A5">
        <w:fldChar w:fldCharType="separate"/>
      </w:r>
      <w:r w:rsidR="00181DCD">
        <w:rPr>
          <w:noProof/>
        </w:rPr>
        <w:t>55</w:t>
      </w:r>
      <w:r w:rsidRPr="000615A5">
        <w:fldChar w:fldCharType="end"/>
      </w:r>
      <w:r w:rsidRPr="000615A5">
        <w:t xml:space="preserve"> </w:t>
      </w:r>
      <w:r w:rsidR="00D76A65">
        <w:t>–</w:t>
      </w:r>
      <w:r w:rsidRPr="000615A5">
        <w:t xml:space="preserve"> Publish</w:t>
      </w:r>
      <w:r w:rsidR="00D76A65">
        <w:t xml:space="preserve"> </w:t>
      </w:r>
      <w:r w:rsidRPr="000615A5">
        <w:t>and push model; material quantity changes</w:t>
      </w:r>
      <w:bookmarkEnd w:id="3071"/>
    </w:p>
    <w:p w14:paraId="46ACAF55" w14:textId="48B25E56" w:rsidR="001F137E" w:rsidRPr="000615A5" w:rsidRDefault="001F137E" w:rsidP="00DA2C42">
      <w:pPr>
        <w:pStyle w:val="ANNEX-heading2"/>
      </w:pPr>
      <w:bookmarkStart w:id="3072" w:name="_Toc483855658"/>
      <w:bookmarkStart w:id="3073" w:name="_Toc483856183"/>
      <w:bookmarkStart w:id="3074" w:name="_Toc483857274"/>
      <w:bookmarkStart w:id="3075" w:name="_Toc507945005"/>
      <w:bookmarkEnd w:id="3072"/>
      <w:bookmarkEnd w:id="3073"/>
      <w:bookmarkEnd w:id="3074"/>
      <w:r w:rsidRPr="000615A5">
        <w:t>Push and pull model</w:t>
      </w:r>
      <w:bookmarkEnd w:id="3075"/>
    </w:p>
    <w:p w14:paraId="69CF20A6" w14:textId="77777777" w:rsidR="001F137E" w:rsidRPr="000615A5" w:rsidRDefault="001F137E" w:rsidP="0062490F">
      <w:pPr>
        <w:pStyle w:val="PARAGRAPH"/>
      </w:pPr>
      <w:r w:rsidRPr="000615A5">
        <w:t xml:space="preserve">Scenario assumptions: </w:t>
      </w:r>
    </w:p>
    <w:p w14:paraId="4A24792A" w14:textId="77777777" w:rsidR="001F137E" w:rsidRPr="000615A5" w:rsidRDefault="001F137E" w:rsidP="00B165A1">
      <w:pPr>
        <w:pStyle w:val="ListNumber"/>
        <w:numPr>
          <w:ilvl w:val="0"/>
          <w:numId w:val="42"/>
        </w:numPr>
      </w:pPr>
      <w:r w:rsidRPr="000615A5">
        <w:t>MOM periodically requests material lot information for new material lots from ERP.</w:t>
      </w:r>
    </w:p>
    <w:p w14:paraId="74491992" w14:textId="77777777" w:rsidR="001F137E" w:rsidRPr="000615A5" w:rsidRDefault="001F137E" w:rsidP="0062490F">
      <w:pPr>
        <w:pStyle w:val="ListNumber"/>
      </w:pPr>
      <w:r w:rsidRPr="000615A5">
        <w:t xml:space="preserve">ERP responds with information on new material lots. (There may be multiple material lots in a single SHOW message.) </w:t>
      </w:r>
    </w:p>
    <w:p w14:paraId="3366E3A9" w14:textId="77777777" w:rsidR="001F137E" w:rsidRPr="000615A5" w:rsidRDefault="001F137E" w:rsidP="0062490F">
      <w:pPr>
        <w:pStyle w:val="ListNumber"/>
      </w:pPr>
      <w:r w:rsidRPr="000615A5">
        <w:t>MOM pushes quantity changes in material lots to ERP.</w:t>
      </w:r>
    </w:p>
    <w:p w14:paraId="0D389A59" w14:textId="3BD43C95" w:rsidR="001F137E" w:rsidRPr="000615A5" w:rsidRDefault="001F137E" w:rsidP="0062490F">
      <w:pPr>
        <w:pStyle w:val="FIGURE"/>
      </w:pPr>
      <w:r w:rsidRPr="000615A5">
        <w:rPr>
          <w:noProof/>
          <w:lang w:val="en-US" w:eastAsia="en-US"/>
        </w:rPr>
        <w:drawing>
          <wp:inline distT="0" distB="0" distL="0" distR="0" wp14:anchorId="6F4FAB7D" wp14:editId="61DECFBC">
            <wp:extent cx="5475605" cy="2022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75605" cy="2022475"/>
                    </a:xfrm>
                    <a:prstGeom prst="rect">
                      <a:avLst/>
                    </a:prstGeom>
                    <a:noFill/>
                    <a:ln>
                      <a:noFill/>
                    </a:ln>
                  </pic:spPr>
                </pic:pic>
              </a:graphicData>
            </a:graphic>
          </wp:inline>
        </w:drawing>
      </w:r>
    </w:p>
    <w:p w14:paraId="4F85F48A" w14:textId="06DAA8F3" w:rsidR="001F137E" w:rsidRPr="000615A5" w:rsidRDefault="001F137E" w:rsidP="00DA2C42">
      <w:pPr>
        <w:pStyle w:val="FIGURE-title"/>
      </w:pPr>
      <w:bookmarkStart w:id="3076" w:name="_Toc507944763"/>
      <w:r w:rsidRPr="000615A5">
        <w:t xml:space="preserve">Figure </w:t>
      </w:r>
      <w:r w:rsidRPr="000615A5">
        <w:fldChar w:fldCharType="begin"/>
      </w:r>
      <w:r w:rsidRPr="000615A5">
        <w:instrText xml:space="preserve"> SEQ Figure \* ARABIC </w:instrText>
      </w:r>
      <w:r w:rsidRPr="000615A5">
        <w:fldChar w:fldCharType="separate"/>
      </w:r>
      <w:r w:rsidR="00181DCD">
        <w:rPr>
          <w:noProof/>
        </w:rPr>
        <w:t>56</w:t>
      </w:r>
      <w:r w:rsidRPr="000615A5">
        <w:fldChar w:fldCharType="end"/>
      </w:r>
      <w:r w:rsidRPr="000615A5">
        <w:t xml:space="preserve"> </w:t>
      </w:r>
      <w:r w:rsidR="00D76A65">
        <w:t>–</w:t>
      </w:r>
      <w:r w:rsidRPr="000615A5">
        <w:t xml:space="preserve"> Push</w:t>
      </w:r>
      <w:r w:rsidR="00D76A65">
        <w:t xml:space="preserve"> </w:t>
      </w:r>
      <w:r w:rsidRPr="000615A5">
        <w:t>and pull model; material quantity changes</w:t>
      </w:r>
      <w:bookmarkEnd w:id="3076"/>
    </w:p>
    <w:p w14:paraId="12CF81E3" w14:textId="77777777" w:rsidR="00A872F5" w:rsidRDefault="00A872F5">
      <w:pPr>
        <w:jc w:val="left"/>
        <w:rPr>
          <w:b/>
          <w:bCs/>
          <w:sz w:val="24"/>
          <w:szCs w:val="24"/>
        </w:rPr>
      </w:pPr>
      <w:r>
        <w:br w:type="page"/>
      </w:r>
    </w:p>
    <w:p w14:paraId="6103326A" w14:textId="70A20610" w:rsidR="001F137E" w:rsidRPr="00A872F5" w:rsidRDefault="001F137E">
      <w:pPr>
        <w:pStyle w:val="ANNEXtitle"/>
      </w:pPr>
      <w:r w:rsidRPr="00A872F5">
        <w:lastRenderedPageBreak/>
        <w:t xml:space="preserve"> </w:t>
      </w:r>
      <w:bookmarkStart w:id="3077" w:name="_Toc507945006"/>
      <w:r w:rsidRPr="00A872F5">
        <w:t xml:space="preserve">– </w:t>
      </w:r>
      <w:r w:rsidR="003932B6" w:rsidRPr="00A872F5">
        <w:t xml:space="preserve">(Informative) </w:t>
      </w:r>
      <w:r w:rsidRPr="00A872F5">
        <w:t>Questions on the use of transactions</w:t>
      </w:r>
      <w:bookmarkEnd w:id="3077"/>
    </w:p>
    <w:p w14:paraId="52B1F602" w14:textId="0D9037D0" w:rsidR="001F137E" w:rsidRPr="000615A5" w:rsidRDefault="004C79BE" w:rsidP="0062490F">
      <w:pPr>
        <w:pStyle w:val="PARAGRAPH"/>
        <w:rPr>
          <w:b/>
        </w:rPr>
      </w:pPr>
      <w:r>
        <w:rPr>
          <w:b/>
        </w:rPr>
        <w:t>B</w:t>
      </w:r>
      <w:r w:rsidR="0062490F" w:rsidRPr="000615A5">
        <w:rPr>
          <w:b/>
        </w:rPr>
        <w:t xml:space="preserve">.1 </w:t>
      </w:r>
      <w:r w:rsidR="001F137E" w:rsidRPr="000615A5">
        <w:rPr>
          <w:b/>
        </w:rPr>
        <w:t xml:space="preserve">Different systems will have different IDs for the same objects. The GET verb and others use IDs to identify the object.  Which ID is used and how does any translation occur? </w:t>
      </w:r>
    </w:p>
    <w:p w14:paraId="10377AFA" w14:textId="77777777" w:rsidR="001F137E" w:rsidRPr="000615A5" w:rsidRDefault="001F137E" w:rsidP="0062490F">
      <w:pPr>
        <w:pStyle w:val="PARAGRAPH"/>
      </w:pPr>
      <w:r w:rsidRPr="000615A5">
        <w:t xml:space="preserve">On a project basis there must be an agreement on which system’s ID to use.   The translation can occur on either side or in a middleware system.   </w:t>
      </w:r>
    </w:p>
    <w:p w14:paraId="3B7590E7" w14:textId="77777777" w:rsidR="001F137E" w:rsidRPr="000615A5" w:rsidRDefault="001F137E" w:rsidP="0062490F">
      <w:pPr>
        <w:pStyle w:val="PARAGRAPH"/>
      </w:pPr>
      <w:r w:rsidRPr="000615A5">
        <w:t xml:space="preserve">This gets even more interesting when there are more than two systems.  In that situation it may be beneficial to designate a system as the repository of the mapping information, and to allow exchanging of the alternate names as properties of the object.  </w:t>
      </w:r>
    </w:p>
    <w:p w14:paraId="2844BDB8" w14:textId="77777777" w:rsidR="001F137E" w:rsidRPr="000615A5" w:rsidRDefault="001F137E" w:rsidP="0062490F">
      <w:pPr>
        <w:pStyle w:val="PARAGRAPH"/>
      </w:pPr>
      <w:r w:rsidRPr="000615A5">
        <w:t xml:space="preserve">For example, if there is a maintenance system, production system, and business system which all have knowledge of the same object, but each have different IDs, then one system can maintain properties of “Maintenance ID”, “Production ID”, and “Business ID”. The GET verb can be used with a specified property name to return the global ID and each mapping.  </w:t>
      </w:r>
    </w:p>
    <w:p w14:paraId="702F007A" w14:textId="70B9EF9D" w:rsidR="001F137E" w:rsidRPr="000615A5" w:rsidRDefault="004C79BE" w:rsidP="0062490F">
      <w:pPr>
        <w:pStyle w:val="PARAGRAPH"/>
        <w:rPr>
          <w:b/>
        </w:rPr>
      </w:pPr>
      <w:r>
        <w:rPr>
          <w:b/>
        </w:rPr>
        <w:t>B</w:t>
      </w:r>
      <w:r w:rsidR="0062490F" w:rsidRPr="000615A5">
        <w:rPr>
          <w:b/>
        </w:rPr>
        <w:t xml:space="preserve">.2 </w:t>
      </w:r>
      <w:r w:rsidR="001F137E" w:rsidRPr="000615A5">
        <w:rPr>
          <w:b/>
        </w:rPr>
        <w:t>Are these database or message transactions?</w:t>
      </w:r>
    </w:p>
    <w:p w14:paraId="563230D8" w14:textId="77777777" w:rsidR="001F137E" w:rsidRPr="000615A5" w:rsidRDefault="001F137E" w:rsidP="0062490F">
      <w:pPr>
        <w:pStyle w:val="PARAGRAPH"/>
      </w:pPr>
      <w:r w:rsidRPr="000615A5">
        <w:t xml:space="preserve">This technical specification defines message transactions between cooperating systems, and not database transactions.  It is unfortunate that the term “transaction” is used to mean different things in different contexts. </w:t>
      </w:r>
    </w:p>
    <w:p w14:paraId="5E88B74B" w14:textId="282A5E10" w:rsidR="001F137E" w:rsidRPr="000615A5" w:rsidRDefault="004C79BE" w:rsidP="0062490F">
      <w:pPr>
        <w:pStyle w:val="PARAGRAPH"/>
        <w:rPr>
          <w:b/>
        </w:rPr>
      </w:pPr>
      <w:r>
        <w:rPr>
          <w:b/>
        </w:rPr>
        <w:t>B</w:t>
      </w:r>
      <w:r w:rsidR="001F137E" w:rsidRPr="000615A5">
        <w:rPr>
          <w:b/>
        </w:rPr>
        <w:t>.3 How are rollbacks handled?</w:t>
      </w:r>
    </w:p>
    <w:p w14:paraId="3DEC9682" w14:textId="77777777" w:rsidR="001F137E" w:rsidRPr="000615A5" w:rsidRDefault="001F137E" w:rsidP="0062490F">
      <w:pPr>
        <w:pStyle w:val="PARAGRAPH"/>
      </w:pPr>
      <w:r w:rsidRPr="000615A5">
        <w:t xml:space="preserve">The owner of the data would handle any rollbacks.  Each transaction may have a CONFIRM set, and the receiver of the response would be responsible for determining what action to take.   </w:t>
      </w:r>
    </w:p>
    <w:p w14:paraId="3856C009" w14:textId="7C674162" w:rsidR="001F137E" w:rsidRPr="000615A5" w:rsidRDefault="004C79BE" w:rsidP="0062490F">
      <w:pPr>
        <w:pStyle w:val="PARAGRAPH"/>
        <w:rPr>
          <w:b/>
        </w:rPr>
      </w:pPr>
      <w:r>
        <w:rPr>
          <w:b/>
        </w:rPr>
        <w:t>B</w:t>
      </w:r>
      <w:r w:rsidR="001F137E" w:rsidRPr="000615A5">
        <w:rPr>
          <w:b/>
        </w:rPr>
        <w:t>.4 Why should CONFIRM be used in a SYNC?</w:t>
      </w:r>
    </w:p>
    <w:p w14:paraId="7311E5B2" w14:textId="77777777" w:rsidR="001F137E" w:rsidRPr="000615A5" w:rsidRDefault="001F137E" w:rsidP="0062490F">
      <w:pPr>
        <w:pStyle w:val="PARAGRAPH"/>
      </w:pPr>
      <w:r w:rsidRPr="000615A5">
        <w:t xml:space="preserve">Typically CONFIRM is not used with SYNC, but in some situations this may be required and the transaction definition allows its use.  It may be required when the information is a critical piece of information that must be shared with a limited number of subscribers.  </w:t>
      </w:r>
    </w:p>
    <w:p w14:paraId="10A5C1FF" w14:textId="77777777" w:rsidR="001F137E" w:rsidRPr="000615A5" w:rsidRDefault="001F137E" w:rsidP="0062490F">
      <w:pPr>
        <w:pStyle w:val="PARAGRAPH"/>
      </w:pPr>
      <w:r w:rsidRPr="000615A5">
        <w:t>However, it should be used with care because:</w:t>
      </w:r>
    </w:p>
    <w:p w14:paraId="42100F81" w14:textId="30B5229C" w:rsidR="001F137E" w:rsidRPr="000615A5" w:rsidRDefault="001F137E" w:rsidP="00B165A1">
      <w:pPr>
        <w:pStyle w:val="ListNumber"/>
        <w:numPr>
          <w:ilvl w:val="0"/>
          <w:numId w:val="43"/>
        </w:numPr>
      </w:pPr>
      <w:r w:rsidRPr="000615A5">
        <w:t>If many clients are subscribed, the publisher may be overwhelmed by the CONFIRM messages</w:t>
      </w:r>
      <w:r w:rsidR="004D2480">
        <w:t>;</w:t>
      </w:r>
    </w:p>
    <w:p w14:paraId="7D2FA6B8" w14:textId="2FFD9AF5" w:rsidR="001F137E" w:rsidRPr="000615A5" w:rsidRDefault="001F137E" w:rsidP="00B165A1">
      <w:pPr>
        <w:pStyle w:val="ListNumber"/>
        <w:numPr>
          <w:ilvl w:val="0"/>
          <w:numId w:val="43"/>
        </w:numPr>
      </w:pPr>
      <w:r w:rsidRPr="000615A5">
        <w:t>Unless linked to the subscribe mechanism, the publisher will not be able to know if any client failed to confirm the SYNC</w:t>
      </w:r>
      <w:r w:rsidR="004D2480">
        <w:t>;</w:t>
      </w:r>
    </w:p>
    <w:p w14:paraId="281BDF66" w14:textId="77777777" w:rsidR="001F137E" w:rsidRPr="000615A5" w:rsidRDefault="001F137E" w:rsidP="00B165A1">
      <w:pPr>
        <w:pStyle w:val="ListNumber"/>
        <w:numPr>
          <w:ilvl w:val="0"/>
          <w:numId w:val="43"/>
        </w:numPr>
      </w:pPr>
      <w:r w:rsidRPr="000615A5">
        <w:t>Even if a publisher detects that one client failed to properly process the SYNC message (either sent a CONFIRM error message or sent nothing) there may not be much it can do.</w:t>
      </w:r>
    </w:p>
    <w:p w14:paraId="50561DF3" w14:textId="204447F0" w:rsidR="001F137E" w:rsidRPr="000615A5" w:rsidRDefault="004C79BE" w:rsidP="0062490F">
      <w:pPr>
        <w:pStyle w:val="PARAGRAPH"/>
        <w:rPr>
          <w:b/>
        </w:rPr>
      </w:pPr>
      <w:r>
        <w:rPr>
          <w:b/>
        </w:rPr>
        <w:t>B</w:t>
      </w:r>
      <w:r w:rsidR="001F137E" w:rsidRPr="000615A5">
        <w:rPr>
          <w:b/>
        </w:rPr>
        <w:t>.5 How would you handle a two phase commit?</w:t>
      </w:r>
    </w:p>
    <w:p w14:paraId="12C7E193" w14:textId="77777777" w:rsidR="001F137E" w:rsidRPr="000615A5" w:rsidRDefault="001F137E" w:rsidP="0062490F">
      <w:pPr>
        <w:pStyle w:val="PARAGRAPH"/>
      </w:pPr>
      <w:r w:rsidRPr="000615A5">
        <w:t xml:space="preserve">Several Part 5 transactions could be part of a larger business transaction that are collectively either all completed, or all rolled back.  The two phase commit is a form of this in which a set of transactions are encapsulated in a larger transaction. If no errors are received from the set of transactions, then they are all committed, and the larger transaction completes.  If errors occurred, then none of them are committed and the transactions are rolled back.  Two phase commit is usually an element of the implementation architecture and there are several standards that refer to these. </w:t>
      </w:r>
    </w:p>
    <w:p w14:paraId="19258644" w14:textId="76887510" w:rsidR="001F137E" w:rsidRPr="000615A5" w:rsidRDefault="004C79BE" w:rsidP="0062490F">
      <w:pPr>
        <w:pStyle w:val="PARAGRAPH"/>
        <w:rPr>
          <w:b/>
        </w:rPr>
      </w:pPr>
      <w:r>
        <w:rPr>
          <w:b/>
        </w:rPr>
        <w:t>B</w:t>
      </w:r>
      <w:r w:rsidR="001F137E" w:rsidRPr="000615A5">
        <w:rPr>
          <w:b/>
        </w:rPr>
        <w:t>.6 Why would you use confirmation on a GET message, when a SHOW is the standard response?</w:t>
      </w:r>
    </w:p>
    <w:p w14:paraId="4F9CAB94" w14:textId="77777777" w:rsidR="001F137E" w:rsidRPr="000615A5" w:rsidRDefault="001F137E" w:rsidP="0062490F">
      <w:pPr>
        <w:pStyle w:val="PARAGRAPH"/>
      </w:pPr>
      <w:r w:rsidRPr="000615A5">
        <w:t xml:space="preserve">A confirmation is not required, but if there were an error on the request this would provide an indication of the error.  This is normally expected when a GET is sent for objects that are not understood by the receiving application.  A GET that returns no objects in the SHOW would not normally be considered an error. </w:t>
      </w:r>
    </w:p>
    <w:p w14:paraId="486F348B" w14:textId="6BFFCD76" w:rsidR="001F137E" w:rsidRPr="000615A5" w:rsidRDefault="004C79BE" w:rsidP="0062490F">
      <w:pPr>
        <w:pStyle w:val="PARAGRAPH"/>
        <w:rPr>
          <w:b/>
        </w:rPr>
      </w:pPr>
      <w:r>
        <w:rPr>
          <w:b/>
        </w:rPr>
        <w:t>B</w:t>
      </w:r>
      <w:r w:rsidR="001F137E" w:rsidRPr="000615A5">
        <w:rPr>
          <w:b/>
        </w:rPr>
        <w:t>.7 Why doesn’t the standard support a general query mechanism on the GET message?</w:t>
      </w:r>
    </w:p>
    <w:p w14:paraId="6D3F81EC" w14:textId="77777777" w:rsidR="001F137E" w:rsidRPr="000615A5" w:rsidRDefault="001F137E" w:rsidP="0062490F">
      <w:pPr>
        <w:pStyle w:val="PARAGRAPH"/>
      </w:pPr>
      <w:r w:rsidRPr="000615A5">
        <w:lastRenderedPageBreak/>
        <w:t xml:space="preserve">The transaction definitions were not intended to provide a complete query mechanism for remote data, such as SQL or XML Query access, but only as a mechanism to share data between loosely coupled systems with different internal data storage structures.  If complete query capability is needed, then the transactions can be used to create local databases and local query mechanisms can be used.  </w:t>
      </w:r>
    </w:p>
    <w:p w14:paraId="38683B3D" w14:textId="4F7A2260" w:rsidR="001F137E" w:rsidRPr="000615A5" w:rsidRDefault="004C79BE" w:rsidP="0062490F">
      <w:pPr>
        <w:pStyle w:val="PARAGRAPH"/>
        <w:rPr>
          <w:b/>
        </w:rPr>
      </w:pPr>
      <w:r>
        <w:rPr>
          <w:b/>
        </w:rPr>
        <w:t>B</w:t>
      </w:r>
      <w:r w:rsidR="001F137E" w:rsidRPr="000615A5">
        <w:rPr>
          <w:b/>
        </w:rPr>
        <w:t>.8 How were the nouns determined?</w:t>
      </w:r>
    </w:p>
    <w:p w14:paraId="11B55A6C" w14:textId="77777777" w:rsidR="001F137E" w:rsidRPr="000615A5" w:rsidRDefault="001F137E" w:rsidP="0062490F">
      <w:pPr>
        <w:pStyle w:val="PARAGRAPH"/>
      </w:pPr>
      <w:r w:rsidRPr="000615A5">
        <w:t xml:space="preserve">The nouns were identified as those objects that were not composites of another object.  For example, Equipment was used as a noun, but the equipment properties are composite objects within the equipment and they were not made nouns.  This decision was made in order to limit the number of messages so that it would be easier to build and verify complying applications. </w:t>
      </w:r>
    </w:p>
    <w:p w14:paraId="755A8ABE" w14:textId="1B85961E" w:rsidR="001F137E" w:rsidRPr="000615A5" w:rsidRDefault="004C79BE" w:rsidP="0062490F">
      <w:pPr>
        <w:pStyle w:val="PARAGRAPH"/>
        <w:rPr>
          <w:b/>
        </w:rPr>
      </w:pPr>
      <w:r>
        <w:rPr>
          <w:b/>
        </w:rPr>
        <w:t>B</w:t>
      </w:r>
      <w:r w:rsidR="001F137E" w:rsidRPr="000615A5">
        <w:rPr>
          <w:b/>
        </w:rPr>
        <w:t xml:space="preserve">.9 </w:t>
      </w:r>
      <w:r w:rsidR="0062490F" w:rsidRPr="000615A5">
        <w:rPr>
          <w:b/>
        </w:rPr>
        <w:t xml:space="preserve">Is </w:t>
      </w:r>
      <w:r w:rsidR="001F137E" w:rsidRPr="000615A5">
        <w:rPr>
          <w:b/>
        </w:rPr>
        <w:t>CONFIRM allowed for any verb?</w:t>
      </w:r>
    </w:p>
    <w:p w14:paraId="053DDD22" w14:textId="0A90D252" w:rsidR="00736843" w:rsidRDefault="001F137E" w:rsidP="0062490F">
      <w:pPr>
        <w:pStyle w:val="PARAGRAPH"/>
        <w:rPr>
          <w:ins w:id="3078" w:author="Dennis Brandl" w:date="2018-03-03T13:59:00Z"/>
        </w:rPr>
      </w:pPr>
      <w:r w:rsidRPr="000615A5">
        <w:t>The CONFIRM response is permitted for any message</w:t>
      </w:r>
      <w:r w:rsidR="00C12AB4">
        <w:t xml:space="preserve"> </w:t>
      </w:r>
      <w:r w:rsidR="00736843">
        <w:t xml:space="preserve">but </w:t>
      </w:r>
      <w:r w:rsidR="00C12AB4">
        <w:t>is</w:t>
      </w:r>
      <w:r w:rsidR="00C12AB4" w:rsidRPr="000615A5">
        <w:t xml:space="preserve"> </w:t>
      </w:r>
      <w:r w:rsidRPr="000615A5">
        <w:t xml:space="preserve">not recommended for </w:t>
      </w:r>
      <w:ins w:id="3079" w:author="Dennis Brandl" w:date="2018-03-03T13:58:00Z">
        <w:r w:rsidR="00736843">
          <w:t xml:space="preserve">NOTIFY or </w:t>
        </w:r>
      </w:ins>
      <w:r w:rsidRPr="000615A5">
        <w:t xml:space="preserve">SYNC verbs.  </w:t>
      </w:r>
      <w:ins w:id="3080" w:author="Dennis Brandl" w:date="2018-03-03T13:59:00Z">
        <w:r w:rsidR="00736843">
          <w:t>The purpose of the NOTIFY and SYNC are to disassociate the sender</w:t>
        </w:r>
      </w:ins>
      <w:ins w:id="3081" w:author="Dennis Brandl" w:date="2018-03-03T14:00:00Z">
        <w:r w:rsidR="00736843">
          <w:t>s</w:t>
        </w:r>
      </w:ins>
      <w:ins w:id="3082" w:author="Dennis Brandl" w:date="2018-03-03T13:59:00Z">
        <w:r w:rsidR="00736843">
          <w:t xml:space="preserve"> from the receiver</w:t>
        </w:r>
      </w:ins>
      <w:ins w:id="3083" w:author="Dennis Brandl" w:date="2018-03-03T14:00:00Z">
        <w:r w:rsidR="00736843">
          <w:t>s</w:t>
        </w:r>
      </w:ins>
      <w:ins w:id="3084" w:author="Dennis Brandl" w:date="2018-03-03T13:59:00Z">
        <w:r w:rsidR="00736843">
          <w:t xml:space="preserve">.  There may be zero, one, or many subscribers to the NOTIFY or SYNC messages, </w:t>
        </w:r>
      </w:ins>
      <w:ins w:id="3085" w:author="Dennis Brandl" w:date="2018-03-03T14:00:00Z">
        <w:r w:rsidR="00736843">
          <w:t xml:space="preserve">without the publisher having knowledge of </w:t>
        </w:r>
      </w:ins>
      <w:ins w:id="3086" w:author="Dennis Brandl" w:date="2018-03-03T14:01:00Z">
        <w:r w:rsidR="00736843">
          <w:t xml:space="preserve">how many, if any, subscribers there are.  A good design practice is to not use the CONFIRM option in NOTIFY and SYNC messages. </w:t>
        </w:r>
      </w:ins>
      <w:ins w:id="3087" w:author="Dennis Brandl" w:date="2018-03-03T13:59:00Z">
        <w:r w:rsidR="00736843">
          <w:t xml:space="preserve"> </w:t>
        </w:r>
      </w:ins>
    </w:p>
    <w:p w14:paraId="2D898CFE" w14:textId="315919A0" w:rsidR="001F137E" w:rsidRPr="000615A5" w:rsidRDefault="001F137E" w:rsidP="0062490F">
      <w:pPr>
        <w:pStyle w:val="PARAGRAPH"/>
      </w:pPr>
      <w:r w:rsidRPr="000615A5">
        <w:t>A CONFIRM may be used with PROCESS or CHANGE messages.  These have specific response messages of ACKNOWLEDGE and RESPOND that contain modified data, however the CONFIRM message contains any specific error messages.</w:t>
      </w:r>
    </w:p>
    <w:p w14:paraId="214844A6" w14:textId="77777777" w:rsidR="00551124" w:rsidRPr="00231A55" w:rsidRDefault="00551124" w:rsidP="00551124">
      <w:pPr>
        <w:pStyle w:val="PARAGRAPH"/>
        <w:rPr>
          <w:ins w:id="3088" w:author="Dennis Brandl" w:date="2018-03-04T16:01:00Z"/>
          <w:b/>
        </w:rPr>
      </w:pPr>
      <w:ins w:id="3089" w:author="Dennis Brandl" w:date="2018-03-04T16:01:00Z">
        <w:r>
          <w:rPr>
            <w:b/>
          </w:rPr>
          <w:t xml:space="preserve">B.10 </w:t>
        </w:r>
        <w:r w:rsidRPr="00231A55">
          <w:rPr>
            <w:b/>
          </w:rPr>
          <w:t xml:space="preserve">How </w:t>
        </w:r>
        <w:r>
          <w:rPr>
            <w:b/>
          </w:rPr>
          <w:t>would</w:t>
        </w:r>
        <w:r w:rsidRPr="00231A55">
          <w:rPr>
            <w:b/>
          </w:rPr>
          <w:t xml:space="preserve"> you acknowledge on a NOTIFY</w:t>
        </w:r>
        <w:r>
          <w:rPr>
            <w:b/>
          </w:rPr>
          <w:t>, if it was needed</w:t>
        </w:r>
        <w:r w:rsidRPr="00231A55">
          <w:rPr>
            <w:b/>
          </w:rPr>
          <w:t>?</w:t>
        </w:r>
      </w:ins>
    </w:p>
    <w:p w14:paraId="6C7E5F4E" w14:textId="77777777" w:rsidR="00551124" w:rsidRPr="004B7562" w:rsidRDefault="00551124" w:rsidP="00551124">
      <w:pPr>
        <w:pStyle w:val="PARAGRAPH"/>
        <w:rPr>
          <w:ins w:id="3090" w:author="Dennis Brandl" w:date="2018-03-04T16:01:00Z"/>
          <w:lang w:val="en-US"/>
        </w:rPr>
      </w:pPr>
      <w:ins w:id="3091" w:author="Dennis Brandl" w:date="2018-03-04T16:01:00Z">
        <w:r w:rsidRPr="004B7562">
          <w:rPr>
            <w:lang w:val="en-US"/>
          </w:rPr>
          <w:t>Any acknowledgment or response expected by an application is notified to the information provider as a separate event notification. The acknowledgment may be from any publisher but typically is an application that processed the original event. The application level specification may define that only those events that meet specific criteria (publisher, event content, time period ...) are acceptable acknowledgments / responses.</w:t>
        </w:r>
      </w:ins>
    </w:p>
    <w:p w14:paraId="471B2CB8" w14:textId="3DBF63B8" w:rsidR="00551124" w:rsidRPr="004B7562" w:rsidRDefault="00551124" w:rsidP="00551124">
      <w:pPr>
        <w:pStyle w:val="PARAGRAPH"/>
        <w:rPr>
          <w:ins w:id="3092" w:author="Dennis Brandl" w:date="2018-03-04T16:01:00Z"/>
          <w:lang w:val="en-US"/>
        </w:rPr>
      </w:pPr>
      <w:ins w:id="3093" w:author="Dennis Brandl" w:date="2018-03-04T16:01:00Z">
        <w:r w:rsidRPr="004B7562">
          <w:rPr>
            <w:lang w:val="en-US"/>
          </w:rPr>
          <w:t xml:space="preserve">In the scenario presented in </w:t>
        </w:r>
      </w:ins>
      <w:r>
        <w:rPr>
          <w:lang w:val="en-US"/>
        </w:rPr>
        <w:fldChar w:fldCharType="begin"/>
      </w:r>
      <w:r>
        <w:rPr>
          <w:lang w:val="en-US"/>
        </w:rPr>
        <w:instrText xml:space="preserve"> REF _Ref507942718 \h </w:instrText>
      </w:r>
      <w:r>
        <w:rPr>
          <w:lang w:val="en-US"/>
        </w:rPr>
      </w:r>
      <w:r>
        <w:rPr>
          <w:lang w:val="en-US"/>
        </w:rPr>
        <w:fldChar w:fldCharType="separate"/>
      </w:r>
      <w:ins w:id="3094" w:author="Dennis Brandl" w:date="2018-03-04T16:01:00Z">
        <w:r w:rsidR="00181DCD">
          <w:t xml:space="preserve">Figure </w:t>
        </w:r>
      </w:ins>
      <w:r w:rsidR="00181DCD">
        <w:rPr>
          <w:noProof/>
        </w:rPr>
        <w:t>57</w:t>
      </w:r>
      <w:r>
        <w:rPr>
          <w:lang w:val="en-US"/>
        </w:rPr>
        <w:fldChar w:fldCharType="end"/>
      </w:r>
      <w:ins w:id="3095" w:author="Dennis Brandl" w:date="2018-03-04T16:03:00Z">
        <w:r>
          <w:rPr>
            <w:lang w:val="en-US"/>
          </w:rPr>
          <w:t xml:space="preserve"> </w:t>
        </w:r>
      </w:ins>
      <w:ins w:id="3096" w:author="Dennis Brandl" w:date="2018-03-04T16:01:00Z">
        <w:r w:rsidRPr="004B7562">
          <w:rPr>
            <w:lang w:val="en-US"/>
          </w:rPr>
          <w:t xml:space="preserve">the initial </w:t>
        </w:r>
        <w:r>
          <w:rPr>
            <w:i/>
            <w:lang w:val="en-US"/>
          </w:rPr>
          <w:t>Operations</w:t>
        </w:r>
        <w:r w:rsidRPr="004B7562">
          <w:rPr>
            <w:i/>
            <w:lang w:val="en-US"/>
          </w:rPr>
          <w:t xml:space="preserve"> </w:t>
        </w:r>
        <w:r>
          <w:rPr>
            <w:i/>
            <w:lang w:val="en-US"/>
          </w:rPr>
          <w:t>E</w:t>
        </w:r>
        <w:r w:rsidRPr="004B7562">
          <w:rPr>
            <w:i/>
            <w:lang w:val="en-US"/>
          </w:rPr>
          <w:t xml:space="preserve">vent </w:t>
        </w:r>
        <w:r>
          <w:rPr>
            <w:i/>
            <w:lang w:val="en-US"/>
          </w:rPr>
          <w:t>D</w:t>
        </w:r>
        <w:r w:rsidRPr="004B7562">
          <w:rPr>
            <w:i/>
            <w:lang w:val="en-US"/>
          </w:rPr>
          <w:t>efinition</w:t>
        </w:r>
        <w:r w:rsidRPr="004B7562">
          <w:rPr>
            <w:lang w:val="en-US"/>
          </w:rPr>
          <w:t xml:space="preserve"> of ‘</w:t>
        </w:r>
        <w:r w:rsidRPr="0064459D">
          <w:rPr>
            <w:b/>
            <w:u w:val="single"/>
            <w:lang w:val="en-US"/>
          </w:rPr>
          <w:t>Work Scheduled</w:t>
        </w:r>
        <w:r w:rsidRPr="004B7562">
          <w:rPr>
            <w:lang w:val="en-US"/>
          </w:rPr>
          <w:t xml:space="preserve">’ </w:t>
        </w:r>
        <w:r>
          <w:rPr>
            <w:lang w:val="en-US"/>
          </w:rPr>
          <w:t xml:space="preserve">has the </w:t>
        </w:r>
        <w:r w:rsidRPr="0064459D">
          <w:rPr>
            <w:i/>
            <w:lang w:val="en-US"/>
          </w:rPr>
          <w:t>Acknowledgment</w:t>
        </w:r>
        <w:r>
          <w:rPr>
            <w:lang w:val="en-US"/>
          </w:rPr>
          <w:t xml:space="preserve"> attribute set to ‘</w:t>
        </w:r>
        <w:r w:rsidRPr="0064459D">
          <w:rPr>
            <w:b/>
            <w:u w:val="single"/>
            <w:lang w:val="en-US"/>
          </w:rPr>
          <w:t xml:space="preserve">Work </w:t>
        </w:r>
        <w:r>
          <w:rPr>
            <w:b/>
            <w:u w:val="single"/>
            <w:lang w:val="en-US"/>
          </w:rPr>
          <w:t>Accepted</w:t>
        </w:r>
        <w:r>
          <w:rPr>
            <w:lang w:val="en-US"/>
          </w:rPr>
          <w:t xml:space="preserve">’. </w:t>
        </w:r>
        <w:r w:rsidRPr="004B7562">
          <w:rPr>
            <w:lang w:val="en-US"/>
          </w:rPr>
          <w:t>Application A publishes the event and then listens for publications of the acknowledgment. Application X upon receiving the ‘</w:t>
        </w:r>
        <w:r w:rsidRPr="0064459D">
          <w:rPr>
            <w:b/>
            <w:u w:val="single"/>
            <w:lang w:val="en-US"/>
          </w:rPr>
          <w:t>Work Scheduled</w:t>
        </w:r>
        <w:r w:rsidRPr="004B7562">
          <w:rPr>
            <w:lang w:val="en-US"/>
          </w:rPr>
          <w:t>’ notification</w:t>
        </w:r>
        <w:r>
          <w:rPr>
            <w:lang w:val="en-US"/>
          </w:rPr>
          <w:t xml:space="preserve"> and verifying the schedule,</w:t>
        </w:r>
        <w:r w:rsidRPr="004B7562">
          <w:rPr>
            <w:lang w:val="en-US"/>
          </w:rPr>
          <w:t xml:space="preserve"> publishes ‘</w:t>
        </w:r>
        <w:r w:rsidRPr="0064459D">
          <w:rPr>
            <w:b/>
            <w:u w:val="single"/>
            <w:lang w:val="en-US"/>
          </w:rPr>
          <w:t xml:space="preserve">Work </w:t>
        </w:r>
        <w:r>
          <w:rPr>
            <w:b/>
            <w:u w:val="single"/>
            <w:lang w:val="en-US"/>
          </w:rPr>
          <w:t>Accepted</w:t>
        </w:r>
        <w:r w:rsidRPr="004B7562">
          <w:rPr>
            <w:lang w:val="en-US"/>
          </w:rPr>
          <w:t>’ in a separate notification that is received by Application A.</w:t>
        </w:r>
      </w:ins>
    </w:p>
    <w:p w14:paraId="788F7292" w14:textId="25329F0C" w:rsidR="00551124" w:rsidRPr="004B7562" w:rsidRDefault="00181DCD" w:rsidP="00551124">
      <w:pPr>
        <w:pStyle w:val="FIGURE"/>
        <w:rPr>
          <w:ins w:id="3097" w:author="Dennis Brandl" w:date="2018-03-04T16:01:00Z"/>
          <w:lang w:val="en-US"/>
        </w:rPr>
      </w:pPr>
      <w:ins w:id="3098" w:author="Dennis Brandl" w:date="2018-03-05T17:20:00Z">
        <w:r w:rsidRPr="00181DCD">
          <w:lastRenderedPageBreak/>
          <w:drawing>
            <wp:inline distT="0" distB="0" distL="0" distR="0" wp14:anchorId="29B410E5" wp14:editId="01D4CD53">
              <wp:extent cx="5759450" cy="40634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59450" cy="4063481"/>
                      </a:xfrm>
                      <a:prstGeom prst="rect">
                        <a:avLst/>
                      </a:prstGeom>
                      <a:noFill/>
                      <a:ln>
                        <a:noFill/>
                      </a:ln>
                    </pic:spPr>
                  </pic:pic>
                </a:graphicData>
              </a:graphic>
            </wp:inline>
          </w:drawing>
        </w:r>
      </w:ins>
    </w:p>
    <w:p w14:paraId="322B422D" w14:textId="51C23476" w:rsidR="00551124" w:rsidRDefault="00551124" w:rsidP="00551124">
      <w:pPr>
        <w:pStyle w:val="FIGURE-title"/>
        <w:rPr>
          <w:ins w:id="3099" w:author="Dennis Brandl" w:date="2018-03-04T16:01:00Z"/>
        </w:rPr>
      </w:pPr>
      <w:bookmarkStart w:id="3100" w:name="_Ref507942718"/>
      <w:bookmarkStart w:id="3101" w:name="_Toc507944764"/>
      <w:ins w:id="3102" w:author="Dennis Brandl" w:date="2018-03-04T16:01:00Z">
        <w:r>
          <w:t xml:space="preserve">Figure </w:t>
        </w:r>
      </w:ins>
      <w:r>
        <w:fldChar w:fldCharType="begin"/>
      </w:r>
      <w:r>
        <w:instrText xml:space="preserve"> SEQ Figure \* ARABIC </w:instrText>
      </w:r>
      <w:r>
        <w:fldChar w:fldCharType="separate"/>
      </w:r>
      <w:r w:rsidR="00181DCD">
        <w:rPr>
          <w:noProof/>
        </w:rPr>
        <w:t>57</w:t>
      </w:r>
      <w:r>
        <w:fldChar w:fldCharType="end"/>
      </w:r>
      <w:bookmarkEnd w:id="3100"/>
      <w:ins w:id="3103" w:author="Dennis Brandl" w:date="2018-03-04T16:01:00Z">
        <w:r>
          <w:t xml:space="preserve"> - </w:t>
        </w:r>
        <w:r w:rsidRPr="00F6706A">
          <w:t>Implementation of Notify transactions that require</w:t>
        </w:r>
        <w:r>
          <w:t xml:space="preserve">s a </w:t>
        </w:r>
        <w:r w:rsidRPr="00F6706A">
          <w:t>response</w:t>
        </w:r>
        <w:bookmarkEnd w:id="3101"/>
      </w:ins>
    </w:p>
    <w:p w14:paraId="40968AFE" w14:textId="77777777" w:rsidR="00551124" w:rsidRPr="0064459D" w:rsidRDefault="00551124" w:rsidP="00551124">
      <w:pPr>
        <w:pStyle w:val="NOTE"/>
        <w:rPr>
          <w:ins w:id="3104" w:author="Dennis Brandl" w:date="2018-03-04T16:01:00Z"/>
          <w:sz w:val="20"/>
          <w:szCs w:val="20"/>
          <w:lang w:val="en-US"/>
        </w:rPr>
      </w:pPr>
      <w:ins w:id="3105" w:author="Dennis Brandl" w:date="2018-03-04T16:01:00Z">
        <w:r w:rsidRPr="0064459D">
          <w:rPr>
            <w:sz w:val="20"/>
            <w:szCs w:val="20"/>
            <w:lang w:val="en-US"/>
          </w:rPr>
          <w:t xml:space="preserve">By definition, an application that publishes a NOTIFY transaction is acting in the role of information provider for that event notification. Also by definition, an application that consumes a NOTIFY transaction is acting in the role of information user. An application can simultaneously be an information provider for one set of event notifications and an information user for a separate set of event notifications. This is depicted in </w:t>
        </w:r>
        <w:r w:rsidRPr="0064459D">
          <w:rPr>
            <w:sz w:val="20"/>
            <w:szCs w:val="20"/>
            <w:lang w:val="en-US"/>
          </w:rPr>
          <w:fldChar w:fldCharType="begin"/>
        </w:r>
        <w:r w:rsidRPr="0064459D">
          <w:rPr>
            <w:sz w:val="20"/>
            <w:szCs w:val="20"/>
            <w:lang w:val="en-US"/>
          </w:rPr>
          <w:instrText xml:space="preserve"> REF _Ref474256817 \h  \* MERGEFORMAT </w:instrText>
        </w:r>
      </w:ins>
      <w:r w:rsidRPr="0064459D">
        <w:rPr>
          <w:sz w:val="20"/>
          <w:szCs w:val="20"/>
          <w:lang w:val="en-US"/>
        </w:rPr>
      </w:r>
      <w:ins w:id="3106" w:author="Dennis Brandl" w:date="2018-03-04T16:01:00Z">
        <w:r w:rsidRPr="0064459D">
          <w:rPr>
            <w:sz w:val="20"/>
            <w:szCs w:val="20"/>
            <w:lang w:val="en-US"/>
          </w:rPr>
          <w:fldChar w:fldCharType="separate"/>
        </w:r>
        <w:r w:rsidRPr="0064459D">
          <w:rPr>
            <w:sz w:val="20"/>
            <w:szCs w:val="20"/>
            <w:lang w:val="en-US"/>
          </w:rPr>
          <w:t>Figure 15</w:t>
        </w:r>
        <w:r w:rsidRPr="0064459D">
          <w:rPr>
            <w:sz w:val="20"/>
            <w:szCs w:val="20"/>
            <w:lang w:val="en-US"/>
          </w:rPr>
          <w:fldChar w:fldCharType="end"/>
        </w:r>
        <w:r w:rsidRPr="0064459D">
          <w:rPr>
            <w:sz w:val="20"/>
            <w:szCs w:val="20"/>
            <w:lang w:val="en-US"/>
          </w:rPr>
          <w:t xml:space="preserve"> above.</w:t>
        </w:r>
      </w:ins>
    </w:p>
    <w:p w14:paraId="6A5F1986" w14:textId="77777777" w:rsidR="00551124" w:rsidRPr="000615A5" w:rsidRDefault="00551124" w:rsidP="00551124">
      <w:pPr>
        <w:pStyle w:val="PARAGRAPH"/>
        <w:rPr>
          <w:ins w:id="3107" w:author="Dennis Brandl" w:date="2018-03-04T16:01:00Z"/>
        </w:rPr>
      </w:pPr>
    </w:p>
    <w:p w14:paraId="10F2AA64" w14:textId="599F95C7" w:rsidR="00A872F5" w:rsidRDefault="00A872F5">
      <w:pPr>
        <w:jc w:val="left"/>
        <w:rPr>
          <w:b/>
          <w:bCs/>
          <w:sz w:val="24"/>
          <w:szCs w:val="24"/>
        </w:rPr>
      </w:pPr>
      <w:r>
        <w:br w:type="page"/>
      </w:r>
    </w:p>
    <w:p w14:paraId="487F880F" w14:textId="0987AFE1" w:rsidR="001F137E" w:rsidRPr="000615A5" w:rsidRDefault="001F137E">
      <w:pPr>
        <w:pStyle w:val="ANNEXtitle"/>
      </w:pPr>
      <w:bookmarkStart w:id="3108" w:name="_Toc483855661"/>
      <w:bookmarkStart w:id="3109" w:name="_Toc483856186"/>
      <w:bookmarkStart w:id="3110" w:name="_Toc483857277"/>
      <w:bookmarkStart w:id="3111" w:name="_Toc507945007"/>
      <w:bookmarkEnd w:id="3108"/>
      <w:bookmarkEnd w:id="3109"/>
      <w:bookmarkEnd w:id="3110"/>
      <w:r w:rsidRPr="000615A5">
        <w:lastRenderedPageBreak/>
        <w:t xml:space="preserve">– </w:t>
      </w:r>
      <w:r w:rsidR="003932B6">
        <w:t>(</w:t>
      </w:r>
      <w:r w:rsidR="003932B6" w:rsidRPr="00A872F5">
        <w:t>Informative</w:t>
      </w:r>
      <w:r w:rsidR="003932B6">
        <w:t xml:space="preserve">) </w:t>
      </w:r>
      <w:r w:rsidRPr="000615A5">
        <w:t>Bibliography and References</w:t>
      </w:r>
      <w:bookmarkEnd w:id="3111"/>
    </w:p>
    <w:p w14:paraId="5F937719" w14:textId="77777777" w:rsidR="001F137E" w:rsidRPr="000615A5" w:rsidRDefault="001F137E" w:rsidP="0062490F">
      <w:pPr>
        <w:pStyle w:val="PARAGRAPH"/>
        <w:jc w:val="left"/>
      </w:pPr>
      <w:r w:rsidRPr="000615A5">
        <w:t xml:space="preserve">OAGIS  - (Open Applications Group Integration Specification) – see www.openapplications.org </w:t>
      </w:r>
    </w:p>
    <w:p w14:paraId="374CD725" w14:textId="77777777" w:rsidR="001F137E" w:rsidRPr="000615A5" w:rsidRDefault="001F137E" w:rsidP="0062490F">
      <w:pPr>
        <w:pStyle w:val="PARAGRAPH"/>
        <w:jc w:val="left"/>
      </w:pPr>
      <w:r w:rsidRPr="000615A5">
        <w:t>OASIS PPS (Production Planning and Scheduling) Part 1: Core Elements – see http://docs.oasis-open.org/pps/v1.0/pps-core-elements-1.0.html</w:t>
      </w:r>
    </w:p>
    <w:p w14:paraId="19E670D9" w14:textId="6CFBBBCF" w:rsidR="001F137E" w:rsidRPr="000615A5" w:rsidRDefault="001F137E" w:rsidP="0062490F">
      <w:pPr>
        <w:pStyle w:val="PARAGRAPH"/>
        <w:jc w:val="left"/>
      </w:pPr>
      <w:r w:rsidRPr="000615A5">
        <w:t xml:space="preserve">OASIS PPS (Production Planning and Scheduling) </w:t>
      </w:r>
      <w:r w:rsidR="00B13806">
        <w:t>Part 2</w:t>
      </w:r>
      <w:r w:rsidRPr="000615A5">
        <w:t>: Transaction Messages – see http://docs.oasis-open.org/pps/v1.0/pps-transaction-messages-1.0.html</w:t>
      </w:r>
    </w:p>
    <w:p w14:paraId="3883F678" w14:textId="343FC234" w:rsidR="001F137E" w:rsidRPr="000615A5" w:rsidRDefault="001F137E" w:rsidP="0062490F">
      <w:pPr>
        <w:pStyle w:val="PARAGRAPH"/>
        <w:jc w:val="left"/>
      </w:pPr>
      <w:r w:rsidRPr="000615A5">
        <w:t xml:space="preserve">OASIS PPS (Production Planning and Scheduling) Part 3: Profile Specifications – see </w:t>
      </w:r>
      <w:hyperlink r:id="rId76" w:history="1">
        <w:r w:rsidRPr="000615A5">
          <w:t>http://docs.oasis-open.org/pps/v1.0/pps-profile-specifications-1.0.html</w:t>
        </w:r>
      </w:hyperlink>
    </w:p>
    <w:p w14:paraId="399337EE" w14:textId="77777777" w:rsidR="001F137E" w:rsidRPr="000615A5" w:rsidRDefault="001F137E" w:rsidP="0062490F">
      <w:pPr>
        <w:pStyle w:val="PARAGRAPH"/>
        <w:jc w:val="left"/>
      </w:pPr>
      <w:r w:rsidRPr="000615A5">
        <w:t>ISO/IEC 9945-2:2003 Information technology – Portable Operating System Interface (POSIX) – Part 2: System Interfaces</w:t>
      </w:r>
    </w:p>
    <w:p w14:paraId="5FD5733C" w14:textId="0C662B67" w:rsidR="00A872F5" w:rsidRDefault="00A872F5">
      <w:pPr>
        <w:jc w:val="left"/>
        <w:rPr>
          <w:b/>
          <w:bCs/>
          <w:sz w:val="16"/>
          <w:szCs w:val="16"/>
        </w:rPr>
      </w:pPr>
      <w:r>
        <w:rPr>
          <w:sz w:val="16"/>
          <w:szCs w:val="16"/>
        </w:rPr>
        <w:br w:type="page"/>
      </w:r>
    </w:p>
    <w:p w14:paraId="1AB2B378" w14:textId="052D3311" w:rsidR="001F137E" w:rsidRPr="000615A5" w:rsidRDefault="001F137E">
      <w:pPr>
        <w:pStyle w:val="ANNEXtitle"/>
      </w:pPr>
      <w:bookmarkStart w:id="3112" w:name="_Toc483855663"/>
      <w:bookmarkStart w:id="3113" w:name="_Toc483856188"/>
      <w:bookmarkStart w:id="3114" w:name="_Toc483857279"/>
      <w:bookmarkStart w:id="3115" w:name="_Toc507945008"/>
      <w:bookmarkStart w:id="3116" w:name="_Toc188538312"/>
      <w:bookmarkEnd w:id="3112"/>
      <w:bookmarkEnd w:id="3113"/>
      <w:bookmarkEnd w:id="3114"/>
      <w:r w:rsidRPr="000615A5">
        <w:lastRenderedPageBreak/>
        <w:t xml:space="preserve">– </w:t>
      </w:r>
      <w:r w:rsidR="003932B6">
        <w:t xml:space="preserve">(Informative) </w:t>
      </w:r>
      <w:r w:rsidRPr="000615A5">
        <w:t>Patterns for Verbs</w:t>
      </w:r>
      <w:bookmarkEnd w:id="3115"/>
    </w:p>
    <w:p w14:paraId="549BC0EF" w14:textId="24057135" w:rsidR="001F137E" w:rsidRPr="000615A5" w:rsidRDefault="001F137E" w:rsidP="0062490F">
      <w:pPr>
        <w:pStyle w:val="ANNEX-heading1"/>
      </w:pPr>
      <w:bookmarkStart w:id="3117" w:name="_Toc507945009"/>
      <w:bookmarkEnd w:id="3116"/>
      <w:r w:rsidRPr="000615A5">
        <w:t>Patterns</w:t>
      </w:r>
      <w:bookmarkEnd w:id="3117"/>
    </w:p>
    <w:p w14:paraId="76456F75" w14:textId="77777777" w:rsidR="001F137E" w:rsidRPr="000615A5" w:rsidRDefault="001F137E" w:rsidP="0062490F">
      <w:pPr>
        <w:pStyle w:val="PARAGRAPH"/>
      </w:pPr>
      <w:r w:rsidRPr="000615A5">
        <w:t>The following tables define the general pattern that was applied to create the rules used to define the requirements for verbs when applied to specific nouns.</w:t>
      </w:r>
    </w:p>
    <w:p w14:paraId="60D1C527" w14:textId="77777777" w:rsidR="001F137E" w:rsidRPr="000615A5" w:rsidRDefault="001F137E" w:rsidP="0062490F">
      <w:pPr>
        <w:pStyle w:val="PARAGRAPH"/>
      </w:pPr>
      <w:r w:rsidRPr="000615A5">
        <w:t xml:space="preserve">The same general pattern could be applied to other nouns and/or objects not defined in this standard, but those specifications are outside the scope of this part of the standard. </w:t>
      </w:r>
    </w:p>
    <w:p w14:paraId="6A854780" w14:textId="7FD4B71F" w:rsidR="001F137E" w:rsidRPr="000615A5" w:rsidRDefault="001F137E" w:rsidP="0062490F">
      <w:pPr>
        <w:pStyle w:val="ANNEX-heading1"/>
      </w:pPr>
      <w:bookmarkStart w:id="3118" w:name="_Toc507945010"/>
      <w:r w:rsidRPr="000615A5">
        <w:t>Actions for GET verb</w:t>
      </w:r>
      <w:bookmarkEnd w:id="3118"/>
    </w:p>
    <w:p w14:paraId="1614EDA4" w14:textId="39A25EF7" w:rsidR="001F137E" w:rsidRPr="000615A5" w:rsidRDefault="001F137E" w:rsidP="0062490F">
      <w:pPr>
        <w:pStyle w:val="PARAGRAPH"/>
      </w:pPr>
      <w:r w:rsidRPr="000615A5">
        <w:t xml:space="preserve">There is a general pattern for the GET verb in which a noun (one or more objects) is included with either an object identifier for the primary object, an identifier of an associated property, and/or a value for the property which is defined in </w:t>
      </w:r>
      <w:r w:rsidRPr="000615A5">
        <w:fldChar w:fldCharType="begin"/>
      </w:r>
      <w:r w:rsidRPr="000615A5">
        <w:instrText xml:space="preserve"> REF _Ref188537749 </w:instrText>
      </w:r>
      <w:r w:rsidRPr="000615A5">
        <w:fldChar w:fldCharType="separate"/>
      </w:r>
      <w:r w:rsidR="00036893" w:rsidRPr="000615A5">
        <w:t xml:space="preserve">Table </w:t>
      </w:r>
      <w:r w:rsidR="00036893">
        <w:rPr>
          <w:noProof/>
        </w:rPr>
        <w:t>66</w:t>
      </w:r>
      <w:r w:rsidRPr="000615A5">
        <w:fldChar w:fldCharType="end"/>
      </w:r>
      <w:r w:rsidRPr="000615A5">
        <w:t xml:space="preserve">. The specific rules for the GET verb for a specific noun are described within each noun’s </w:t>
      </w:r>
      <w:r w:rsidR="004D2480" w:rsidRPr="000615A5">
        <w:t>clause.</w:t>
      </w:r>
      <w:r w:rsidRPr="000615A5">
        <w:t xml:space="preserve">  When the nouns include other associated elements, such as limiting parameters, then the verb actions are described within each noun’s </w:t>
      </w:r>
      <w:r w:rsidR="004D2480" w:rsidRPr="000615A5">
        <w:t>clause.</w:t>
      </w:r>
    </w:p>
    <w:p w14:paraId="3BED74E2" w14:textId="453E7A80" w:rsidR="001F137E" w:rsidRPr="000615A5" w:rsidRDefault="001F137E" w:rsidP="00DA2C42">
      <w:pPr>
        <w:pStyle w:val="TABLE-title"/>
        <w:rPr>
          <w:sz w:val="18"/>
          <w:szCs w:val="18"/>
        </w:rPr>
      </w:pPr>
      <w:bookmarkStart w:id="3119" w:name="_Ref188537749"/>
      <w:bookmarkStart w:id="3120" w:name="_Toc188334065"/>
      <w:bookmarkStart w:id="3121" w:name="_Toc188334111"/>
      <w:bookmarkStart w:id="3122" w:name="_Toc483857419"/>
      <w:r w:rsidRPr="000615A5">
        <w:t xml:space="preserve">Table </w:t>
      </w:r>
      <w:r w:rsidRPr="000615A5">
        <w:fldChar w:fldCharType="begin"/>
      </w:r>
      <w:r w:rsidRPr="000615A5">
        <w:instrText xml:space="preserve"> SEQ Table \* ARABIC </w:instrText>
      </w:r>
      <w:r w:rsidRPr="000615A5">
        <w:fldChar w:fldCharType="separate"/>
      </w:r>
      <w:r w:rsidR="00036893">
        <w:rPr>
          <w:noProof/>
        </w:rPr>
        <w:t>66</w:t>
      </w:r>
      <w:r w:rsidRPr="000615A5">
        <w:fldChar w:fldCharType="end"/>
      </w:r>
      <w:bookmarkEnd w:id="3119"/>
      <w:r w:rsidRPr="000615A5">
        <w:t xml:space="preserve"> – GET message with object ID is specified</w:t>
      </w:r>
      <w:bookmarkEnd w:id="3120"/>
      <w:bookmarkEnd w:id="3121"/>
      <w:bookmarkEnd w:id="3122"/>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82"/>
        <w:gridCol w:w="1618"/>
        <w:gridCol w:w="6040"/>
      </w:tblGrid>
      <w:tr w:rsidR="001F137E" w:rsidRPr="000615A5" w14:paraId="5D44243E" w14:textId="77777777" w:rsidTr="001F137E">
        <w:trPr>
          <w:cantSplit/>
        </w:trPr>
        <w:tc>
          <w:tcPr>
            <w:tcW w:w="3044" w:type="dxa"/>
            <w:gridSpan w:val="2"/>
            <w:tcBorders>
              <w:top w:val="single" w:sz="12" w:space="0" w:color="000000"/>
              <w:tl2br w:val="nil"/>
            </w:tcBorders>
            <w:shd w:val="clear" w:color="auto" w:fill="auto"/>
          </w:tcPr>
          <w:p w14:paraId="1FA9E6CF" w14:textId="77777777" w:rsidR="001F137E" w:rsidRPr="000615A5" w:rsidRDefault="001F137E" w:rsidP="0062490F">
            <w:pPr>
              <w:pStyle w:val="TABLE-col-heading"/>
            </w:pPr>
            <w:r w:rsidRPr="000615A5">
              <w:t>Access specification for attributes of objects that make up the noun</w:t>
            </w:r>
          </w:p>
        </w:tc>
        <w:tc>
          <w:tcPr>
            <w:tcW w:w="6242" w:type="dxa"/>
            <w:shd w:val="clear" w:color="auto" w:fill="auto"/>
          </w:tcPr>
          <w:p w14:paraId="54084B78" w14:textId="77777777" w:rsidR="001F137E" w:rsidRPr="000615A5" w:rsidRDefault="001F137E" w:rsidP="0062490F">
            <w:pPr>
              <w:pStyle w:val="TABLE-col-heading"/>
            </w:pPr>
            <w:r w:rsidRPr="000615A5">
              <w:t>Action for GET verb</w:t>
            </w:r>
          </w:p>
        </w:tc>
      </w:tr>
      <w:tr w:rsidR="001F137E" w:rsidRPr="000615A5" w14:paraId="4D13292D" w14:textId="77777777" w:rsidTr="001F137E">
        <w:trPr>
          <w:cantSplit/>
        </w:trPr>
        <w:tc>
          <w:tcPr>
            <w:tcW w:w="1398" w:type="dxa"/>
            <w:vMerge w:val="restart"/>
            <w:shd w:val="clear" w:color="auto" w:fill="auto"/>
          </w:tcPr>
          <w:p w14:paraId="1A2F3CB6" w14:textId="4C6033CE"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46" w:type="dxa"/>
            <w:shd w:val="clear" w:color="auto" w:fill="auto"/>
          </w:tcPr>
          <w:p w14:paraId="2138D1F5" w14:textId="77777777" w:rsidR="001F137E" w:rsidRPr="000615A5" w:rsidRDefault="001F137E" w:rsidP="0062490F">
            <w:pPr>
              <w:pStyle w:val="TABLE-cell"/>
            </w:pPr>
            <w:r w:rsidRPr="000615A5">
              <w:t>Property ID is not specified</w:t>
            </w:r>
          </w:p>
        </w:tc>
        <w:tc>
          <w:tcPr>
            <w:tcW w:w="6242" w:type="dxa"/>
            <w:shd w:val="clear" w:color="auto" w:fill="auto"/>
          </w:tcPr>
          <w:p w14:paraId="1BDB748E" w14:textId="21B0338A" w:rsidR="001F137E" w:rsidRPr="000615A5" w:rsidRDefault="001F137E" w:rsidP="0062490F">
            <w:pPr>
              <w:pStyle w:val="TABLE-cell"/>
            </w:pPr>
            <w:r w:rsidRPr="000615A5">
              <w:t xml:space="preserve">Defines a request that the receiver is to return, in a SHOW message, all attributes about the specified </w:t>
            </w:r>
            <w:r w:rsidRPr="000615A5">
              <w:rPr>
                <w:iCs/>
              </w:rPr>
              <w:t>objects</w:t>
            </w:r>
            <w:r w:rsidRPr="000615A5">
              <w:t xml:space="preserve">, all </w:t>
            </w:r>
            <w:r w:rsidR="00B16BF3">
              <w:t>properties</w:t>
            </w:r>
            <w:r w:rsidRPr="000615A5">
              <w:t xml:space="preserve"> and their attributes, and ID or IDs of the associated objects with the specified </w:t>
            </w:r>
            <w:r w:rsidRPr="000615A5">
              <w:rPr>
                <w:iCs/>
              </w:rPr>
              <w:t>object</w:t>
            </w:r>
            <w:r w:rsidRPr="000615A5">
              <w:t>.</w:t>
            </w:r>
          </w:p>
        </w:tc>
      </w:tr>
      <w:tr w:rsidR="001F137E" w:rsidRPr="000615A5" w14:paraId="2741AD94" w14:textId="77777777" w:rsidTr="001F137E">
        <w:trPr>
          <w:cantSplit/>
        </w:trPr>
        <w:tc>
          <w:tcPr>
            <w:tcW w:w="1398" w:type="dxa"/>
            <w:vMerge/>
            <w:shd w:val="clear" w:color="auto" w:fill="auto"/>
          </w:tcPr>
          <w:p w14:paraId="731F8906" w14:textId="77777777" w:rsidR="001F137E" w:rsidRPr="000615A5" w:rsidRDefault="001F137E" w:rsidP="0062490F">
            <w:pPr>
              <w:pStyle w:val="TABLE-cell"/>
            </w:pPr>
          </w:p>
        </w:tc>
        <w:tc>
          <w:tcPr>
            <w:tcW w:w="1646" w:type="dxa"/>
            <w:shd w:val="clear" w:color="auto" w:fill="auto"/>
          </w:tcPr>
          <w:p w14:paraId="1BD897AE" w14:textId="77777777" w:rsidR="001F137E" w:rsidRPr="000615A5" w:rsidRDefault="001F137E" w:rsidP="0062490F">
            <w:pPr>
              <w:pStyle w:val="TABLE-cell"/>
            </w:pPr>
            <w:r w:rsidRPr="000615A5">
              <w:t xml:space="preserve">Property IDs are specified </w:t>
            </w:r>
          </w:p>
        </w:tc>
        <w:tc>
          <w:tcPr>
            <w:tcW w:w="6242" w:type="dxa"/>
            <w:shd w:val="clear" w:color="auto" w:fill="auto"/>
          </w:tcPr>
          <w:p w14:paraId="5F3FA249" w14:textId="7FB5F677" w:rsidR="001F137E" w:rsidRPr="000615A5" w:rsidRDefault="001F137E" w:rsidP="0062490F">
            <w:pPr>
              <w:pStyle w:val="TABLE-cell"/>
            </w:pPr>
            <w:r w:rsidRPr="000615A5">
              <w:t xml:space="preserve">Defines a request that the receiver is to return, in a SHOW message, all attributes about the specified </w:t>
            </w:r>
            <w:r w:rsidRPr="000615A5">
              <w:rPr>
                <w:iCs/>
              </w:rPr>
              <w:t>objects</w:t>
            </w:r>
            <w:r w:rsidRPr="000615A5">
              <w:t xml:space="preserve">, all of the specified </w:t>
            </w:r>
            <w:r w:rsidR="00B16BF3">
              <w:t>properties</w:t>
            </w:r>
            <w:r w:rsidRPr="000615A5">
              <w:t xml:space="preserve">, and ID or IDs of the associated objects with the specified </w:t>
            </w:r>
            <w:r w:rsidRPr="000615A5">
              <w:rPr>
                <w:iCs/>
              </w:rPr>
              <w:t>object</w:t>
            </w:r>
            <w:r w:rsidRPr="000615A5">
              <w:t>.</w:t>
            </w:r>
          </w:p>
        </w:tc>
      </w:tr>
      <w:tr w:rsidR="001F137E" w:rsidRPr="000615A5" w14:paraId="1ED3FC32" w14:textId="77777777" w:rsidTr="001F137E">
        <w:trPr>
          <w:cantSplit/>
        </w:trPr>
        <w:tc>
          <w:tcPr>
            <w:tcW w:w="1398" w:type="dxa"/>
            <w:vMerge/>
            <w:shd w:val="clear" w:color="auto" w:fill="auto"/>
          </w:tcPr>
          <w:p w14:paraId="1DACBF30" w14:textId="77777777" w:rsidR="001F137E" w:rsidRPr="000615A5" w:rsidRDefault="001F137E" w:rsidP="0062490F">
            <w:pPr>
              <w:pStyle w:val="TABLE-cell"/>
            </w:pPr>
          </w:p>
        </w:tc>
        <w:tc>
          <w:tcPr>
            <w:tcW w:w="1646" w:type="dxa"/>
            <w:shd w:val="clear" w:color="auto" w:fill="auto"/>
          </w:tcPr>
          <w:p w14:paraId="072F65AA" w14:textId="77777777" w:rsidR="001F137E" w:rsidRPr="000615A5" w:rsidRDefault="001F137E" w:rsidP="0062490F">
            <w:pPr>
              <w:pStyle w:val="TABLE-cell"/>
            </w:pPr>
            <w:r w:rsidRPr="000615A5">
              <w:t>Property IDs and value are specified</w:t>
            </w:r>
          </w:p>
        </w:tc>
        <w:tc>
          <w:tcPr>
            <w:tcW w:w="6242" w:type="dxa"/>
            <w:shd w:val="clear" w:color="auto" w:fill="auto"/>
          </w:tcPr>
          <w:p w14:paraId="405BDA56" w14:textId="02BD426C" w:rsidR="001F137E" w:rsidRPr="000615A5" w:rsidRDefault="001F137E" w:rsidP="0062490F">
            <w:pPr>
              <w:pStyle w:val="TABLE-cell"/>
              <w:rPr>
                <w:rFonts w:eastAsia="MS PGothic"/>
              </w:rPr>
            </w:pPr>
            <w:r w:rsidRPr="000615A5">
              <w:t xml:space="preserve">Defines a request that the receiver is to return, in a SHOW message, all attributes about the specified </w:t>
            </w:r>
            <w:r w:rsidRPr="000615A5">
              <w:rPr>
                <w:iCs/>
              </w:rPr>
              <w:t>objects</w:t>
            </w:r>
            <w:r w:rsidRPr="000615A5">
              <w:t xml:space="preserve"> where the specified property </w:t>
            </w:r>
            <w:r w:rsidRPr="000615A5">
              <w:rPr>
                <w:iCs/>
              </w:rPr>
              <w:t>object</w:t>
            </w:r>
            <w:r w:rsidRPr="000615A5">
              <w:rPr>
                <w:i/>
                <w:iCs/>
              </w:rPr>
              <w:t xml:space="preserve"> </w:t>
            </w:r>
            <w:r w:rsidRPr="000615A5">
              <w:t xml:space="preserve">value matches the specified property value, all of the specified </w:t>
            </w:r>
            <w:r w:rsidR="00B16BF3">
              <w:t>properties</w:t>
            </w:r>
            <w:r w:rsidRPr="000615A5">
              <w:t xml:space="preserve">, and ID or IDs of the associated objects with the specified </w:t>
            </w:r>
            <w:r w:rsidRPr="000615A5">
              <w:rPr>
                <w:iCs/>
              </w:rPr>
              <w:t>object</w:t>
            </w:r>
            <w:r w:rsidRPr="000615A5">
              <w:t>.</w:t>
            </w:r>
          </w:p>
        </w:tc>
      </w:tr>
      <w:tr w:rsidR="001F137E" w:rsidRPr="000615A5" w14:paraId="4E93227E" w14:textId="77777777" w:rsidTr="001F137E">
        <w:trPr>
          <w:cantSplit/>
        </w:trPr>
        <w:tc>
          <w:tcPr>
            <w:tcW w:w="3044" w:type="dxa"/>
            <w:gridSpan w:val="2"/>
            <w:shd w:val="clear" w:color="auto" w:fill="auto"/>
          </w:tcPr>
          <w:p w14:paraId="457ED3AB" w14:textId="5D317C08"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42" w:type="dxa"/>
            <w:shd w:val="clear" w:color="auto" w:fill="auto"/>
          </w:tcPr>
          <w:p w14:paraId="2D8B283B" w14:textId="77777777" w:rsidR="001F137E" w:rsidRPr="000615A5" w:rsidRDefault="001F137E" w:rsidP="0062490F">
            <w:pPr>
              <w:pStyle w:val="TABLE-cell"/>
            </w:pPr>
            <w:r w:rsidRPr="000615A5">
              <w:t xml:space="preserve">Defines a request that the receiver is to return, in a SHOW message, all attributes and contained elements of the specified </w:t>
            </w:r>
            <w:r w:rsidRPr="000615A5">
              <w:rPr>
                <w:iCs/>
              </w:rPr>
              <w:t>object, I</w:t>
            </w:r>
            <w:r w:rsidRPr="000615A5">
              <w:t xml:space="preserve">Ds of the objects associated with the specified </w:t>
            </w:r>
            <w:r w:rsidRPr="000615A5">
              <w:rPr>
                <w:iCs/>
              </w:rPr>
              <w:t>objects.</w:t>
            </w:r>
          </w:p>
        </w:tc>
      </w:tr>
    </w:tbl>
    <w:p w14:paraId="7D9F2B6A" w14:textId="77777777" w:rsidR="001F137E" w:rsidRPr="000615A5" w:rsidRDefault="001F137E" w:rsidP="00DA2C42">
      <w:pPr>
        <w:pStyle w:val="NOTE"/>
      </w:pPr>
    </w:p>
    <w:p w14:paraId="5E517412" w14:textId="68B762F9" w:rsidR="001F137E" w:rsidRPr="000615A5" w:rsidRDefault="001F137E" w:rsidP="00DA2C42">
      <w:pPr>
        <w:pStyle w:val="TABLE-title"/>
        <w:rPr>
          <w:sz w:val="18"/>
          <w:szCs w:val="18"/>
        </w:rPr>
      </w:pPr>
      <w:bookmarkStart w:id="3123" w:name="_Toc188334066"/>
      <w:bookmarkStart w:id="3124" w:name="_Toc188334112"/>
      <w:bookmarkStart w:id="3125" w:name="_Toc483857420"/>
      <w:r w:rsidRPr="000615A5">
        <w:t xml:space="preserve">Table </w:t>
      </w:r>
      <w:r w:rsidRPr="000615A5">
        <w:fldChar w:fldCharType="begin"/>
      </w:r>
      <w:r w:rsidRPr="000615A5">
        <w:instrText xml:space="preserve"> SEQ Table \* ARABIC </w:instrText>
      </w:r>
      <w:r w:rsidRPr="000615A5">
        <w:fldChar w:fldCharType="separate"/>
      </w:r>
      <w:r w:rsidR="00036893">
        <w:rPr>
          <w:noProof/>
        </w:rPr>
        <w:t>67</w:t>
      </w:r>
      <w:r w:rsidRPr="000615A5">
        <w:fldChar w:fldCharType="end"/>
      </w:r>
      <w:r w:rsidRPr="000615A5">
        <w:t xml:space="preserve"> </w:t>
      </w:r>
      <w:r w:rsidR="00D76A65">
        <w:t>–</w:t>
      </w:r>
      <w:r w:rsidRPr="000615A5">
        <w:t xml:space="preserve"> GET</w:t>
      </w:r>
      <w:r w:rsidR="00D76A65">
        <w:t xml:space="preserve"> </w:t>
      </w:r>
      <w:r w:rsidRPr="000615A5">
        <w:t>message with wildcard in object ID</w:t>
      </w:r>
      <w:bookmarkEnd w:id="3123"/>
      <w:bookmarkEnd w:id="3124"/>
      <w:bookmarkEnd w:id="3125"/>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65"/>
        <w:gridCol w:w="1596"/>
        <w:gridCol w:w="6079"/>
      </w:tblGrid>
      <w:tr w:rsidR="001F137E" w:rsidRPr="000615A5" w14:paraId="62225924" w14:textId="77777777" w:rsidTr="001F137E">
        <w:trPr>
          <w:cantSplit/>
        </w:trPr>
        <w:tc>
          <w:tcPr>
            <w:tcW w:w="3003" w:type="dxa"/>
            <w:gridSpan w:val="2"/>
            <w:shd w:val="clear" w:color="auto" w:fill="auto"/>
          </w:tcPr>
          <w:p w14:paraId="75DECC66" w14:textId="77777777" w:rsidR="001F137E" w:rsidRPr="000615A5" w:rsidRDefault="001F137E" w:rsidP="0062490F">
            <w:pPr>
              <w:pStyle w:val="TABLE-col-heading"/>
            </w:pPr>
            <w:r w:rsidRPr="000615A5">
              <w:t>Access specification for attributes of objects that make up the noun</w:t>
            </w:r>
          </w:p>
        </w:tc>
        <w:tc>
          <w:tcPr>
            <w:tcW w:w="6283" w:type="dxa"/>
            <w:shd w:val="clear" w:color="auto" w:fill="auto"/>
          </w:tcPr>
          <w:p w14:paraId="7F545A8A" w14:textId="77777777" w:rsidR="001F137E" w:rsidRPr="000615A5" w:rsidRDefault="001F137E" w:rsidP="0062490F">
            <w:pPr>
              <w:pStyle w:val="TABLE-col-heading"/>
            </w:pPr>
            <w:r w:rsidRPr="000615A5">
              <w:t>Action for GET verb</w:t>
            </w:r>
          </w:p>
        </w:tc>
      </w:tr>
      <w:tr w:rsidR="001F137E" w:rsidRPr="000615A5" w14:paraId="5FE31BC3" w14:textId="77777777" w:rsidTr="001F137E">
        <w:trPr>
          <w:cantSplit/>
        </w:trPr>
        <w:tc>
          <w:tcPr>
            <w:tcW w:w="1379" w:type="dxa"/>
            <w:vMerge w:val="restart"/>
            <w:shd w:val="clear" w:color="auto" w:fill="auto"/>
          </w:tcPr>
          <w:p w14:paraId="5AC2A167" w14:textId="4E701E37"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24" w:type="dxa"/>
            <w:shd w:val="clear" w:color="auto" w:fill="auto"/>
          </w:tcPr>
          <w:p w14:paraId="77B6D8C3" w14:textId="77777777" w:rsidR="001F137E" w:rsidRPr="000615A5" w:rsidRDefault="001F137E" w:rsidP="0062490F">
            <w:pPr>
              <w:pStyle w:val="TABLE-cell"/>
            </w:pPr>
            <w:r w:rsidRPr="000615A5">
              <w:t>Property ID is not specified</w:t>
            </w:r>
          </w:p>
        </w:tc>
        <w:tc>
          <w:tcPr>
            <w:tcW w:w="6283" w:type="dxa"/>
            <w:shd w:val="clear" w:color="auto" w:fill="auto"/>
          </w:tcPr>
          <w:p w14:paraId="3CA6A3B5" w14:textId="3E43FF9E" w:rsidR="001F137E" w:rsidRPr="000615A5" w:rsidRDefault="001F137E" w:rsidP="0062490F">
            <w:pPr>
              <w:pStyle w:val="TABLE-cell"/>
              <w:rPr>
                <w:szCs w:val="16"/>
                <w:lang w:eastAsia="ja-JP"/>
              </w:rPr>
            </w:pPr>
            <w:r w:rsidRPr="000615A5">
              <w:t xml:space="preserve">Defines a request that the receiver is to return, in a SHOW message, all attributes and properties about the objects that match the </w:t>
            </w:r>
            <w:r w:rsidRPr="000615A5">
              <w:rPr>
                <w:lang w:eastAsia="ja-JP"/>
              </w:rPr>
              <w:t>object</w:t>
            </w:r>
            <w:r w:rsidRPr="000615A5">
              <w:t xml:space="preserve"> wildcard, all of the specified </w:t>
            </w:r>
            <w:r w:rsidR="00B16BF3">
              <w:t>properties</w:t>
            </w:r>
            <w:r w:rsidRPr="000615A5">
              <w:t>, and ID or IDs of the associated objects with the objects.</w:t>
            </w:r>
          </w:p>
        </w:tc>
      </w:tr>
      <w:tr w:rsidR="001F137E" w:rsidRPr="000615A5" w14:paraId="3DB24236" w14:textId="77777777" w:rsidTr="001F137E">
        <w:trPr>
          <w:cantSplit/>
        </w:trPr>
        <w:tc>
          <w:tcPr>
            <w:tcW w:w="1379" w:type="dxa"/>
            <w:vMerge/>
            <w:shd w:val="clear" w:color="auto" w:fill="auto"/>
          </w:tcPr>
          <w:p w14:paraId="26ACECD8" w14:textId="77777777" w:rsidR="001F137E" w:rsidRPr="000615A5" w:rsidRDefault="001F137E" w:rsidP="0062490F">
            <w:pPr>
              <w:pStyle w:val="TABLE-cell"/>
            </w:pPr>
          </w:p>
        </w:tc>
        <w:tc>
          <w:tcPr>
            <w:tcW w:w="1624" w:type="dxa"/>
            <w:shd w:val="clear" w:color="auto" w:fill="auto"/>
          </w:tcPr>
          <w:p w14:paraId="5306EE9D" w14:textId="77777777" w:rsidR="001F137E" w:rsidRPr="000615A5" w:rsidRDefault="001F137E" w:rsidP="0062490F">
            <w:pPr>
              <w:pStyle w:val="TABLE-cell"/>
            </w:pPr>
            <w:r w:rsidRPr="000615A5">
              <w:t>Wildcard is specified as Property ID</w:t>
            </w:r>
          </w:p>
        </w:tc>
        <w:tc>
          <w:tcPr>
            <w:tcW w:w="6283" w:type="dxa"/>
            <w:shd w:val="clear" w:color="auto" w:fill="auto"/>
          </w:tcPr>
          <w:p w14:paraId="4BFCD633" w14:textId="51B22FDB" w:rsidR="001F137E" w:rsidRPr="000615A5" w:rsidRDefault="001F137E" w:rsidP="0062490F">
            <w:pPr>
              <w:pStyle w:val="TABLE-cell"/>
            </w:pPr>
            <w:r w:rsidRPr="000615A5">
              <w:t xml:space="preserve">Defines a request that the receiver is to return, in a SHOW message, all attributes of the objects that match the </w:t>
            </w:r>
            <w:r w:rsidRPr="000615A5">
              <w:rPr>
                <w:lang w:eastAsia="ja-JP"/>
              </w:rPr>
              <w:t>object</w:t>
            </w:r>
            <w:r w:rsidRPr="000615A5">
              <w:t xml:space="preserve"> wildcard, and for each object return all </w:t>
            </w:r>
            <w:r w:rsidR="00B16BF3">
              <w:t>properties</w:t>
            </w:r>
            <w:r w:rsidRPr="000615A5">
              <w:t xml:space="preserve"> that match the property wildcards, and ID or IDs of the associated objects with the objects.</w:t>
            </w:r>
          </w:p>
        </w:tc>
      </w:tr>
      <w:tr w:rsidR="001F137E" w:rsidRPr="000615A5" w14:paraId="748C4953" w14:textId="77777777" w:rsidTr="001F137E">
        <w:trPr>
          <w:cantSplit/>
        </w:trPr>
        <w:tc>
          <w:tcPr>
            <w:tcW w:w="3003" w:type="dxa"/>
            <w:gridSpan w:val="2"/>
            <w:shd w:val="clear" w:color="auto" w:fill="auto"/>
          </w:tcPr>
          <w:p w14:paraId="7AA2E9BB" w14:textId="070AC592"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83" w:type="dxa"/>
            <w:shd w:val="clear" w:color="auto" w:fill="auto"/>
          </w:tcPr>
          <w:p w14:paraId="56ED9C26" w14:textId="77777777" w:rsidR="001F137E" w:rsidRPr="000615A5" w:rsidRDefault="001F137E" w:rsidP="0062490F">
            <w:pPr>
              <w:pStyle w:val="TABLE-cell"/>
              <w:rPr>
                <w:rFonts w:eastAsia="MS PGothic"/>
              </w:rPr>
            </w:pPr>
            <w:r w:rsidRPr="000615A5">
              <w:t xml:space="preserve">Defines a request that the receiver is to return, in a SHOW message, all attributes and contained elements of all objects identified by the </w:t>
            </w:r>
            <w:r w:rsidRPr="000615A5">
              <w:rPr>
                <w:lang w:eastAsia="ja-JP"/>
              </w:rPr>
              <w:t>object</w:t>
            </w:r>
            <w:r w:rsidRPr="000615A5">
              <w:t xml:space="preserve"> wildcard, IDs of the objects associated with the objects.</w:t>
            </w:r>
          </w:p>
        </w:tc>
      </w:tr>
    </w:tbl>
    <w:p w14:paraId="44E5E818" w14:textId="77777777" w:rsidR="001F137E" w:rsidRPr="000615A5" w:rsidRDefault="001F137E" w:rsidP="00DA2C42">
      <w:pPr>
        <w:pStyle w:val="NOTE"/>
      </w:pPr>
    </w:p>
    <w:p w14:paraId="4305ACC5" w14:textId="1D679F88" w:rsidR="001F137E" w:rsidRPr="000615A5" w:rsidRDefault="001F137E" w:rsidP="00DA2C42">
      <w:pPr>
        <w:pStyle w:val="TABLE-title"/>
        <w:rPr>
          <w:sz w:val="18"/>
          <w:szCs w:val="18"/>
        </w:rPr>
      </w:pPr>
      <w:bookmarkStart w:id="3126" w:name="_Toc188334067"/>
      <w:bookmarkStart w:id="3127" w:name="_Toc188334113"/>
      <w:bookmarkStart w:id="3128" w:name="_Toc483857421"/>
      <w:r w:rsidRPr="000615A5">
        <w:lastRenderedPageBreak/>
        <w:t xml:space="preserve">Table </w:t>
      </w:r>
      <w:r w:rsidRPr="000615A5">
        <w:fldChar w:fldCharType="begin"/>
      </w:r>
      <w:r w:rsidRPr="000615A5">
        <w:instrText xml:space="preserve"> SEQ Table \* ARABIC </w:instrText>
      </w:r>
      <w:r w:rsidRPr="000615A5">
        <w:fldChar w:fldCharType="separate"/>
      </w:r>
      <w:r w:rsidR="00036893">
        <w:rPr>
          <w:noProof/>
        </w:rPr>
        <w:t>68</w:t>
      </w:r>
      <w:r w:rsidRPr="000615A5">
        <w:fldChar w:fldCharType="end"/>
      </w:r>
      <w:r w:rsidRPr="000615A5">
        <w:t xml:space="preserve"> </w:t>
      </w:r>
      <w:r w:rsidR="00D76A65">
        <w:t>–</w:t>
      </w:r>
      <w:r w:rsidRPr="000615A5">
        <w:t xml:space="preserve"> GET</w:t>
      </w:r>
      <w:r w:rsidR="00D76A65">
        <w:t xml:space="preserve"> </w:t>
      </w:r>
      <w:r w:rsidRPr="000615A5">
        <w:t>message with no object ID specified</w:t>
      </w:r>
      <w:bookmarkEnd w:id="3126"/>
      <w:bookmarkEnd w:id="3127"/>
      <w:bookmarkEnd w:id="3128"/>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2968"/>
        <w:gridCol w:w="6072"/>
      </w:tblGrid>
      <w:tr w:rsidR="001F137E" w:rsidRPr="000615A5" w14:paraId="380CF316" w14:textId="77777777" w:rsidTr="001F137E">
        <w:trPr>
          <w:cantSplit/>
        </w:trPr>
        <w:tc>
          <w:tcPr>
            <w:tcW w:w="3029" w:type="dxa"/>
            <w:shd w:val="clear" w:color="auto" w:fill="auto"/>
          </w:tcPr>
          <w:p w14:paraId="4BC1E96B" w14:textId="77777777" w:rsidR="001F137E" w:rsidRPr="000615A5" w:rsidRDefault="001F137E" w:rsidP="0062490F">
            <w:pPr>
              <w:pStyle w:val="TABLE-col-heading"/>
            </w:pPr>
            <w:r w:rsidRPr="000615A5">
              <w:t>Access specification for attributes of objects that make up the noun</w:t>
            </w:r>
          </w:p>
        </w:tc>
        <w:tc>
          <w:tcPr>
            <w:tcW w:w="6257" w:type="dxa"/>
            <w:shd w:val="clear" w:color="auto" w:fill="auto"/>
          </w:tcPr>
          <w:p w14:paraId="69247E44" w14:textId="77777777" w:rsidR="001F137E" w:rsidRPr="000615A5" w:rsidRDefault="001F137E" w:rsidP="0062490F">
            <w:pPr>
              <w:pStyle w:val="TABLE-col-heading"/>
            </w:pPr>
            <w:r w:rsidRPr="000615A5">
              <w:t>Action for GET verb</w:t>
            </w:r>
          </w:p>
        </w:tc>
      </w:tr>
      <w:tr w:rsidR="001F137E" w:rsidRPr="000615A5" w14:paraId="485753CA" w14:textId="77777777" w:rsidTr="001F137E">
        <w:trPr>
          <w:cantSplit/>
        </w:trPr>
        <w:tc>
          <w:tcPr>
            <w:tcW w:w="3029" w:type="dxa"/>
            <w:shd w:val="clear" w:color="auto" w:fill="auto"/>
          </w:tcPr>
          <w:p w14:paraId="63D65A8C" w14:textId="77777777" w:rsidR="001F137E" w:rsidRPr="000615A5" w:rsidRDefault="001F137E" w:rsidP="0062490F">
            <w:pPr>
              <w:pStyle w:val="TABLE-cell"/>
            </w:pPr>
            <w:r w:rsidRPr="000615A5">
              <w:t>&lt;null&gt;</w:t>
            </w:r>
          </w:p>
        </w:tc>
        <w:tc>
          <w:tcPr>
            <w:tcW w:w="6257" w:type="dxa"/>
            <w:shd w:val="clear" w:color="auto" w:fill="auto"/>
          </w:tcPr>
          <w:p w14:paraId="315C989C" w14:textId="77777777" w:rsidR="001F137E" w:rsidRPr="000615A5" w:rsidRDefault="001F137E" w:rsidP="0062490F">
            <w:pPr>
              <w:pStyle w:val="TABLE-cell"/>
            </w:pPr>
            <w:r w:rsidRPr="000615A5">
              <w:t>Defines a request that the receiver is to return, in a SHOW message, all attributes and contained elements of all objects.</w:t>
            </w:r>
          </w:p>
        </w:tc>
      </w:tr>
    </w:tbl>
    <w:p w14:paraId="59365249" w14:textId="77777777" w:rsidR="001F137E" w:rsidRPr="000615A5" w:rsidRDefault="001F137E" w:rsidP="00DA2C42">
      <w:pPr>
        <w:pStyle w:val="NOTE"/>
      </w:pPr>
    </w:p>
    <w:p w14:paraId="13FF958F" w14:textId="2ECC1A98" w:rsidR="001F137E" w:rsidRPr="000615A5" w:rsidRDefault="001F137E" w:rsidP="0062490F">
      <w:pPr>
        <w:pStyle w:val="ANNEX-heading1"/>
      </w:pPr>
      <w:bookmarkStart w:id="3129" w:name="_Toc507945011"/>
      <w:r w:rsidRPr="000615A5">
        <w:t>Actions for PROCESS verb</w:t>
      </w:r>
      <w:bookmarkEnd w:id="3129"/>
    </w:p>
    <w:p w14:paraId="4F195D06" w14:textId="719C1D75" w:rsidR="001F137E" w:rsidRPr="000615A5" w:rsidRDefault="001F137E" w:rsidP="0062490F">
      <w:pPr>
        <w:pStyle w:val="PARAGRAPH"/>
      </w:pPr>
      <w:r w:rsidRPr="000615A5">
        <w:t xml:space="preserve">The general pattern for the actions taken on a PROCESS message when an Object ID is specified are defined in </w:t>
      </w:r>
      <w:r w:rsidRPr="000615A5">
        <w:fldChar w:fldCharType="begin"/>
      </w:r>
      <w:r w:rsidRPr="000615A5">
        <w:instrText xml:space="preserve"> REF _Ref188537788 </w:instrText>
      </w:r>
      <w:r w:rsidRPr="000615A5">
        <w:fldChar w:fldCharType="separate"/>
      </w:r>
      <w:r w:rsidR="00036893" w:rsidRPr="000615A5">
        <w:t xml:space="preserve">Table </w:t>
      </w:r>
      <w:r w:rsidR="00036893">
        <w:rPr>
          <w:noProof/>
        </w:rPr>
        <w:t>69</w:t>
      </w:r>
      <w:r w:rsidRPr="000615A5">
        <w:fldChar w:fldCharType="end"/>
      </w:r>
      <w:r w:rsidRPr="000615A5">
        <w:t>.</w:t>
      </w:r>
    </w:p>
    <w:p w14:paraId="1B12935D" w14:textId="0D230532" w:rsidR="001F137E" w:rsidRPr="000615A5" w:rsidRDefault="001F137E" w:rsidP="00DA2C42">
      <w:pPr>
        <w:pStyle w:val="TABLE-title"/>
        <w:rPr>
          <w:sz w:val="18"/>
          <w:szCs w:val="18"/>
        </w:rPr>
      </w:pPr>
      <w:bookmarkStart w:id="3130" w:name="_Ref188537788"/>
      <w:bookmarkStart w:id="3131" w:name="_Toc188334068"/>
      <w:bookmarkStart w:id="3132" w:name="_Toc188334114"/>
      <w:bookmarkStart w:id="3133" w:name="_Toc483857422"/>
      <w:r w:rsidRPr="000615A5">
        <w:t xml:space="preserve">Table </w:t>
      </w:r>
      <w:r w:rsidRPr="000615A5">
        <w:fldChar w:fldCharType="begin"/>
      </w:r>
      <w:r w:rsidRPr="000615A5">
        <w:instrText xml:space="preserve"> SEQ Table \* ARABIC </w:instrText>
      </w:r>
      <w:r w:rsidRPr="000615A5">
        <w:fldChar w:fldCharType="separate"/>
      </w:r>
      <w:r w:rsidR="00036893">
        <w:rPr>
          <w:noProof/>
        </w:rPr>
        <w:t>69</w:t>
      </w:r>
      <w:r w:rsidRPr="000615A5">
        <w:fldChar w:fldCharType="end"/>
      </w:r>
      <w:bookmarkEnd w:id="3130"/>
      <w:r w:rsidRPr="000615A5">
        <w:t xml:space="preserve"> </w:t>
      </w:r>
      <w:r w:rsidR="00D76A65">
        <w:t>–</w:t>
      </w:r>
      <w:r w:rsidRPr="000615A5">
        <w:t xml:space="preserve"> PROCESS</w:t>
      </w:r>
      <w:r w:rsidR="00D76A65">
        <w:t xml:space="preserve"> </w:t>
      </w:r>
      <w:r w:rsidRPr="000615A5">
        <w:t>message with Object ID specified</w:t>
      </w:r>
      <w:bookmarkEnd w:id="3131"/>
      <w:bookmarkEnd w:id="3132"/>
      <w:bookmarkEnd w:id="3133"/>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41"/>
        <w:gridCol w:w="1587"/>
        <w:gridCol w:w="6112"/>
      </w:tblGrid>
      <w:tr w:rsidR="001F137E" w:rsidRPr="000615A5" w14:paraId="4AD80CAE" w14:textId="77777777" w:rsidTr="001F137E">
        <w:trPr>
          <w:cantSplit/>
        </w:trPr>
        <w:tc>
          <w:tcPr>
            <w:tcW w:w="2972" w:type="dxa"/>
            <w:gridSpan w:val="2"/>
            <w:shd w:val="clear" w:color="auto" w:fill="auto"/>
          </w:tcPr>
          <w:p w14:paraId="32AC04A4" w14:textId="77777777" w:rsidR="001F137E" w:rsidRPr="000615A5" w:rsidRDefault="001F137E" w:rsidP="0062490F">
            <w:pPr>
              <w:pStyle w:val="TABLE-col-heading"/>
            </w:pPr>
            <w:r w:rsidRPr="000615A5">
              <w:t>Access specification for attributes of objects that make up the noun</w:t>
            </w:r>
          </w:p>
        </w:tc>
        <w:tc>
          <w:tcPr>
            <w:tcW w:w="6314" w:type="dxa"/>
            <w:shd w:val="clear" w:color="auto" w:fill="auto"/>
          </w:tcPr>
          <w:p w14:paraId="0C3AE7B7" w14:textId="77777777" w:rsidR="001F137E" w:rsidRPr="000615A5" w:rsidRDefault="001F137E" w:rsidP="0062490F">
            <w:pPr>
              <w:pStyle w:val="TABLE-col-heading"/>
            </w:pPr>
            <w:r w:rsidRPr="000615A5">
              <w:t>Action for PROCESS verb</w:t>
            </w:r>
          </w:p>
        </w:tc>
      </w:tr>
      <w:tr w:rsidR="001F137E" w:rsidRPr="000615A5" w14:paraId="10B12D48" w14:textId="77777777" w:rsidTr="001F137E">
        <w:trPr>
          <w:cantSplit/>
        </w:trPr>
        <w:tc>
          <w:tcPr>
            <w:tcW w:w="1355" w:type="dxa"/>
            <w:vMerge w:val="restart"/>
            <w:shd w:val="clear" w:color="auto" w:fill="auto"/>
          </w:tcPr>
          <w:p w14:paraId="5D6B47B3" w14:textId="434A3600"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17" w:type="dxa"/>
            <w:shd w:val="clear" w:color="auto" w:fill="auto"/>
          </w:tcPr>
          <w:p w14:paraId="77AA8BB8" w14:textId="77777777" w:rsidR="001F137E" w:rsidRPr="000615A5" w:rsidRDefault="001F137E" w:rsidP="0062490F">
            <w:pPr>
              <w:pStyle w:val="TABLE-cell"/>
            </w:pPr>
            <w:r w:rsidRPr="000615A5">
              <w:t>Property ID is not specified</w:t>
            </w:r>
          </w:p>
        </w:tc>
        <w:tc>
          <w:tcPr>
            <w:tcW w:w="6314" w:type="dxa"/>
            <w:shd w:val="clear" w:color="auto" w:fill="auto"/>
          </w:tcPr>
          <w:p w14:paraId="64BF0F0C" w14:textId="77777777" w:rsidR="001F137E" w:rsidRPr="000615A5" w:rsidRDefault="001F137E" w:rsidP="0062490F">
            <w:pPr>
              <w:pStyle w:val="TABLE-cell"/>
            </w:pPr>
            <w:r w:rsidRPr="000615A5">
              <w:t xml:space="preserve">Defines a request that the receiver is to add the specified </w:t>
            </w:r>
            <w:r w:rsidRPr="000615A5">
              <w:rPr>
                <w:iCs/>
              </w:rPr>
              <w:t>objects</w:t>
            </w:r>
            <w:r w:rsidRPr="000615A5">
              <w:t xml:space="preserve">. The message defines suggested IDs for the specified </w:t>
            </w:r>
            <w:r w:rsidRPr="000615A5">
              <w:rPr>
                <w:iCs/>
              </w:rPr>
              <w:t>objects</w:t>
            </w:r>
            <w:r w:rsidRPr="000615A5">
              <w:t xml:space="preserve">. The receiver adds the specified </w:t>
            </w:r>
            <w:r w:rsidRPr="000615A5">
              <w:rPr>
                <w:iCs/>
              </w:rPr>
              <w:t>objects</w:t>
            </w:r>
            <w:r w:rsidRPr="000615A5">
              <w:rPr>
                <w:i/>
                <w:iCs/>
              </w:rPr>
              <w:t xml:space="preserve"> </w:t>
            </w:r>
            <w:r w:rsidRPr="000615A5">
              <w:t>and assigns IDs.  The assigned IDs are returned in the ACKNOWLEDGE message.</w:t>
            </w:r>
          </w:p>
        </w:tc>
      </w:tr>
      <w:tr w:rsidR="001F137E" w:rsidRPr="000615A5" w14:paraId="7A51BD2B" w14:textId="77777777" w:rsidTr="001F137E">
        <w:trPr>
          <w:cantSplit/>
        </w:trPr>
        <w:tc>
          <w:tcPr>
            <w:tcW w:w="1355" w:type="dxa"/>
            <w:vMerge/>
            <w:shd w:val="clear" w:color="auto" w:fill="auto"/>
          </w:tcPr>
          <w:p w14:paraId="7822E889" w14:textId="77777777" w:rsidR="001F137E" w:rsidRPr="000615A5" w:rsidRDefault="001F137E" w:rsidP="0062490F">
            <w:pPr>
              <w:pStyle w:val="TABLE-cell"/>
            </w:pPr>
          </w:p>
        </w:tc>
        <w:tc>
          <w:tcPr>
            <w:tcW w:w="1617" w:type="dxa"/>
            <w:shd w:val="clear" w:color="auto" w:fill="auto"/>
          </w:tcPr>
          <w:p w14:paraId="6E3FD79D" w14:textId="77777777" w:rsidR="001F137E" w:rsidRPr="000615A5" w:rsidRDefault="001F137E" w:rsidP="0062490F">
            <w:pPr>
              <w:pStyle w:val="TABLE-cell"/>
            </w:pPr>
            <w:r w:rsidRPr="000615A5">
              <w:t xml:space="preserve">Property IDs are specified </w:t>
            </w:r>
          </w:p>
        </w:tc>
        <w:tc>
          <w:tcPr>
            <w:tcW w:w="6314" w:type="dxa"/>
            <w:shd w:val="clear" w:color="auto" w:fill="auto"/>
          </w:tcPr>
          <w:p w14:paraId="223F8804" w14:textId="11066E2D" w:rsidR="001F137E" w:rsidRPr="000615A5" w:rsidRDefault="001F137E" w:rsidP="0062490F">
            <w:pPr>
              <w:pStyle w:val="TABLE-cell"/>
            </w:pPr>
            <w:r w:rsidRPr="000615A5">
              <w:t xml:space="preserve">Defines a request that the receiver is to add the specified </w:t>
            </w:r>
            <w:r w:rsidRPr="000615A5">
              <w:rPr>
                <w:iCs/>
              </w:rPr>
              <w:t>objects</w:t>
            </w:r>
            <w:r w:rsidRPr="000615A5">
              <w:t xml:space="preserve">. The message defines suggested IDs for the specified </w:t>
            </w:r>
            <w:r w:rsidRPr="000615A5">
              <w:rPr>
                <w:iCs/>
              </w:rPr>
              <w:t>objects</w:t>
            </w:r>
            <w:r w:rsidRPr="000615A5">
              <w:rPr>
                <w:i/>
                <w:iCs/>
              </w:rPr>
              <w:t xml:space="preserve"> </w:t>
            </w:r>
            <w:r w:rsidRPr="000615A5">
              <w:t xml:space="preserve">and </w:t>
            </w:r>
            <w:r w:rsidR="00B16BF3">
              <w:t>properties</w:t>
            </w:r>
            <w:r w:rsidRPr="000615A5">
              <w:t xml:space="preserve">. The receiver adds the specified </w:t>
            </w:r>
            <w:r w:rsidRPr="000615A5">
              <w:rPr>
                <w:iCs/>
              </w:rPr>
              <w:t>objects</w:t>
            </w:r>
            <w:r w:rsidRPr="000615A5">
              <w:rPr>
                <w:i/>
                <w:iCs/>
              </w:rPr>
              <w:t xml:space="preserve"> </w:t>
            </w:r>
            <w:r w:rsidRPr="000615A5">
              <w:t>and properties and assigns IDs.  The assigned IDs are returned in the ACKNOWLEDGE message.</w:t>
            </w:r>
          </w:p>
        </w:tc>
      </w:tr>
      <w:tr w:rsidR="001F137E" w:rsidRPr="000615A5" w14:paraId="1AB15198" w14:textId="77777777" w:rsidTr="001F137E">
        <w:trPr>
          <w:cantSplit/>
        </w:trPr>
        <w:tc>
          <w:tcPr>
            <w:tcW w:w="1355" w:type="dxa"/>
            <w:vMerge/>
            <w:shd w:val="clear" w:color="auto" w:fill="auto"/>
          </w:tcPr>
          <w:p w14:paraId="2CD311E9" w14:textId="77777777" w:rsidR="001F137E" w:rsidRPr="000615A5" w:rsidRDefault="001F137E" w:rsidP="0062490F">
            <w:pPr>
              <w:pStyle w:val="TABLE-cell"/>
            </w:pPr>
          </w:p>
        </w:tc>
        <w:tc>
          <w:tcPr>
            <w:tcW w:w="1617" w:type="dxa"/>
            <w:shd w:val="clear" w:color="auto" w:fill="auto"/>
          </w:tcPr>
          <w:p w14:paraId="3862D1B7" w14:textId="77777777" w:rsidR="001F137E" w:rsidRPr="000615A5" w:rsidRDefault="001F137E" w:rsidP="0062490F">
            <w:pPr>
              <w:pStyle w:val="TABLE-cell"/>
            </w:pPr>
            <w:r w:rsidRPr="000615A5">
              <w:t>Property IDs and value are specified</w:t>
            </w:r>
          </w:p>
        </w:tc>
        <w:tc>
          <w:tcPr>
            <w:tcW w:w="6314" w:type="dxa"/>
            <w:shd w:val="clear" w:color="auto" w:fill="auto"/>
          </w:tcPr>
          <w:p w14:paraId="42142A8E" w14:textId="055003CA" w:rsidR="001F137E" w:rsidRPr="000615A5" w:rsidRDefault="001F137E" w:rsidP="0062490F">
            <w:pPr>
              <w:pStyle w:val="TABLE-cell"/>
              <w:rPr>
                <w:rFonts w:eastAsia="MS PGothic"/>
              </w:rPr>
            </w:pPr>
            <w:r w:rsidRPr="000615A5">
              <w:rPr>
                <w:rFonts w:eastAsia="MS PGothic"/>
              </w:rPr>
              <w:t xml:space="preserve">Defines a request that the receiver is to add the </w:t>
            </w:r>
            <w:r w:rsidRPr="000615A5">
              <w:t xml:space="preserve">specified </w:t>
            </w:r>
            <w:r w:rsidRPr="000615A5">
              <w:rPr>
                <w:iCs/>
              </w:rPr>
              <w:t>objects</w:t>
            </w:r>
            <w:r w:rsidRPr="000615A5">
              <w:rPr>
                <w:rFonts w:eastAsia="MS PGothic"/>
              </w:rPr>
              <w:t xml:space="preserve">. The message defines suggested IDs for the </w:t>
            </w:r>
            <w:r w:rsidRPr="000615A5">
              <w:t xml:space="preserve">specified </w:t>
            </w:r>
            <w:r w:rsidRPr="000615A5">
              <w:rPr>
                <w:iCs/>
              </w:rPr>
              <w:t>objects</w:t>
            </w:r>
            <w:r w:rsidRPr="000615A5">
              <w:rPr>
                <w:i/>
                <w:iCs/>
              </w:rPr>
              <w:t xml:space="preserve"> </w:t>
            </w:r>
            <w:r w:rsidRPr="000615A5">
              <w:rPr>
                <w:rFonts w:eastAsia="MS PGothic"/>
              </w:rPr>
              <w:t xml:space="preserve">and </w:t>
            </w:r>
            <w:r w:rsidR="00B16BF3">
              <w:rPr>
                <w:rFonts w:eastAsia="MS PGothic"/>
              </w:rPr>
              <w:t>properties</w:t>
            </w:r>
            <w:r w:rsidRPr="000615A5">
              <w:rPr>
                <w:rFonts w:eastAsia="MS PGothic"/>
              </w:rPr>
              <w:t xml:space="preserve">, and values for the properties. The receiver adds the </w:t>
            </w:r>
            <w:r w:rsidRPr="000615A5">
              <w:t xml:space="preserve">specified </w:t>
            </w:r>
            <w:r w:rsidRPr="000615A5">
              <w:rPr>
                <w:iCs/>
              </w:rPr>
              <w:t>objects</w:t>
            </w:r>
            <w:r w:rsidRPr="000615A5">
              <w:rPr>
                <w:i/>
                <w:iCs/>
              </w:rPr>
              <w:t xml:space="preserve"> </w:t>
            </w:r>
            <w:r w:rsidRPr="000615A5">
              <w:rPr>
                <w:rFonts w:eastAsia="MS PGothic"/>
              </w:rPr>
              <w:t xml:space="preserve">and </w:t>
            </w:r>
            <w:r w:rsidR="00B16BF3">
              <w:rPr>
                <w:rFonts w:eastAsia="MS PGothic"/>
              </w:rPr>
              <w:t>properties</w:t>
            </w:r>
            <w:r w:rsidRPr="000615A5">
              <w:rPr>
                <w:rFonts w:eastAsia="MS PGothic"/>
              </w:rPr>
              <w:t xml:space="preserve"> and assigns IDs.  The assigned IDs are returned in the ACKNOWLEDGE message.</w:t>
            </w:r>
          </w:p>
        </w:tc>
      </w:tr>
      <w:tr w:rsidR="001F137E" w:rsidRPr="000615A5" w14:paraId="6F35C478" w14:textId="77777777" w:rsidTr="001F137E">
        <w:trPr>
          <w:cantSplit/>
        </w:trPr>
        <w:tc>
          <w:tcPr>
            <w:tcW w:w="2972" w:type="dxa"/>
            <w:gridSpan w:val="2"/>
            <w:shd w:val="clear" w:color="auto" w:fill="auto"/>
          </w:tcPr>
          <w:p w14:paraId="1F93FD0D" w14:textId="58271FA0"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314" w:type="dxa"/>
            <w:shd w:val="clear" w:color="auto" w:fill="auto"/>
          </w:tcPr>
          <w:p w14:paraId="0B5FA47B" w14:textId="77777777" w:rsidR="001F137E" w:rsidRPr="000615A5" w:rsidRDefault="001F137E" w:rsidP="0062490F">
            <w:pPr>
              <w:pStyle w:val="TABLE-cell"/>
            </w:pPr>
            <w:r w:rsidRPr="000615A5">
              <w:t xml:space="preserve">Defines a request that the receiver is to add the specified </w:t>
            </w:r>
            <w:r w:rsidRPr="000615A5">
              <w:rPr>
                <w:iCs/>
              </w:rPr>
              <w:t>objects</w:t>
            </w:r>
            <w:r w:rsidRPr="000615A5">
              <w:t xml:space="preserve">. The message defines suggested IDs for the specified </w:t>
            </w:r>
            <w:r w:rsidRPr="000615A5">
              <w:rPr>
                <w:iCs/>
              </w:rPr>
              <w:t>objects</w:t>
            </w:r>
            <w:r w:rsidRPr="000615A5">
              <w:t xml:space="preserve">, values for the attributes and IDs of the object associated with the specified </w:t>
            </w:r>
            <w:r w:rsidRPr="000615A5">
              <w:rPr>
                <w:iCs/>
              </w:rPr>
              <w:t>objects</w:t>
            </w:r>
            <w:r w:rsidRPr="000615A5">
              <w:t xml:space="preserve">. The receiver adds the specified </w:t>
            </w:r>
            <w:r w:rsidRPr="000615A5">
              <w:rPr>
                <w:iCs/>
              </w:rPr>
              <w:t>objects</w:t>
            </w:r>
            <w:r w:rsidRPr="000615A5">
              <w:rPr>
                <w:i/>
                <w:iCs/>
              </w:rPr>
              <w:t xml:space="preserve"> </w:t>
            </w:r>
            <w:r w:rsidRPr="000615A5">
              <w:t>and assigns IDs.  The assigned IDs are returned in the ACKNOWLEDGE message.</w:t>
            </w:r>
          </w:p>
        </w:tc>
      </w:tr>
    </w:tbl>
    <w:p w14:paraId="7CBF1BDD" w14:textId="77777777" w:rsidR="001F137E" w:rsidRPr="000615A5" w:rsidRDefault="001F137E" w:rsidP="00DA2C42">
      <w:pPr>
        <w:pStyle w:val="NOTE"/>
      </w:pPr>
    </w:p>
    <w:p w14:paraId="4A9CD942" w14:textId="598C013F" w:rsidR="001F137E" w:rsidRPr="000615A5" w:rsidRDefault="001F137E" w:rsidP="0062490F">
      <w:pPr>
        <w:pStyle w:val="PARAGRAPH"/>
      </w:pPr>
      <w:r w:rsidRPr="000615A5">
        <w:t xml:space="preserve">The general pattern for actions taken on a PROCESS message when no Object ID is specified are defined in </w:t>
      </w:r>
      <w:r w:rsidRPr="000615A5">
        <w:fldChar w:fldCharType="begin"/>
      </w:r>
      <w:r w:rsidRPr="000615A5">
        <w:instrText xml:space="preserve"> REF _Ref188537821 </w:instrText>
      </w:r>
      <w:r w:rsidRPr="000615A5">
        <w:fldChar w:fldCharType="separate"/>
      </w:r>
      <w:r w:rsidR="00036893" w:rsidRPr="000615A5">
        <w:t xml:space="preserve">Table </w:t>
      </w:r>
      <w:r w:rsidR="00036893">
        <w:rPr>
          <w:noProof/>
        </w:rPr>
        <w:t>70</w:t>
      </w:r>
      <w:r w:rsidRPr="000615A5">
        <w:fldChar w:fldCharType="end"/>
      </w:r>
      <w:r w:rsidRPr="000615A5">
        <w:t>.</w:t>
      </w:r>
    </w:p>
    <w:p w14:paraId="7E478912" w14:textId="6B18AA45" w:rsidR="001F137E" w:rsidRPr="000615A5" w:rsidRDefault="001F137E" w:rsidP="00DA2C42">
      <w:pPr>
        <w:pStyle w:val="TABLE-title"/>
        <w:rPr>
          <w:sz w:val="18"/>
          <w:szCs w:val="18"/>
        </w:rPr>
      </w:pPr>
      <w:bookmarkStart w:id="3134" w:name="_Ref188537821"/>
      <w:bookmarkStart w:id="3135" w:name="_Toc188334069"/>
      <w:bookmarkStart w:id="3136" w:name="_Toc188334115"/>
      <w:bookmarkStart w:id="3137" w:name="_Toc483857423"/>
      <w:r w:rsidRPr="000615A5">
        <w:t xml:space="preserve">Table </w:t>
      </w:r>
      <w:r w:rsidRPr="000615A5">
        <w:fldChar w:fldCharType="begin"/>
      </w:r>
      <w:r w:rsidRPr="000615A5">
        <w:instrText xml:space="preserve"> SEQ Table \* ARABIC </w:instrText>
      </w:r>
      <w:r w:rsidRPr="000615A5">
        <w:fldChar w:fldCharType="separate"/>
      </w:r>
      <w:r w:rsidR="00036893">
        <w:rPr>
          <w:noProof/>
        </w:rPr>
        <w:t>70</w:t>
      </w:r>
      <w:r w:rsidRPr="000615A5">
        <w:fldChar w:fldCharType="end"/>
      </w:r>
      <w:bookmarkEnd w:id="3134"/>
      <w:r w:rsidRPr="000615A5">
        <w:t xml:space="preserve"> </w:t>
      </w:r>
      <w:r w:rsidR="00D76A65">
        <w:t>–</w:t>
      </w:r>
      <w:r w:rsidRPr="000615A5">
        <w:t xml:space="preserve"> PROCESS</w:t>
      </w:r>
      <w:r w:rsidR="00D76A65">
        <w:t xml:space="preserve"> </w:t>
      </w:r>
      <w:r w:rsidRPr="000615A5">
        <w:t>message with no object ID</w:t>
      </w:r>
      <w:bookmarkEnd w:id="3135"/>
      <w:bookmarkEnd w:id="3136"/>
      <w:bookmarkEnd w:id="3137"/>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55"/>
        <w:gridCol w:w="1593"/>
        <w:gridCol w:w="6092"/>
      </w:tblGrid>
      <w:tr w:rsidR="001F137E" w:rsidRPr="000615A5" w14:paraId="59C8A752" w14:textId="77777777" w:rsidTr="001F137E">
        <w:tc>
          <w:tcPr>
            <w:tcW w:w="2991" w:type="dxa"/>
            <w:gridSpan w:val="2"/>
            <w:shd w:val="clear" w:color="auto" w:fill="auto"/>
          </w:tcPr>
          <w:p w14:paraId="19627E6A" w14:textId="77777777" w:rsidR="001F137E" w:rsidRPr="000615A5" w:rsidRDefault="001F137E" w:rsidP="0062490F">
            <w:pPr>
              <w:pStyle w:val="TABLE-col-heading"/>
            </w:pPr>
            <w:r w:rsidRPr="000615A5">
              <w:t>Access specification for attributes of objects that make up the noun</w:t>
            </w:r>
          </w:p>
        </w:tc>
        <w:tc>
          <w:tcPr>
            <w:tcW w:w="6295" w:type="dxa"/>
            <w:shd w:val="clear" w:color="auto" w:fill="auto"/>
          </w:tcPr>
          <w:p w14:paraId="72985A2F" w14:textId="77777777" w:rsidR="001F137E" w:rsidRPr="000615A5" w:rsidRDefault="001F137E" w:rsidP="0062490F">
            <w:pPr>
              <w:pStyle w:val="TABLE-col-heading"/>
            </w:pPr>
            <w:r w:rsidRPr="000615A5">
              <w:t>Action for PROCESS verb</w:t>
            </w:r>
          </w:p>
        </w:tc>
      </w:tr>
      <w:tr w:rsidR="001F137E" w:rsidRPr="000615A5" w14:paraId="16409EF5" w14:textId="77777777" w:rsidTr="001F137E">
        <w:tc>
          <w:tcPr>
            <w:tcW w:w="1369" w:type="dxa"/>
            <w:vMerge w:val="restart"/>
            <w:shd w:val="clear" w:color="auto" w:fill="auto"/>
          </w:tcPr>
          <w:p w14:paraId="01C7E483" w14:textId="6FF5141D"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22" w:type="dxa"/>
            <w:shd w:val="clear" w:color="auto" w:fill="auto"/>
          </w:tcPr>
          <w:p w14:paraId="6C962265" w14:textId="77777777" w:rsidR="001F137E" w:rsidRPr="000615A5" w:rsidRDefault="001F137E" w:rsidP="0062490F">
            <w:pPr>
              <w:pStyle w:val="TABLE-cell"/>
            </w:pPr>
            <w:r w:rsidRPr="000615A5">
              <w:t>Property ID is not specified</w:t>
            </w:r>
          </w:p>
        </w:tc>
        <w:tc>
          <w:tcPr>
            <w:tcW w:w="6295" w:type="dxa"/>
            <w:shd w:val="clear" w:color="auto" w:fill="auto"/>
          </w:tcPr>
          <w:p w14:paraId="56B26E5C" w14:textId="77777777" w:rsidR="001F137E" w:rsidRPr="000615A5" w:rsidRDefault="001F137E" w:rsidP="0062490F">
            <w:pPr>
              <w:pStyle w:val="TABLE-cell"/>
            </w:pPr>
            <w:r w:rsidRPr="000615A5">
              <w:t>Error for identified resource objects.  Not an error for objects that may be identified by time specifications (Capability, Schedule, Performance).</w:t>
            </w:r>
          </w:p>
        </w:tc>
      </w:tr>
      <w:tr w:rsidR="001F137E" w:rsidRPr="000615A5" w14:paraId="525B5371" w14:textId="77777777" w:rsidTr="001F137E">
        <w:tc>
          <w:tcPr>
            <w:tcW w:w="1369" w:type="dxa"/>
            <w:vMerge/>
            <w:shd w:val="clear" w:color="auto" w:fill="auto"/>
          </w:tcPr>
          <w:p w14:paraId="481EE72F" w14:textId="77777777" w:rsidR="001F137E" w:rsidRPr="000615A5" w:rsidRDefault="001F137E" w:rsidP="0062490F">
            <w:pPr>
              <w:pStyle w:val="TABLE-cell"/>
            </w:pPr>
          </w:p>
        </w:tc>
        <w:tc>
          <w:tcPr>
            <w:tcW w:w="1622" w:type="dxa"/>
            <w:shd w:val="clear" w:color="auto" w:fill="auto"/>
          </w:tcPr>
          <w:p w14:paraId="6497C92B" w14:textId="77777777" w:rsidR="001F137E" w:rsidRPr="000615A5" w:rsidRDefault="001F137E" w:rsidP="0062490F">
            <w:pPr>
              <w:pStyle w:val="TABLE-cell"/>
            </w:pPr>
            <w:r w:rsidRPr="000615A5">
              <w:t>Wildcard is specified as Property ID</w:t>
            </w:r>
          </w:p>
        </w:tc>
        <w:tc>
          <w:tcPr>
            <w:tcW w:w="6295" w:type="dxa"/>
            <w:shd w:val="clear" w:color="auto" w:fill="auto"/>
          </w:tcPr>
          <w:p w14:paraId="2E0D6152" w14:textId="77777777" w:rsidR="001F137E" w:rsidRPr="000615A5" w:rsidRDefault="001F137E" w:rsidP="0062490F">
            <w:pPr>
              <w:pStyle w:val="TABLE-cell"/>
            </w:pPr>
            <w:r w:rsidRPr="000615A5">
              <w:t>Error for identified resource objects.  Not an error for objects that may be identified by time specifications (Capability, Schedule, Performance).</w:t>
            </w:r>
          </w:p>
        </w:tc>
      </w:tr>
      <w:tr w:rsidR="001F137E" w:rsidRPr="000615A5" w14:paraId="41AFC30F" w14:textId="77777777" w:rsidTr="001F137E">
        <w:tc>
          <w:tcPr>
            <w:tcW w:w="2991" w:type="dxa"/>
            <w:gridSpan w:val="2"/>
            <w:shd w:val="clear" w:color="auto" w:fill="auto"/>
          </w:tcPr>
          <w:p w14:paraId="149CE8ED" w14:textId="460D37F6"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95" w:type="dxa"/>
            <w:shd w:val="clear" w:color="auto" w:fill="auto"/>
          </w:tcPr>
          <w:p w14:paraId="62A07B87" w14:textId="77777777" w:rsidR="001F137E" w:rsidRPr="000615A5" w:rsidRDefault="001F137E" w:rsidP="0062490F">
            <w:pPr>
              <w:pStyle w:val="TABLE-cell"/>
              <w:rPr>
                <w:rFonts w:eastAsia="MS PGothic"/>
              </w:rPr>
            </w:pPr>
            <w:r w:rsidRPr="000615A5">
              <w:t>Error for identified resource objects.  Not an error for objects that may be identified by time specifications (Capability, Schedule, Performance).</w:t>
            </w:r>
          </w:p>
        </w:tc>
      </w:tr>
    </w:tbl>
    <w:p w14:paraId="7F0AA685" w14:textId="77777777" w:rsidR="001F137E" w:rsidRPr="000615A5" w:rsidRDefault="001F137E" w:rsidP="00DA2C42">
      <w:pPr>
        <w:pStyle w:val="NOTE"/>
      </w:pPr>
    </w:p>
    <w:p w14:paraId="56A32CC8" w14:textId="7F66F488" w:rsidR="001F137E" w:rsidRPr="000615A5" w:rsidRDefault="001F137E" w:rsidP="0062490F">
      <w:pPr>
        <w:pStyle w:val="ANNEX-heading1"/>
      </w:pPr>
      <w:bookmarkStart w:id="3138" w:name="_Toc507945012"/>
      <w:r w:rsidRPr="000615A5">
        <w:t>Actions for CHANGE message</w:t>
      </w:r>
      <w:bookmarkEnd w:id="3138"/>
    </w:p>
    <w:p w14:paraId="4CF9E739" w14:textId="5DE60EA9" w:rsidR="001F137E" w:rsidRPr="000615A5" w:rsidRDefault="001F137E" w:rsidP="0062490F">
      <w:pPr>
        <w:pStyle w:val="PARAGRAPH"/>
      </w:pPr>
      <w:r w:rsidRPr="000615A5">
        <w:t xml:space="preserve">The general pattern for actions taken on a CHANGE message when the Object ID is specified is defined in </w:t>
      </w:r>
      <w:r w:rsidRPr="000615A5">
        <w:fldChar w:fldCharType="begin"/>
      </w:r>
      <w:r w:rsidRPr="000615A5">
        <w:instrText xml:space="preserve"> REF _Ref188537835 </w:instrText>
      </w:r>
      <w:r w:rsidRPr="000615A5">
        <w:fldChar w:fldCharType="separate"/>
      </w:r>
      <w:r w:rsidR="00036893" w:rsidRPr="000615A5">
        <w:t xml:space="preserve">Table </w:t>
      </w:r>
      <w:r w:rsidR="00036893">
        <w:rPr>
          <w:noProof/>
        </w:rPr>
        <w:t>71</w:t>
      </w:r>
      <w:r w:rsidRPr="000615A5">
        <w:fldChar w:fldCharType="end"/>
      </w:r>
      <w:r w:rsidRPr="000615A5">
        <w:t>.</w:t>
      </w:r>
    </w:p>
    <w:p w14:paraId="2A284522" w14:textId="5DCD4D1F" w:rsidR="001F137E" w:rsidRPr="000615A5" w:rsidRDefault="001F137E" w:rsidP="00DA2C42">
      <w:pPr>
        <w:pStyle w:val="TABLE-title"/>
      </w:pPr>
      <w:bookmarkStart w:id="3139" w:name="_Ref188537835"/>
      <w:bookmarkStart w:id="3140" w:name="_Toc188334070"/>
      <w:bookmarkStart w:id="3141" w:name="_Toc188334116"/>
      <w:bookmarkStart w:id="3142" w:name="_Toc483857424"/>
      <w:r w:rsidRPr="000615A5">
        <w:lastRenderedPageBreak/>
        <w:t xml:space="preserve">Table </w:t>
      </w:r>
      <w:r w:rsidRPr="000615A5">
        <w:fldChar w:fldCharType="begin"/>
      </w:r>
      <w:r w:rsidRPr="000615A5">
        <w:instrText xml:space="preserve"> SEQ Table \* ARABIC </w:instrText>
      </w:r>
      <w:r w:rsidRPr="000615A5">
        <w:fldChar w:fldCharType="separate"/>
      </w:r>
      <w:r w:rsidR="00036893">
        <w:rPr>
          <w:noProof/>
        </w:rPr>
        <w:t>71</w:t>
      </w:r>
      <w:r w:rsidRPr="000615A5">
        <w:fldChar w:fldCharType="end"/>
      </w:r>
      <w:bookmarkEnd w:id="3139"/>
      <w:r w:rsidRPr="000615A5">
        <w:t xml:space="preserve"> </w:t>
      </w:r>
      <w:r w:rsidR="00D76A65">
        <w:t>–</w:t>
      </w:r>
      <w:r w:rsidRPr="000615A5">
        <w:t xml:space="preserve"> CHANGE</w:t>
      </w:r>
      <w:r w:rsidR="00D76A65">
        <w:t xml:space="preserve"> </w:t>
      </w:r>
      <w:r w:rsidRPr="000615A5">
        <w:t>message with object ID</w:t>
      </w:r>
      <w:bookmarkEnd w:id="3140"/>
      <w:bookmarkEnd w:id="3141"/>
      <w:bookmarkEnd w:id="3142"/>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71"/>
        <w:gridCol w:w="1613"/>
        <w:gridCol w:w="6056"/>
      </w:tblGrid>
      <w:tr w:rsidR="001F137E" w:rsidRPr="000615A5" w14:paraId="7D109D26" w14:textId="77777777" w:rsidTr="001F137E">
        <w:trPr>
          <w:cantSplit/>
        </w:trPr>
        <w:tc>
          <w:tcPr>
            <w:tcW w:w="3029" w:type="dxa"/>
            <w:gridSpan w:val="2"/>
            <w:shd w:val="clear" w:color="auto" w:fill="auto"/>
          </w:tcPr>
          <w:p w14:paraId="65F0F181" w14:textId="77777777" w:rsidR="001F137E" w:rsidRPr="000615A5" w:rsidRDefault="001F137E" w:rsidP="0062490F">
            <w:pPr>
              <w:pStyle w:val="TABLE-col-heading"/>
            </w:pPr>
            <w:r w:rsidRPr="000615A5">
              <w:t>Access specification for attributes of objects that make up the noun</w:t>
            </w:r>
          </w:p>
        </w:tc>
        <w:tc>
          <w:tcPr>
            <w:tcW w:w="6257" w:type="dxa"/>
            <w:shd w:val="clear" w:color="auto" w:fill="auto"/>
          </w:tcPr>
          <w:p w14:paraId="676DDEFE" w14:textId="77777777" w:rsidR="001F137E" w:rsidRPr="000615A5" w:rsidRDefault="001F137E" w:rsidP="0062490F">
            <w:pPr>
              <w:pStyle w:val="TABLE-col-heading"/>
            </w:pPr>
            <w:r w:rsidRPr="000615A5">
              <w:t>Action for CHANGE verb</w:t>
            </w:r>
          </w:p>
        </w:tc>
      </w:tr>
      <w:tr w:rsidR="001F137E" w:rsidRPr="000615A5" w14:paraId="30480F0B" w14:textId="77777777" w:rsidTr="001F137E">
        <w:trPr>
          <w:cantSplit/>
        </w:trPr>
        <w:tc>
          <w:tcPr>
            <w:tcW w:w="1386" w:type="dxa"/>
            <w:vMerge w:val="restart"/>
            <w:shd w:val="clear" w:color="auto" w:fill="auto"/>
          </w:tcPr>
          <w:p w14:paraId="0169A3B5" w14:textId="0428BEB9"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43" w:type="dxa"/>
            <w:shd w:val="clear" w:color="auto" w:fill="auto"/>
          </w:tcPr>
          <w:p w14:paraId="4CBA159E" w14:textId="77777777" w:rsidR="001F137E" w:rsidRPr="000615A5" w:rsidRDefault="001F137E" w:rsidP="0062490F">
            <w:pPr>
              <w:pStyle w:val="TABLE-cell"/>
            </w:pPr>
            <w:r w:rsidRPr="000615A5">
              <w:t>Property ID is not specified</w:t>
            </w:r>
          </w:p>
        </w:tc>
        <w:tc>
          <w:tcPr>
            <w:tcW w:w="6257" w:type="dxa"/>
            <w:shd w:val="clear" w:color="auto" w:fill="auto"/>
          </w:tcPr>
          <w:p w14:paraId="19DC3774" w14:textId="77777777" w:rsidR="001F137E" w:rsidRPr="000615A5" w:rsidRDefault="001F137E" w:rsidP="0062490F">
            <w:pPr>
              <w:pStyle w:val="TABLE-cell"/>
            </w:pPr>
            <w:r w:rsidRPr="000615A5">
              <w:t>The specified attributes of the specified object is to be changed.</w:t>
            </w:r>
          </w:p>
        </w:tc>
      </w:tr>
      <w:tr w:rsidR="001F137E" w:rsidRPr="000615A5" w14:paraId="3167C6F1" w14:textId="77777777" w:rsidTr="001F137E">
        <w:trPr>
          <w:cantSplit/>
        </w:trPr>
        <w:tc>
          <w:tcPr>
            <w:tcW w:w="1386" w:type="dxa"/>
            <w:vMerge/>
            <w:shd w:val="clear" w:color="auto" w:fill="auto"/>
          </w:tcPr>
          <w:p w14:paraId="5775F1C9" w14:textId="77777777" w:rsidR="001F137E" w:rsidRPr="000615A5" w:rsidRDefault="001F137E" w:rsidP="0062490F">
            <w:pPr>
              <w:pStyle w:val="TABLE-cell"/>
            </w:pPr>
          </w:p>
        </w:tc>
        <w:tc>
          <w:tcPr>
            <w:tcW w:w="1643" w:type="dxa"/>
            <w:shd w:val="clear" w:color="auto" w:fill="auto"/>
          </w:tcPr>
          <w:p w14:paraId="62C98F39" w14:textId="77777777" w:rsidR="001F137E" w:rsidRPr="000615A5" w:rsidRDefault="001F137E" w:rsidP="0062490F">
            <w:pPr>
              <w:pStyle w:val="TABLE-cell"/>
            </w:pPr>
            <w:r w:rsidRPr="000615A5">
              <w:t xml:space="preserve">Property IDs are specified </w:t>
            </w:r>
          </w:p>
        </w:tc>
        <w:tc>
          <w:tcPr>
            <w:tcW w:w="6257" w:type="dxa"/>
            <w:shd w:val="clear" w:color="auto" w:fill="auto"/>
          </w:tcPr>
          <w:p w14:paraId="69886A6D" w14:textId="77777777" w:rsidR="001F137E" w:rsidRPr="000615A5" w:rsidRDefault="001F137E" w:rsidP="0062490F">
            <w:pPr>
              <w:pStyle w:val="TABLE-cell"/>
            </w:pPr>
            <w:r w:rsidRPr="000615A5">
              <w:t xml:space="preserve">The specified properties and attributes of the specified object is to be changed. </w:t>
            </w:r>
          </w:p>
        </w:tc>
      </w:tr>
      <w:tr w:rsidR="001F137E" w:rsidRPr="000615A5" w14:paraId="02B1AE0B" w14:textId="77777777" w:rsidTr="001F137E">
        <w:trPr>
          <w:cantSplit/>
        </w:trPr>
        <w:tc>
          <w:tcPr>
            <w:tcW w:w="1386" w:type="dxa"/>
            <w:vMerge/>
            <w:shd w:val="clear" w:color="auto" w:fill="auto"/>
          </w:tcPr>
          <w:p w14:paraId="7547E23D" w14:textId="77777777" w:rsidR="001F137E" w:rsidRPr="000615A5" w:rsidRDefault="001F137E" w:rsidP="0062490F">
            <w:pPr>
              <w:pStyle w:val="TABLE-cell"/>
            </w:pPr>
          </w:p>
        </w:tc>
        <w:tc>
          <w:tcPr>
            <w:tcW w:w="1643" w:type="dxa"/>
            <w:shd w:val="clear" w:color="auto" w:fill="auto"/>
          </w:tcPr>
          <w:p w14:paraId="61BF446E" w14:textId="77777777" w:rsidR="001F137E" w:rsidRPr="000615A5" w:rsidRDefault="001F137E" w:rsidP="0062490F">
            <w:pPr>
              <w:pStyle w:val="TABLE-cell"/>
            </w:pPr>
            <w:r w:rsidRPr="000615A5">
              <w:t>Property IDs and value are specified</w:t>
            </w:r>
          </w:p>
        </w:tc>
        <w:tc>
          <w:tcPr>
            <w:tcW w:w="6257" w:type="dxa"/>
            <w:shd w:val="clear" w:color="auto" w:fill="auto"/>
          </w:tcPr>
          <w:p w14:paraId="01B11CFC" w14:textId="2A297754" w:rsidR="001F137E" w:rsidRPr="000615A5" w:rsidRDefault="001F137E" w:rsidP="0062490F">
            <w:pPr>
              <w:pStyle w:val="TABLE-cell"/>
              <w:rPr>
                <w:rFonts w:eastAsia="MS PGothic"/>
              </w:rPr>
            </w:pPr>
            <w:r w:rsidRPr="000615A5">
              <w:rPr>
                <w:rFonts w:eastAsia="MS PGothic"/>
              </w:rPr>
              <w:t xml:space="preserve">Defines a request that the receiver is to change the values of the specified </w:t>
            </w:r>
            <w:r w:rsidR="00B16BF3">
              <w:rPr>
                <w:rFonts w:eastAsia="MS PGothic"/>
              </w:rPr>
              <w:t>properties</w:t>
            </w:r>
            <w:r w:rsidRPr="000615A5">
              <w:rPr>
                <w:rFonts w:eastAsia="MS PGothic"/>
              </w:rPr>
              <w:t xml:space="preserve"> for the specified objects to the specified values.  A RESPOND message may be used to communicate agreement, disagreement, or changes made to the CHANGE message data.</w:t>
            </w:r>
          </w:p>
        </w:tc>
      </w:tr>
      <w:tr w:rsidR="001F137E" w:rsidRPr="000615A5" w14:paraId="393872E4" w14:textId="77777777" w:rsidTr="001F137E">
        <w:trPr>
          <w:cantSplit/>
        </w:trPr>
        <w:tc>
          <w:tcPr>
            <w:tcW w:w="3029" w:type="dxa"/>
            <w:gridSpan w:val="2"/>
            <w:shd w:val="clear" w:color="auto" w:fill="auto"/>
          </w:tcPr>
          <w:p w14:paraId="756E7BD7" w14:textId="3AA9707F"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57" w:type="dxa"/>
            <w:shd w:val="clear" w:color="auto" w:fill="auto"/>
          </w:tcPr>
          <w:p w14:paraId="2A91DF83" w14:textId="77777777" w:rsidR="001F137E" w:rsidRPr="000615A5" w:rsidRDefault="001F137E" w:rsidP="0062490F">
            <w:pPr>
              <w:pStyle w:val="TABLE-cell"/>
            </w:pPr>
            <w:r w:rsidRPr="000615A5">
              <w:t xml:space="preserve">Defines a request that the receiver is to change the specified attributes and contained elements of the </w:t>
            </w:r>
            <w:r w:rsidRPr="000615A5">
              <w:rPr>
                <w:rFonts w:eastAsia="MS PGothic"/>
              </w:rPr>
              <w:t>specified object</w:t>
            </w:r>
            <w:r w:rsidRPr="000615A5">
              <w:t xml:space="preserve">s, and IDs of objects associated with the </w:t>
            </w:r>
            <w:r w:rsidRPr="000615A5">
              <w:rPr>
                <w:rFonts w:eastAsia="MS PGothic"/>
              </w:rPr>
              <w:t>specified object</w:t>
            </w:r>
            <w:r w:rsidRPr="000615A5">
              <w:t>s. A RESPOND message may be used to communicate agreement, disagreement, or changes made to the CHANGE message data.</w:t>
            </w:r>
          </w:p>
        </w:tc>
      </w:tr>
    </w:tbl>
    <w:p w14:paraId="3ADFF378" w14:textId="77777777" w:rsidR="00A872F5" w:rsidRDefault="00A872F5" w:rsidP="00DA2C42">
      <w:pPr>
        <w:pStyle w:val="NOTE"/>
      </w:pPr>
    </w:p>
    <w:p w14:paraId="459C678D" w14:textId="38B43C8D" w:rsidR="001F137E" w:rsidRPr="000615A5" w:rsidRDefault="001F137E" w:rsidP="0062490F">
      <w:pPr>
        <w:pStyle w:val="PARAGRAPH"/>
      </w:pPr>
      <w:r w:rsidRPr="000615A5">
        <w:t xml:space="preserve">The general pattern for actions taken on a CHANGE message when the Object ID is a wildcard is defined in </w:t>
      </w:r>
      <w:r w:rsidRPr="000615A5">
        <w:fldChar w:fldCharType="begin"/>
      </w:r>
      <w:r w:rsidRPr="000615A5">
        <w:instrText xml:space="preserve"> REF _Ref188537852 </w:instrText>
      </w:r>
      <w:r w:rsidRPr="000615A5">
        <w:fldChar w:fldCharType="separate"/>
      </w:r>
      <w:r w:rsidR="00036893" w:rsidRPr="000615A5">
        <w:t xml:space="preserve">Table </w:t>
      </w:r>
      <w:r w:rsidR="00036893">
        <w:rPr>
          <w:noProof/>
        </w:rPr>
        <w:t>72</w:t>
      </w:r>
      <w:r w:rsidRPr="000615A5">
        <w:fldChar w:fldCharType="end"/>
      </w:r>
      <w:r w:rsidRPr="000615A5">
        <w:t>.</w:t>
      </w:r>
    </w:p>
    <w:p w14:paraId="1C3D5415" w14:textId="7583C689" w:rsidR="001F137E" w:rsidRPr="000615A5" w:rsidRDefault="001F137E" w:rsidP="00DA2C42">
      <w:pPr>
        <w:pStyle w:val="TABLE-title"/>
      </w:pPr>
      <w:bookmarkStart w:id="3143" w:name="_Ref188537852"/>
      <w:bookmarkStart w:id="3144" w:name="_Toc188334071"/>
      <w:bookmarkStart w:id="3145" w:name="_Toc188334117"/>
      <w:bookmarkStart w:id="3146" w:name="_Toc483857425"/>
      <w:r w:rsidRPr="000615A5">
        <w:t xml:space="preserve">Table </w:t>
      </w:r>
      <w:r w:rsidRPr="000615A5">
        <w:fldChar w:fldCharType="begin"/>
      </w:r>
      <w:r w:rsidRPr="000615A5">
        <w:instrText xml:space="preserve"> SEQ Table \* ARABIC </w:instrText>
      </w:r>
      <w:r w:rsidRPr="000615A5">
        <w:fldChar w:fldCharType="separate"/>
      </w:r>
      <w:r w:rsidR="00036893">
        <w:rPr>
          <w:noProof/>
        </w:rPr>
        <w:t>72</w:t>
      </w:r>
      <w:r w:rsidRPr="000615A5">
        <w:fldChar w:fldCharType="end"/>
      </w:r>
      <w:bookmarkEnd w:id="3143"/>
      <w:r w:rsidRPr="000615A5">
        <w:t xml:space="preserve"> </w:t>
      </w:r>
      <w:r w:rsidR="00D76A65">
        <w:t>–</w:t>
      </w:r>
      <w:r w:rsidRPr="000615A5">
        <w:t xml:space="preserve"> CHANGE</w:t>
      </w:r>
      <w:r w:rsidR="00D76A65">
        <w:t xml:space="preserve"> </w:t>
      </w:r>
      <w:r w:rsidRPr="000615A5">
        <w:t>message with wildcard object ID</w:t>
      </w:r>
      <w:bookmarkEnd w:id="3144"/>
      <w:bookmarkEnd w:id="3145"/>
      <w:bookmarkEnd w:id="3146"/>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71"/>
        <w:gridCol w:w="1613"/>
        <w:gridCol w:w="6056"/>
      </w:tblGrid>
      <w:tr w:rsidR="001F137E" w:rsidRPr="000615A5" w14:paraId="22C18953" w14:textId="77777777" w:rsidTr="001F137E">
        <w:tc>
          <w:tcPr>
            <w:tcW w:w="3029" w:type="dxa"/>
            <w:gridSpan w:val="2"/>
            <w:shd w:val="clear" w:color="auto" w:fill="auto"/>
          </w:tcPr>
          <w:p w14:paraId="77CF6485" w14:textId="77777777" w:rsidR="001F137E" w:rsidRPr="000615A5" w:rsidRDefault="001F137E" w:rsidP="0062490F">
            <w:pPr>
              <w:pStyle w:val="TABLE-col-heading"/>
            </w:pPr>
            <w:r w:rsidRPr="000615A5">
              <w:t>Access specification for attributes of objects that make up the noun</w:t>
            </w:r>
          </w:p>
        </w:tc>
        <w:tc>
          <w:tcPr>
            <w:tcW w:w="6257" w:type="dxa"/>
            <w:shd w:val="clear" w:color="auto" w:fill="auto"/>
          </w:tcPr>
          <w:p w14:paraId="6A5039AD" w14:textId="77777777" w:rsidR="001F137E" w:rsidRPr="000615A5" w:rsidRDefault="001F137E" w:rsidP="0062490F">
            <w:pPr>
              <w:pStyle w:val="TABLE-col-heading"/>
            </w:pPr>
            <w:r w:rsidRPr="000615A5">
              <w:t>Action for CHANGE verb</w:t>
            </w:r>
          </w:p>
        </w:tc>
      </w:tr>
      <w:tr w:rsidR="001F137E" w:rsidRPr="000615A5" w14:paraId="5D6A1669" w14:textId="77777777" w:rsidTr="001F137E">
        <w:tc>
          <w:tcPr>
            <w:tcW w:w="1386" w:type="dxa"/>
            <w:vMerge w:val="restart"/>
            <w:shd w:val="clear" w:color="auto" w:fill="auto"/>
          </w:tcPr>
          <w:p w14:paraId="75BE0912" w14:textId="114D9D98"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43" w:type="dxa"/>
            <w:shd w:val="clear" w:color="auto" w:fill="auto"/>
          </w:tcPr>
          <w:p w14:paraId="166EE22A" w14:textId="77777777" w:rsidR="001F137E" w:rsidRPr="000615A5" w:rsidRDefault="001F137E" w:rsidP="0062490F">
            <w:pPr>
              <w:pStyle w:val="TABLE-cell"/>
            </w:pPr>
            <w:r w:rsidRPr="000615A5">
              <w:t>Property ID is not specified</w:t>
            </w:r>
          </w:p>
        </w:tc>
        <w:tc>
          <w:tcPr>
            <w:tcW w:w="6257" w:type="dxa"/>
            <w:shd w:val="clear" w:color="auto" w:fill="auto"/>
          </w:tcPr>
          <w:p w14:paraId="36E72B04" w14:textId="77777777" w:rsidR="001F137E" w:rsidRPr="000615A5" w:rsidRDefault="001F137E" w:rsidP="0062490F">
            <w:pPr>
              <w:pStyle w:val="TABLE-cell"/>
            </w:pPr>
            <w:r w:rsidRPr="000615A5">
              <w:t xml:space="preserve">Defines a request that the defined attributes for all objects matching the wildcard are to be changed to the specified values. </w:t>
            </w:r>
            <w:r w:rsidRPr="000615A5">
              <w:rPr>
                <w:rFonts w:eastAsia="MS PGothic"/>
              </w:rPr>
              <w:t>A RESPOND message may be used to communicate agreement, disagreement, or changes made to the CHANGE message data.</w:t>
            </w:r>
          </w:p>
        </w:tc>
      </w:tr>
      <w:tr w:rsidR="001F137E" w:rsidRPr="000615A5" w14:paraId="74B7B038" w14:textId="77777777" w:rsidTr="001F137E">
        <w:tc>
          <w:tcPr>
            <w:tcW w:w="1386" w:type="dxa"/>
            <w:vMerge/>
            <w:shd w:val="clear" w:color="auto" w:fill="auto"/>
          </w:tcPr>
          <w:p w14:paraId="49EAB1CE" w14:textId="77777777" w:rsidR="001F137E" w:rsidRPr="000615A5" w:rsidRDefault="001F137E" w:rsidP="0062490F">
            <w:pPr>
              <w:pStyle w:val="TABLE-cell"/>
            </w:pPr>
          </w:p>
        </w:tc>
        <w:tc>
          <w:tcPr>
            <w:tcW w:w="1643" w:type="dxa"/>
            <w:shd w:val="clear" w:color="auto" w:fill="auto"/>
          </w:tcPr>
          <w:p w14:paraId="4BB408BF" w14:textId="77777777" w:rsidR="001F137E" w:rsidRPr="000615A5" w:rsidRDefault="001F137E" w:rsidP="0062490F">
            <w:pPr>
              <w:pStyle w:val="TABLE-cell"/>
            </w:pPr>
            <w:r w:rsidRPr="000615A5">
              <w:t>Wildcard is specified as Property ID</w:t>
            </w:r>
          </w:p>
        </w:tc>
        <w:tc>
          <w:tcPr>
            <w:tcW w:w="6257" w:type="dxa"/>
            <w:shd w:val="clear" w:color="auto" w:fill="auto"/>
          </w:tcPr>
          <w:p w14:paraId="54C06A37" w14:textId="77777777" w:rsidR="001F137E" w:rsidRPr="000615A5" w:rsidRDefault="001F137E" w:rsidP="0062490F">
            <w:pPr>
              <w:pStyle w:val="TABLE-cell"/>
            </w:pPr>
            <w:r w:rsidRPr="000615A5">
              <w:t xml:space="preserve">Defines a request that the defined attributes for all objects matching the wildcard and all properties matching the wildcard property ID are to be changed to the specified values. </w:t>
            </w:r>
            <w:r w:rsidRPr="000615A5">
              <w:rPr>
                <w:rFonts w:eastAsia="MS PGothic"/>
              </w:rPr>
              <w:t>A RESPOND message may be used to communicate agreement, disagreement, or changes made to the CHANGE message data.</w:t>
            </w:r>
          </w:p>
        </w:tc>
      </w:tr>
      <w:tr w:rsidR="001F137E" w:rsidRPr="000615A5" w14:paraId="0829D934" w14:textId="77777777" w:rsidTr="001F137E">
        <w:tc>
          <w:tcPr>
            <w:tcW w:w="3029" w:type="dxa"/>
            <w:gridSpan w:val="2"/>
            <w:shd w:val="clear" w:color="auto" w:fill="auto"/>
          </w:tcPr>
          <w:p w14:paraId="45F0584B" w14:textId="40A9D937" w:rsidR="001F137E" w:rsidRPr="000615A5" w:rsidRDefault="001F137E" w:rsidP="00B16BF3">
            <w:pPr>
              <w:pStyle w:val="TABLE-cell"/>
              <w:rPr>
                <w:lang w:eastAsia="ja-JP"/>
              </w:rPr>
            </w:pPr>
            <w:r w:rsidRPr="000615A5">
              <w:rPr>
                <w:lang w:eastAsia="ja-JP"/>
              </w:rPr>
              <w:t xml:space="preserve">Noun has no </w:t>
            </w:r>
            <w:r w:rsidR="00B16BF3">
              <w:rPr>
                <w:lang w:eastAsia="ja-JP"/>
              </w:rPr>
              <w:t>properties</w:t>
            </w:r>
            <w:r w:rsidRPr="000615A5">
              <w:rPr>
                <w:lang w:eastAsia="ja-JP"/>
              </w:rPr>
              <w:t xml:space="preserve"> but no contained </w:t>
            </w:r>
            <w:r w:rsidR="00B16BF3">
              <w:rPr>
                <w:lang w:eastAsia="ja-JP"/>
              </w:rPr>
              <w:t>elements</w:t>
            </w:r>
          </w:p>
        </w:tc>
        <w:tc>
          <w:tcPr>
            <w:tcW w:w="6257" w:type="dxa"/>
            <w:shd w:val="clear" w:color="auto" w:fill="auto"/>
          </w:tcPr>
          <w:p w14:paraId="30780A24" w14:textId="77777777" w:rsidR="001F137E" w:rsidRPr="000615A5" w:rsidRDefault="001F137E" w:rsidP="0062490F">
            <w:pPr>
              <w:pStyle w:val="TABLE-cell"/>
              <w:rPr>
                <w:rFonts w:eastAsia="MS PGothic"/>
              </w:rPr>
            </w:pPr>
            <w:r w:rsidRPr="000615A5">
              <w:rPr>
                <w:rFonts w:eastAsia="MS PGothic"/>
              </w:rPr>
              <w:t xml:space="preserve">Defines a request that the receiver is to change the specified attributes </w:t>
            </w:r>
            <w:r w:rsidRPr="000615A5">
              <w:t xml:space="preserve">and contained elements </w:t>
            </w:r>
            <w:r w:rsidRPr="000615A5">
              <w:rPr>
                <w:rFonts w:eastAsia="MS PGothic"/>
              </w:rPr>
              <w:t xml:space="preserve">of all </w:t>
            </w:r>
            <w:r w:rsidRPr="000615A5">
              <w:t xml:space="preserve">objects </w:t>
            </w:r>
            <w:r w:rsidRPr="000615A5">
              <w:rPr>
                <w:rFonts w:eastAsia="MS PGothic"/>
              </w:rPr>
              <w:t xml:space="preserve">matching the </w:t>
            </w:r>
            <w:r w:rsidRPr="000615A5">
              <w:rPr>
                <w:rFonts w:eastAsia="MS PGothic"/>
                <w:lang w:eastAsia="ja-JP"/>
              </w:rPr>
              <w:t>object</w:t>
            </w:r>
            <w:r w:rsidRPr="000615A5">
              <w:rPr>
                <w:rFonts w:eastAsia="MS PGothic"/>
              </w:rPr>
              <w:t xml:space="preserve"> wildcard, and IDs of objects associated with the </w:t>
            </w:r>
            <w:r w:rsidRPr="000615A5">
              <w:t>objects</w:t>
            </w:r>
            <w:r w:rsidRPr="000615A5">
              <w:rPr>
                <w:rFonts w:eastAsia="MS PGothic"/>
              </w:rPr>
              <w:t>.  A RESPOND message may be used to communicate agreement, disagreement, or changes made to the CHANGE message data.</w:t>
            </w:r>
          </w:p>
        </w:tc>
      </w:tr>
    </w:tbl>
    <w:p w14:paraId="487E565D" w14:textId="77777777" w:rsidR="001F137E" w:rsidRPr="000615A5" w:rsidRDefault="001F137E" w:rsidP="00DA2C42">
      <w:pPr>
        <w:pStyle w:val="NOTE"/>
      </w:pPr>
    </w:p>
    <w:p w14:paraId="31C409A6" w14:textId="196147A7" w:rsidR="001F137E" w:rsidRPr="000615A5" w:rsidRDefault="001F137E" w:rsidP="0062490F">
      <w:pPr>
        <w:pStyle w:val="ANNEX-heading1"/>
      </w:pPr>
      <w:bookmarkStart w:id="3147" w:name="_Toc507945013"/>
      <w:r w:rsidRPr="000615A5">
        <w:t>Actions for CANCEL message</w:t>
      </w:r>
      <w:bookmarkEnd w:id="3147"/>
    </w:p>
    <w:p w14:paraId="48B2F34E" w14:textId="0BCE0F19" w:rsidR="001F137E" w:rsidRPr="000615A5" w:rsidRDefault="001F137E" w:rsidP="0062490F">
      <w:pPr>
        <w:pStyle w:val="PARAGRAPH"/>
      </w:pPr>
      <w:r w:rsidRPr="000615A5">
        <w:t xml:space="preserve">The general pattern for actions taken on a CANCEL message when the Object ID is specified is defined in </w:t>
      </w:r>
      <w:r w:rsidRPr="000615A5">
        <w:fldChar w:fldCharType="begin"/>
      </w:r>
      <w:r w:rsidRPr="000615A5">
        <w:instrText xml:space="preserve"> REF _Ref188537865 </w:instrText>
      </w:r>
      <w:r w:rsidRPr="000615A5">
        <w:fldChar w:fldCharType="separate"/>
      </w:r>
      <w:r w:rsidR="00036893" w:rsidRPr="000615A5">
        <w:t xml:space="preserve">Table </w:t>
      </w:r>
      <w:r w:rsidR="00036893">
        <w:rPr>
          <w:noProof/>
        </w:rPr>
        <w:t>73</w:t>
      </w:r>
      <w:r w:rsidRPr="000615A5">
        <w:fldChar w:fldCharType="end"/>
      </w:r>
      <w:r w:rsidRPr="000615A5">
        <w:t>.</w:t>
      </w:r>
    </w:p>
    <w:p w14:paraId="142CD48D" w14:textId="7B25FA29" w:rsidR="001F137E" w:rsidRPr="000615A5" w:rsidRDefault="001F137E" w:rsidP="00DA2C42">
      <w:pPr>
        <w:pStyle w:val="TABLE-title"/>
      </w:pPr>
      <w:bookmarkStart w:id="3148" w:name="_Ref188537865"/>
      <w:bookmarkStart w:id="3149" w:name="_Toc188334072"/>
      <w:bookmarkStart w:id="3150" w:name="_Toc188334118"/>
      <w:bookmarkStart w:id="3151" w:name="_Toc483857426"/>
      <w:r w:rsidRPr="000615A5">
        <w:t xml:space="preserve">Table </w:t>
      </w:r>
      <w:r w:rsidRPr="000615A5">
        <w:fldChar w:fldCharType="begin"/>
      </w:r>
      <w:r w:rsidRPr="000615A5">
        <w:instrText xml:space="preserve"> SEQ Table \* ARABIC </w:instrText>
      </w:r>
      <w:r w:rsidRPr="000615A5">
        <w:fldChar w:fldCharType="separate"/>
      </w:r>
      <w:r w:rsidR="00036893">
        <w:rPr>
          <w:noProof/>
        </w:rPr>
        <w:t>73</w:t>
      </w:r>
      <w:r w:rsidRPr="000615A5">
        <w:fldChar w:fldCharType="end"/>
      </w:r>
      <w:bookmarkEnd w:id="3148"/>
      <w:r w:rsidRPr="000615A5">
        <w:t xml:space="preserve"> </w:t>
      </w:r>
      <w:r w:rsidR="00D76A65">
        <w:t>–</w:t>
      </w:r>
      <w:r w:rsidRPr="000615A5">
        <w:t xml:space="preserve"> CANCEL</w:t>
      </w:r>
      <w:r w:rsidR="00D76A65">
        <w:t xml:space="preserve"> </w:t>
      </w:r>
      <w:r w:rsidRPr="000615A5">
        <w:t>message with object ID</w:t>
      </w:r>
      <w:bookmarkEnd w:id="3149"/>
      <w:bookmarkEnd w:id="3150"/>
      <w:bookmarkEnd w:id="3151"/>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86"/>
        <w:gridCol w:w="1618"/>
        <w:gridCol w:w="6036"/>
      </w:tblGrid>
      <w:tr w:rsidR="001F137E" w:rsidRPr="000615A5" w14:paraId="56F9929A" w14:textId="77777777" w:rsidTr="001F137E">
        <w:trPr>
          <w:cantSplit/>
        </w:trPr>
        <w:tc>
          <w:tcPr>
            <w:tcW w:w="3047" w:type="dxa"/>
            <w:gridSpan w:val="2"/>
            <w:shd w:val="clear" w:color="auto" w:fill="auto"/>
          </w:tcPr>
          <w:p w14:paraId="16E2D734" w14:textId="77777777" w:rsidR="001F137E" w:rsidRPr="000615A5" w:rsidRDefault="001F137E" w:rsidP="0062490F">
            <w:pPr>
              <w:pStyle w:val="TABLE-col-heading"/>
            </w:pPr>
            <w:r w:rsidRPr="000615A5">
              <w:t>Access specification for attributes of objects that make up the noun</w:t>
            </w:r>
          </w:p>
        </w:tc>
        <w:tc>
          <w:tcPr>
            <w:tcW w:w="6239" w:type="dxa"/>
            <w:shd w:val="clear" w:color="auto" w:fill="auto"/>
          </w:tcPr>
          <w:p w14:paraId="17669F4A" w14:textId="77777777" w:rsidR="001F137E" w:rsidRPr="000615A5" w:rsidRDefault="001F137E" w:rsidP="0062490F">
            <w:pPr>
              <w:pStyle w:val="TABLE-col-heading"/>
            </w:pPr>
            <w:r w:rsidRPr="000615A5">
              <w:t>Action for CANCEL verb</w:t>
            </w:r>
          </w:p>
        </w:tc>
      </w:tr>
      <w:tr w:rsidR="001F137E" w:rsidRPr="000615A5" w14:paraId="536B9EA3" w14:textId="77777777" w:rsidTr="001F137E">
        <w:trPr>
          <w:cantSplit/>
        </w:trPr>
        <w:tc>
          <w:tcPr>
            <w:tcW w:w="1401" w:type="dxa"/>
            <w:vMerge w:val="restart"/>
            <w:shd w:val="clear" w:color="auto" w:fill="auto"/>
          </w:tcPr>
          <w:p w14:paraId="3F7A0B0B" w14:textId="4EFEF4E9" w:rsidR="001F137E" w:rsidRPr="000615A5" w:rsidRDefault="001F137E" w:rsidP="0062490F">
            <w:pPr>
              <w:pStyle w:val="TABLE-cell"/>
              <w:rPr>
                <w:lang w:eastAsia="ja-JP"/>
              </w:rPr>
            </w:pPr>
            <w:r w:rsidRPr="000615A5">
              <w:rPr>
                <w:lang w:eastAsia="ja-JP"/>
              </w:rPr>
              <w:t xml:space="preserve">Noun has </w:t>
            </w:r>
            <w:r w:rsidR="00B16BF3">
              <w:rPr>
                <w:lang w:eastAsia="ja-JP"/>
              </w:rPr>
              <w:t>properties</w:t>
            </w:r>
          </w:p>
        </w:tc>
        <w:tc>
          <w:tcPr>
            <w:tcW w:w="1646" w:type="dxa"/>
            <w:shd w:val="clear" w:color="auto" w:fill="auto"/>
          </w:tcPr>
          <w:p w14:paraId="48066A74" w14:textId="77777777" w:rsidR="001F137E" w:rsidRPr="000615A5" w:rsidRDefault="001F137E" w:rsidP="0062490F">
            <w:pPr>
              <w:pStyle w:val="TABLE-cell"/>
            </w:pPr>
            <w:r w:rsidRPr="000615A5">
              <w:t>Property ID is not specified</w:t>
            </w:r>
          </w:p>
        </w:tc>
        <w:tc>
          <w:tcPr>
            <w:tcW w:w="6239" w:type="dxa"/>
            <w:shd w:val="clear" w:color="auto" w:fill="auto"/>
          </w:tcPr>
          <w:p w14:paraId="392ECC97" w14:textId="77777777" w:rsidR="001F137E" w:rsidRPr="000615A5" w:rsidRDefault="001F137E" w:rsidP="0062490F">
            <w:pPr>
              <w:pStyle w:val="TABLE-cell"/>
            </w:pPr>
            <w:r w:rsidRPr="000615A5">
              <w:t xml:space="preserve">Defines a request that the receiver is to cancel the specified </w:t>
            </w:r>
            <w:r w:rsidRPr="000615A5">
              <w:rPr>
                <w:rFonts w:eastAsia="MS PGothic"/>
              </w:rPr>
              <w:t>object</w:t>
            </w:r>
            <w:r w:rsidRPr="000615A5">
              <w:t>s.</w:t>
            </w:r>
          </w:p>
        </w:tc>
      </w:tr>
      <w:tr w:rsidR="001F137E" w:rsidRPr="000615A5" w14:paraId="22A52122" w14:textId="77777777" w:rsidTr="001F137E">
        <w:trPr>
          <w:cantSplit/>
        </w:trPr>
        <w:tc>
          <w:tcPr>
            <w:tcW w:w="1401" w:type="dxa"/>
            <w:vMerge/>
            <w:shd w:val="clear" w:color="auto" w:fill="auto"/>
          </w:tcPr>
          <w:p w14:paraId="62B1AEA0" w14:textId="77777777" w:rsidR="001F137E" w:rsidRPr="000615A5" w:rsidRDefault="001F137E" w:rsidP="0062490F">
            <w:pPr>
              <w:pStyle w:val="TABLE-cell"/>
            </w:pPr>
          </w:p>
        </w:tc>
        <w:tc>
          <w:tcPr>
            <w:tcW w:w="1646" w:type="dxa"/>
            <w:shd w:val="clear" w:color="auto" w:fill="auto"/>
          </w:tcPr>
          <w:p w14:paraId="5585210A" w14:textId="77777777" w:rsidR="001F137E" w:rsidRPr="000615A5" w:rsidRDefault="001F137E" w:rsidP="0062490F">
            <w:pPr>
              <w:pStyle w:val="TABLE-cell"/>
            </w:pPr>
            <w:r w:rsidRPr="000615A5">
              <w:t xml:space="preserve">Property IDs are specified </w:t>
            </w:r>
          </w:p>
        </w:tc>
        <w:tc>
          <w:tcPr>
            <w:tcW w:w="6239" w:type="dxa"/>
            <w:shd w:val="clear" w:color="auto" w:fill="auto"/>
          </w:tcPr>
          <w:p w14:paraId="6F517291" w14:textId="260677FF" w:rsidR="001F137E" w:rsidRPr="000615A5" w:rsidRDefault="001F137E" w:rsidP="0062490F">
            <w:pPr>
              <w:pStyle w:val="TABLE-cell"/>
            </w:pPr>
            <w:r w:rsidRPr="000615A5">
              <w:t xml:space="preserve">Defines a request that the receiver is to cancel the specified </w:t>
            </w:r>
            <w:r w:rsidR="00B16BF3">
              <w:t>properties</w:t>
            </w:r>
            <w:r w:rsidRPr="000615A5">
              <w:t xml:space="preserve"> for the specified </w:t>
            </w:r>
            <w:r w:rsidRPr="000615A5">
              <w:rPr>
                <w:rFonts w:eastAsia="MS PGothic"/>
              </w:rPr>
              <w:t>object</w:t>
            </w:r>
            <w:r w:rsidRPr="000615A5">
              <w:t>s.</w:t>
            </w:r>
          </w:p>
        </w:tc>
      </w:tr>
      <w:tr w:rsidR="001F137E" w:rsidRPr="000615A5" w14:paraId="37803125" w14:textId="77777777" w:rsidTr="001F137E">
        <w:trPr>
          <w:cantSplit/>
        </w:trPr>
        <w:tc>
          <w:tcPr>
            <w:tcW w:w="1401" w:type="dxa"/>
            <w:vMerge/>
            <w:shd w:val="clear" w:color="auto" w:fill="auto"/>
          </w:tcPr>
          <w:p w14:paraId="33F4E3F4" w14:textId="77777777" w:rsidR="001F137E" w:rsidRPr="000615A5" w:rsidRDefault="001F137E" w:rsidP="0062490F">
            <w:pPr>
              <w:pStyle w:val="TABLE-cell"/>
            </w:pPr>
          </w:p>
        </w:tc>
        <w:tc>
          <w:tcPr>
            <w:tcW w:w="1646" w:type="dxa"/>
            <w:shd w:val="clear" w:color="auto" w:fill="auto"/>
          </w:tcPr>
          <w:p w14:paraId="54D9CFDF" w14:textId="77777777" w:rsidR="001F137E" w:rsidRPr="000615A5" w:rsidRDefault="001F137E" w:rsidP="0062490F">
            <w:pPr>
              <w:pStyle w:val="TABLE-cell"/>
            </w:pPr>
            <w:r w:rsidRPr="000615A5">
              <w:t>Property IDs and value are specified</w:t>
            </w:r>
          </w:p>
        </w:tc>
        <w:tc>
          <w:tcPr>
            <w:tcW w:w="6239" w:type="dxa"/>
            <w:shd w:val="clear" w:color="auto" w:fill="auto"/>
          </w:tcPr>
          <w:p w14:paraId="43087BBF" w14:textId="613633F2" w:rsidR="001F137E" w:rsidRPr="000615A5" w:rsidRDefault="001F137E" w:rsidP="0062490F">
            <w:pPr>
              <w:pStyle w:val="TABLE-cell"/>
              <w:rPr>
                <w:rFonts w:eastAsia="MS PGothic"/>
              </w:rPr>
            </w:pPr>
            <w:r w:rsidRPr="000615A5">
              <w:rPr>
                <w:rFonts w:eastAsia="MS PGothic"/>
              </w:rPr>
              <w:t xml:space="preserve">Defines a request that the receiver is to cancel the specified </w:t>
            </w:r>
            <w:r w:rsidR="00B16BF3">
              <w:rPr>
                <w:rFonts w:eastAsia="MS PGothic"/>
              </w:rPr>
              <w:t>properties</w:t>
            </w:r>
            <w:r w:rsidRPr="000615A5">
              <w:rPr>
                <w:rFonts w:eastAsia="MS PGothic"/>
              </w:rPr>
              <w:t xml:space="preserve"> of the specified object</w:t>
            </w:r>
            <w:r w:rsidRPr="000615A5">
              <w:t>s</w:t>
            </w:r>
            <w:r w:rsidRPr="000615A5">
              <w:rPr>
                <w:rFonts w:eastAsia="MS PGothic"/>
              </w:rPr>
              <w:t xml:space="preserve"> that have the specified property value.</w:t>
            </w:r>
          </w:p>
        </w:tc>
      </w:tr>
      <w:tr w:rsidR="001F137E" w:rsidRPr="000615A5" w14:paraId="73629CDC" w14:textId="77777777" w:rsidTr="001F137E">
        <w:trPr>
          <w:cantSplit/>
        </w:trPr>
        <w:tc>
          <w:tcPr>
            <w:tcW w:w="3047" w:type="dxa"/>
            <w:gridSpan w:val="2"/>
            <w:shd w:val="clear" w:color="auto" w:fill="auto"/>
          </w:tcPr>
          <w:p w14:paraId="4BEA1B5A" w14:textId="0927A565" w:rsidR="001F137E" w:rsidRPr="000615A5" w:rsidRDefault="001F137E" w:rsidP="00B16BF3">
            <w:pPr>
              <w:pStyle w:val="TABLE-cell"/>
            </w:pPr>
            <w:r w:rsidRPr="000615A5">
              <w:rPr>
                <w:lang w:eastAsia="ja-JP"/>
              </w:rPr>
              <w:lastRenderedPageBreak/>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39" w:type="dxa"/>
            <w:shd w:val="clear" w:color="auto" w:fill="auto"/>
          </w:tcPr>
          <w:p w14:paraId="6F282D66" w14:textId="77777777" w:rsidR="001F137E" w:rsidRPr="000615A5" w:rsidRDefault="001F137E" w:rsidP="0062490F">
            <w:pPr>
              <w:pStyle w:val="TABLE-cell"/>
            </w:pPr>
            <w:r w:rsidRPr="000615A5">
              <w:t xml:space="preserve">Defines a request that the receiver is to cancel the specified </w:t>
            </w:r>
            <w:r w:rsidRPr="000615A5">
              <w:rPr>
                <w:rFonts w:eastAsia="MS PGothic"/>
              </w:rPr>
              <w:t>object</w:t>
            </w:r>
            <w:r w:rsidRPr="000615A5">
              <w:t xml:space="preserve">s. If contained elements IDs are specified, then only the specified contained elements for the specified </w:t>
            </w:r>
            <w:r w:rsidRPr="000615A5">
              <w:rPr>
                <w:rFonts w:eastAsia="MS PGothic"/>
              </w:rPr>
              <w:t>object</w:t>
            </w:r>
            <w:r w:rsidRPr="000615A5">
              <w:t xml:space="preserve">s are to be cancelled, not the </w:t>
            </w:r>
            <w:r w:rsidRPr="000615A5">
              <w:rPr>
                <w:rFonts w:eastAsia="MS PGothic"/>
              </w:rPr>
              <w:t>specified object</w:t>
            </w:r>
            <w:r w:rsidRPr="000615A5">
              <w:t>s.</w:t>
            </w:r>
          </w:p>
        </w:tc>
      </w:tr>
    </w:tbl>
    <w:p w14:paraId="472D0097" w14:textId="77777777" w:rsidR="00A872F5" w:rsidRDefault="00A872F5" w:rsidP="00DA2C42">
      <w:pPr>
        <w:pStyle w:val="NOTE"/>
      </w:pPr>
    </w:p>
    <w:p w14:paraId="29289909" w14:textId="07651D2A" w:rsidR="001F137E" w:rsidRPr="000615A5" w:rsidRDefault="001F137E" w:rsidP="00086399">
      <w:pPr>
        <w:pStyle w:val="PARAGRAPH"/>
      </w:pPr>
      <w:r w:rsidRPr="000615A5">
        <w:t xml:space="preserve">The general pattern for actions taken on a CHANGE message when the Object ID is a wildcard is defined in </w:t>
      </w:r>
      <w:r w:rsidRPr="000615A5">
        <w:fldChar w:fldCharType="begin"/>
      </w:r>
      <w:r w:rsidRPr="000615A5">
        <w:instrText xml:space="preserve"> REF _Ref188537883 </w:instrText>
      </w:r>
      <w:r w:rsidRPr="000615A5">
        <w:fldChar w:fldCharType="separate"/>
      </w:r>
      <w:r w:rsidR="00036893" w:rsidRPr="000615A5">
        <w:t xml:space="preserve">Table </w:t>
      </w:r>
      <w:r w:rsidR="00036893">
        <w:rPr>
          <w:noProof/>
        </w:rPr>
        <w:t>74</w:t>
      </w:r>
      <w:r w:rsidRPr="000615A5">
        <w:fldChar w:fldCharType="end"/>
      </w:r>
      <w:r w:rsidRPr="000615A5">
        <w:t>.</w:t>
      </w:r>
    </w:p>
    <w:p w14:paraId="1583C484" w14:textId="4D1C7719" w:rsidR="001F137E" w:rsidRPr="000615A5" w:rsidRDefault="001F137E" w:rsidP="00DA2C42">
      <w:pPr>
        <w:pStyle w:val="TABLE-title"/>
        <w:rPr>
          <w:sz w:val="18"/>
          <w:szCs w:val="18"/>
        </w:rPr>
      </w:pPr>
      <w:bookmarkStart w:id="3152" w:name="_Ref188537883"/>
      <w:bookmarkStart w:id="3153" w:name="_Toc188334073"/>
      <w:bookmarkStart w:id="3154" w:name="_Toc188334119"/>
      <w:bookmarkStart w:id="3155" w:name="_Toc483857427"/>
      <w:r w:rsidRPr="000615A5">
        <w:t xml:space="preserve">Table </w:t>
      </w:r>
      <w:r w:rsidRPr="000615A5">
        <w:fldChar w:fldCharType="begin"/>
      </w:r>
      <w:r w:rsidRPr="000615A5">
        <w:instrText xml:space="preserve"> SEQ Table \* ARABIC </w:instrText>
      </w:r>
      <w:r w:rsidRPr="000615A5">
        <w:fldChar w:fldCharType="separate"/>
      </w:r>
      <w:r w:rsidR="00036893">
        <w:rPr>
          <w:noProof/>
        </w:rPr>
        <w:t>74</w:t>
      </w:r>
      <w:r w:rsidRPr="000615A5">
        <w:fldChar w:fldCharType="end"/>
      </w:r>
      <w:bookmarkEnd w:id="3152"/>
      <w:r w:rsidRPr="000615A5">
        <w:t xml:space="preserve"> </w:t>
      </w:r>
      <w:r w:rsidR="00D76A65">
        <w:t>–</w:t>
      </w:r>
      <w:r w:rsidRPr="000615A5">
        <w:t xml:space="preserve"> CANCEL</w:t>
      </w:r>
      <w:r w:rsidR="00D76A65">
        <w:t xml:space="preserve"> </w:t>
      </w:r>
      <w:r w:rsidRPr="000615A5">
        <w:t>message with wildcard in object ID</w:t>
      </w:r>
      <w:bookmarkEnd w:id="3153"/>
      <w:bookmarkEnd w:id="3154"/>
      <w:bookmarkEnd w:id="3155"/>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72"/>
        <w:gridCol w:w="1613"/>
        <w:gridCol w:w="6055"/>
      </w:tblGrid>
      <w:tr w:rsidR="001F137E" w:rsidRPr="000615A5" w14:paraId="56DAFA7D" w14:textId="77777777" w:rsidTr="001F137E">
        <w:trPr>
          <w:cantSplit/>
        </w:trPr>
        <w:tc>
          <w:tcPr>
            <w:tcW w:w="3030" w:type="dxa"/>
            <w:gridSpan w:val="2"/>
            <w:shd w:val="clear" w:color="auto" w:fill="auto"/>
          </w:tcPr>
          <w:p w14:paraId="7B16B20C" w14:textId="77777777" w:rsidR="001F137E" w:rsidRPr="000615A5" w:rsidRDefault="001F137E" w:rsidP="00086399">
            <w:pPr>
              <w:pStyle w:val="TABLE-col-heading"/>
            </w:pPr>
            <w:r w:rsidRPr="000615A5">
              <w:t>Access specification for attributes of objects that make up the noun</w:t>
            </w:r>
          </w:p>
        </w:tc>
        <w:tc>
          <w:tcPr>
            <w:tcW w:w="6256" w:type="dxa"/>
            <w:shd w:val="clear" w:color="auto" w:fill="auto"/>
          </w:tcPr>
          <w:p w14:paraId="30B97C1C" w14:textId="77777777" w:rsidR="001F137E" w:rsidRPr="000615A5" w:rsidRDefault="001F137E" w:rsidP="00086399">
            <w:pPr>
              <w:pStyle w:val="TABLE-col-heading"/>
            </w:pPr>
            <w:r w:rsidRPr="000615A5">
              <w:t>Action for CANCEL verb</w:t>
            </w:r>
          </w:p>
        </w:tc>
      </w:tr>
      <w:tr w:rsidR="001F137E" w:rsidRPr="000615A5" w14:paraId="4630A6C3" w14:textId="77777777" w:rsidTr="001F137E">
        <w:trPr>
          <w:cantSplit/>
        </w:trPr>
        <w:tc>
          <w:tcPr>
            <w:tcW w:w="1387" w:type="dxa"/>
            <w:vMerge w:val="restart"/>
            <w:shd w:val="clear" w:color="auto" w:fill="auto"/>
          </w:tcPr>
          <w:p w14:paraId="29C86FB8" w14:textId="5100B94E" w:rsidR="001F137E" w:rsidRPr="000615A5" w:rsidRDefault="001F137E" w:rsidP="00086399">
            <w:pPr>
              <w:pStyle w:val="TABLE-cell"/>
              <w:rPr>
                <w:lang w:eastAsia="ja-JP"/>
              </w:rPr>
            </w:pPr>
            <w:r w:rsidRPr="000615A5">
              <w:rPr>
                <w:lang w:eastAsia="ja-JP"/>
              </w:rPr>
              <w:t xml:space="preserve">Noun has </w:t>
            </w:r>
            <w:r w:rsidR="00B16BF3">
              <w:rPr>
                <w:lang w:eastAsia="ja-JP"/>
              </w:rPr>
              <w:t>properties</w:t>
            </w:r>
          </w:p>
        </w:tc>
        <w:tc>
          <w:tcPr>
            <w:tcW w:w="1643" w:type="dxa"/>
            <w:shd w:val="clear" w:color="auto" w:fill="auto"/>
          </w:tcPr>
          <w:p w14:paraId="0972A550" w14:textId="77777777" w:rsidR="001F137E" w:rsidRPr="000615A5" w:rsidRDefault="001F137E" w:rsidP="00086399">
            <w:pPr>
              <w:pStyle w:val="TABLE-cell"/>
            </w:pPr>
            <w:r w:rsidRPr="000615A5">
              <w:t>Property ID is not specified</w:t>
            </w:r>
          </w:p>
        </w:tc>
        <w:tc>
          <w:tcPr>
            <w:tcW w:w="6256" w:type="dxa"/>
            <w:shd w:val="clear" w:color="auto" w:fill="auto"/>
          </w:tcPr>
          <w:p w14:paraId="0E3C9BC6" w14:textId="77777777" w:rsidR="001F137E" w:rsidRPr="000615A5" w:rsidRDefault="001F137E" w:rsidP="00086399">
            <w:pPr>
              <w:pStyle w:val="TABLE-cell"/>
            </w:pPr>
            <w:r w:rsidRPr="000615A5">
              <w:t>Error for identified resource objects.  Not an error for objects that may be identified by time specifications (Capability, Schedule, Performance).</w:t>
            </w:r>
          </w:p>
        </w:tc>
      </w:tr>
      <w:tr w:rsidR="001F137E" w:rsidRPr="000615A5" w14:paraId="2128B9F8" w14:textId="77777777" w:rsidTr="001F137E">
        <w:trPr>
          <w:cantSplit/>
        </w:trPr>
        <w:tc>
          <w:tcPr>
            <w:tcW w:w="1387" w:type="dxa"/>
            <w:vMerge/>
            <w:shd w:val="clear" w:color="auto" w:fill="auto"/>
          </w:tcPr>
          <w:p w14:paraId="537A6AA5" w14:textId="77777777" w:rsidR="001F137E" w:rsidRPr="000615A5" w:rsidRDefault="001F137E" w:rsidP="00086399">
            <w:pPr>
              <w:pStyle w:val="TABLE-cell"/>
            </w:pPr>
          </w:p>
        </w:tc>
        <w:tc>
          <w:tcPr>
            <w:tcW w:w="1643" w:type="dxa"/>
            <w:shd w:val="clear" w:color="auto" w:fill="auto"/>
          </w:tcPr>
          <w:p w14:paraId="1A5A13AF" w14:textId="77777777" w:rsidR="001F137E" w:rsidRPr="000615A5" w:rsidRDefault="001F137E" w:rsidP="00086399">
            <w:pPr>
              <w:pStyle w:val="TABLE-cell"/>
            </w:pPr>
            <w:r w:rsidRPr="000615A5">
              <w:t>Wildcard is specified as Property ID</w:t>
            </w:r>
          </w:p>
        </w:tc>
        <w:tc>
          <w:tcPr>
            <w:tcW w:w="6256" w:type="dxa"/>
            <w:shd w:val="clear" w:color="auto" w:fill="auto"/>
          </w:tcPr>
          <w:p w14:paraId="0CB1EEF4" w14:textId="23D1C638" w:rsidR="001F137E" w:rsidRPr="000615A5" w:rsidRDefault="001F137E" w:rsidP="00086399">
            <w:pPr>
              <w:pStyle w:val="TABLE-cell"/>
            </w:pPr>
            <w:r w:rsidRPr="000615A5">
              <w:t xml:space="preserve">Defines a request that the receiver is to cancel all </w:t>
            </w:r>
            <w:r w:rsidR="00B16BF3">
              <w:t>properties</w:t>
            </w:r>
            <w:r w:rsidRPr="000615A5">
              <w:t xml:space="preserve"> matching the property wildcard of all objects that match the </w:t>
            </w:r>
            <w:r w:rsidRPr="000615A5">
              <w:rPr>
                <w:lang w:eastAsia="ja-JP"/>
              </w:rPr>
              <w:t>object</w:t>
            </w:r>
            <w:r w:rsidRPr="000615A5">
              <w:t xml:space="preserve"> wildcard.</w:t>
            </w:r>
          </w:p>
        </w:tc>
      </w:tr>
      <w:tr w:rsidR="001F137E" w:rsidRPr="000615A5" w14:paraId="1581ADC9" w14:textId="77777777" w:rsidTr="001F137E">
        <w:trPr>
          <w:cantSplit/>
        </w:trPr>
        <w:tc>
          <w:tcPr>
            <w:tcW w:w="3030" w:type="dxa"/>
            <w:gridSpan w:val="2"/>
            <w:shd w:val="clear" w:color="auto" w:fill="auto"/>
          </w:tcPr>
          <w:p w14:paraId="327322D5" w14:textId="5115C1ED"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56" w:type="dxa"/>
            <w:shd w:val="clear" w:color="auto" w:fill="auto"/>
          </w:tcPr>
          <w:p w14:paraId="060C00A7" w14:textId="77777777" w:rsidR="001F137E" w:rsidRPr="000615A5" w:rsidRDefault="001F137E" w:rsidP="00086399">
            <w:pPr>
              <w:pStyle w:val="TABLE-cell"/>
              <w:rPr>
                <w:rFonts w:eastAsia="MS PGothic"/>
              </w:rPr>
            </w:pPr>
            <w:r w:rsidRPr="000615A5">
              <w:rPr>
                <w:rFonts w:eastAsia="MS PGothic"/>
              </w:rPr>
              <w:t xml:space="preserve">Defines a request that the receiver is to cancel all </w:t>
            </w:r>
            <w:r w:rsidRPr="000615A5">
              <w:t xml:space="preserve">objects </w:t>
            </w:r>
            <w:r w:rsidRPr="000615A5">
              <w:rPr>
                <w:rFonts w:eastAsia="MS PGothic"/>
              </w:rPr>
              <w:t xml:space="preserve">matching the </w:t>
            </w:r>
            <w:r w:rsidRPr="000615A5">
              <w:rPr>
                <w:rFonts w:eastAsia="MS PGothic"/>
                <w:lang w:eastAsia="ja-JP"/>
              </w:rPr>
              <w:t>object</w:t>
            </w:r>
            <w:r w:rsidRPr="000615A5">
              <w:rPr>
                <w:rFonts w:eastAsia="MS PGothic"/>
              </w:rPr>
              <w:t xml:space="preserve"> wildcard.</w:t>
            </w:r>
          </w:p>
        </w:tc>
      </w:tr>
    </w:tbl>
    <w:p w14:paraId="2AF4A474" w14:textId="77777777" w:rsidR="001F137E" w:rsidRPr="000615A5" w:rsidRDefault="001F137E" w:rsidP="00DA2C42">
      <w:pPr>
        <w:pStyle w:val="NOTE"/>
      </w:pPr>
    </w:p>
    <w:p w14:paraId="0655C4F8" w14:textId="5811E5AE" w:rsidR="001F137E" w:rsidRPr="000615A5" w:rsidRDefault="001F137E" w:rsidP="00DA2C42">
      <w:pPr>
        <w:pStyle w:val="ANNEX-heading1"/>
      </w:pPr>
      <w:bookmarkStart w:id="3156" w:name="_Toc507945014"/>
      <w:r w:rsidRPr="000615A5">
        <w:t>Actions for SYNC message</w:t>
      </w:r>
      <w:bookmarkEnd w:id="3156"/>
    </w:p>
    <w:p w14:paraId="237214DE" w14:textId="4BD8C8CA" w:rsidR="001F137E" w:rsidRPr="000615A5" w:rsidRDefault="001F137E" w:rsidP="00086399">
      <w:pPr>
        <w:pStyle w:val="PARAGRAPH"/>
      </w:pPr>
      <w:r w:rsidRPr="000615A5">
        <w:t xml:space="preserve">The general pattern for actions taken on a SYNC message when the Object ID is specified is defined in </w:t>
      </w:r>
      <w:r w:rsidRPr="000615A5">
        <w:fldChar w:fldCharType="begin"/>
      </w:r>
      <w:r w:rsidRPr="000615A5">
        <w:instrText xml:space="preserve"> REF _Ref188537910 </w:instrText>
      </w:r>
      <w:r w:rsidRPr="000615A5">
        <w:fldChar w:fldCharType="separate"/>
      </w:r>
      <w:r w:rsidR="00036893" w:rsidRPr="000615A5">
        <w:t xml:space="preserve">Table </w:t>
      </w:r>
      <w:r w:rsidR="00036893">
        <w:rPr>
          <w:noProof/>
        </w:rPr>
        <w:t>75</w:t>
      </w:r>
      <w:r w:rsidRPr="000615A5">
        <w:fldChar w:fldCharType="end"/>
      </w:r>
      <w:r w:rsidRPr="000615A5">
        <w:t xml:space="preserve">.  A sync message may be a SYNC ADD to define new information, SYNC CHANGE to change existing information, and SYNC DELETE to delete information. </w:t>
      </w:r>
    </w:p>
    <w:p w14:paraId="6A975A05" w14:textId="569BCAD1" w:rsidR="001F137E" w:rsidRPr="000615A5" w:rsidRDefault="001F137E" w:rsidP="00DA2C42">
      <w:pPr>
        <w:pStyle w:val="TABLE-title"/>
        <w:rPr>
          <w:sz w:val="18"/>
          <w:szCs w:val="18"/>
        </w:rPr>
      </w:pPr>
      <w:bookmarkStart w:id="3157" w:name="_Ref188537910"/>
      <w:bookmarkStart w:id="3158" w:name="_Toc188334074"/>
      <w:bookmarkStart w:id="3159" w:name="_Toc188334120"/>
      <w:bookmarkStart w:id="3160" w:name="_Toc483857428"/>
      <w:r w:rsidRPr="000615A5">
        <w:t xml:space="preserve">Table </w:t>
      </w:r>
      <w:r w:rsidRPr="000615A5">
        <w:fldChar w:fldCharType="begin"/>
      </w:r>
      <w:r w:rsidRPr="000615A5">
        <w:instrText xml:space="preserve"> SEQ Table \* ARABIC </w:instrText>
      </w:r>
      <w:r w:rsidRPr="000615A5">
        <w:fldChar w:fldCharType="separate"/>
      </w:r>
      <w:r w:rsidR="00036893">
        <w:rPr>
          <w:noProof/>
        </w:rPr>
        <w:t>75</w:t>
      </w:r>
      <w:r w:rsidRPr="000615A5">
        <w:fldChar w:fldCharType="end"/>
      </w:r>
      <w:bookmarkEnd w:id="3157"/>
      <w:r w:rsidRPr="000615A5">
        <w:t xml:space="preserve"> </w:t>
      </w:r>
      <w:r w:rsidR="00D76A65">
        <w:t>–</w:t>
      </w:r>
      <w:r w:rsidRPr="000615A5">
        <w:t xml:space="preserve"> SYNC</w:t>
      </w:r>
      <w:r w:rsidR="00D76A65">
        <w:t xml:space="preserve"> </w:t>
      </w:r>
      <w:r w:rsidRPr="000615A5">
        <w:t>message with object ID</w:t>
      </w:r>
      <w:bookmarkEnd w:id="3158"/>
      <w:bookmarkEnd w:id="3159"/>
      <w:bookmarkEnd w:id="3160"/>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82"/>
        <w:gridCol w:w="1618"/>
        <w:gridCol w:w="6040"/>
      </w:tblGrid>
      <w:tr w:rsidR="001F137E" w:rsidRPr="000615A5" w14:paraId="446B6921" w14:textId="77777777" w:rsidTr="001F137E">
        <w:tc>
          <w:tcPr>
            <w:tcW w:w="3044" w:type="dxa"/>
            <w:gridSpan w:val="2"/>
            <w:shd w:val="clear" w:color="auto" w:fill="auto"/>
          </w:tcPr>
          <w:p w14:paraId="4B6555B2" w14:textId="77777777" w:rsidR="001F137E" w:rsidRPr="000615A5" w:rsidRDefault="001F137E" w:rsidP="00086399">
            <w:pPr>
              <w:pStyle w:val="TABLE-col-heading"/>
            </w:pPr>
            <w:r w:rsidRPr="000615A5">
              <w:t>Access specification for attributes of objects that make up the noun</w:t>
            </w:r>
          </w:p>
        </w:tc>
        <w:tc>
          <w:tcPr>
            <w:tcW w:w="6242" w:type="dxa"/>
            <w:shd w:val="clear" w:color="auto" w:fill="auto"/>
          </w:tcPr>
          <w:p w14:paraId="09956C61" w14:textId="77777777" w:rsidR="001F137E" w:rsidRPr="000615A5" w:rsidRDefault="001F137E" w:rsidP="00086399">
            <w:pPr>
              <w:pStyle w:val="TABLE-col-heading"/>
            </w:pPr>
            <w:r w:rsidRPr="000615A5">
              <w:t>Action for SYNC verb</w:t>
            </w:r>
          </w:p>
        </w:tc>
      </w:tr>
      <w:tr w:rsidR="001F137E" w:rsidRPr="000615A5" w14:paraId="71548059" w14:textId="77777777" w:rsidTr="001F137E">
        <w:tc>
          <w:tcPr>
            <w:tcW w:w="1398" w:type="dxa"/>
            <w:vMerge w:val="restart"/>
            <w:shd w:val="clear" w:color="auto" w:fill="auto"/>
          </w:tcPr>
          <w:p w14:paraId="67ACF10D" w14:textId="4ABD928A" w:rsidR="001F137E" w:rsidRPr="000615A5" w:rsidRDefault="001F137E" w:rsidP="00086399">
            <w:pPr>
              <w:pStyle w:val="TABLE-cell"/>
              <w:rPr>
                <w:lang w:eastAsia="ja-JP"/>
              </w:rPr>
            </w:pPr>
            <w:r w:rsidRPr="000615A5">
              <w:rPr>
                <w:lang w:eastAsia="ja-JP"/>
              </w:rPr>
              <w:t xml:space="preserve">Noun has </w:t>
            </w:r>
            <w:r w:rsidR="00B16BF3">
              <w:rPr>
                <w:lang w:eastAsia="ja-JP"/>
              </w:rPr>
              <w:t>properties</w:t>
            </w:r>
          </w:p>
        </w:tc>
        <w:tc>
          <w:tcPr>
            <w:tcW w:w="1646" w:type="dxa"/>
            <w:shd w:val="clear" w:color="auto" w:fill="auto"/>
          </w:tcPr>
          <w:p w14:paraId="70A8664C" w14:textId="77777777" w:rsidR="001F137E" w:rsidRPr="000615A5" w:rsidRDefault="001F137E" w:rsidP="00086399">
            <w:pPr>
              <w:pStyle w:val="TABLE-cell"/>
            </w:pPr>
            <w:r w:rsidRPr="000615A5">
              <w:t>Property ID is not specified</w:t>
            </w:r>
          </w:p>
        </w:tc>
        <w:tc>
          <w:tcPr>
            <w:tcW w:w="6242" w:type="dxa"/>
            <w:shd w:val="clear" w:color="auto" w:fill="auto"/>
          </w:tcPr>
          <w:p w14:paraId="07696501" w14:textId="77777777" w:rsidR="001F137E" w:rsidRPr="000615A5" w:rsidRDefault="001F137E" w:rsidP="00086399">
            <w:pPr>
              <w:pStyle w:val="TABLE-cell"/>
            </w:pPr>
            <w:r w:rsidRPr="000615A5">
              <w:t xml:space="preserve">Defines a request that the receiver is to add (SYNC ADD), delete (SYNC DELETE) or change (SYNC CHANGE) the </w:t>
            </w:r>
            <w:r w:rsidRPr="000615A5">
              <w:rPr>
                <w:rFonts w:eastAsia="MS PGothic"/>
              </w:rPr>
              <w:t>specified object</w:t>
            </w:r>
            <w:r w:rsidRPr="000615A5">
              <w:t>s.</w:t>
            </w:r>
          </w:p>
        </w:tc>
      </w:tr>
      <w:tr w:rsidR="001F137E" w:rsidRPr="000615A5" w14:paraId="552D3559" w14:textId="77777777" w:rsidTr="001F137E">
        <w:tc>
          <w:tcPr>
            <w:tcW w:w="1398" w:type="dxa"/>
            <w:vMerge/>
            <w:shd w:val="clear" w:color="auto" w:fill="auto"/>
          </w:tcPr>
          <w:p w14:paraId="51CCBDE2" w14:textId="77777777" w:rsidR="001F137E" w:rsidRPr="000615A5" w:rsidRDefault="001F137E" w:rsidP="00086399">
            <w:pPr>
              <w:pStyle w:val="TABLE-cell"/>
            </w:pPr>
          </w:p>
        </w:tc>
        <w:tc>
          <w:tcPr>
            <w:tcW w:w="1646" w:type="dxa"/>
            <w:shd w:val="clear" w:color="auto" w:fill="auto"/>
          </w:tcPr>
          <w:p w14:paraId="369D6224" w14:textId="77777777" w:rsidR="001F137E" w:rsidRPr="000615A5" w:rsidRDefault="001F137E" w:rsidP="00086399">
            <w:pPr>
              <w:pStyle w:val="TABLE-cell"/>
            </w:pPr>
            <w:r w:rsidRPr="000615A5">
              <w:t xml:space="preserve">Property IDs are specified </w:t>
            </w:r>
          </w:p>
        </w:tc>
        <w:tc>
          <w:tcPr>
            <w:tcW w:w="6242" w:type="dxa"/>
            <w:shd w:val="clear" w:color="auto" w:fill="auto"/>
          </w:tcPr>
          <w:p w14:paraId="4ECACD27" w14:textId="02118EE0" w:rsidR="001F137E" w:rsidRPr="000615A5" w:rsidRDefault="001F137E" w:rsidP="00086399">
            <w:pPr>
              <w:pStyle w:val="TABLE-cell"/>
            </w:pPr>
            <w:r w:rsidRPr="000615A5">
              <w:t xml:space="preserve">Defines a request that the receiver is to add, change, or delete the </w:t>
            </w:r>
            <w:r w:rsidRPr="000615A5">
              <w:rPr>
                <w:rFonts w:eastAsia="MS PGothic"/>
              </w:rPr>
              <w:t>specified object</w:t>
            </w:r>
            <w:r w:rsidRPr="000615A5">
              <w:t xml:space="preserve">s and list of the </w:t>
            </w:r>
            <w:r w:rsidRPr="000615A5">
              <w:rPr>
                <w:rFonts w:eastAsia="MS PGothic"/>
              </w:rPr>
              <w:t xml:space="preserve">specified </w:t>
            </w:r>
            <w:r w:rsidR="00B16BF3">
              <w:rPr>
                <w:rFonts w:eastAsia="MS PGothic"/>
              </w:rPr>
              <w:t>properties</w:t>
            </w:r>
            <w:r w:rsidRPr="000615A5">
              <w:t>.</w:t>
            </w:r>
          </w:p>
        </w:tc>
      </w:tr>
      <w:tr w:rsidR="001F137E" w:rsidRPr="000615A5" w14:paraId="7A765240" w14:textId="77777777" w:rsidTr="001F137E">
        <w:tc>
          <w:tcPr>
            <w:tcW w:w="1398" w:type="dxa"/>
            <w:vMerge/>
            <w:shd w:val="clear" w:color="auto" w:fill="auto"/>
          </w:tcPr>
          <w:p w14:paraId="42646B8D" w14:textId="77777777" w:rsidR="001F137E" w:rsidRPr="000615A5" w:rsidRDefault="001F137E" w:rsidP="00086399">
            <w:pPr>
              <w:pStyle w:val="TABLE-cell"/>
            </w:pPr>
          </w:p>
        </w:tc>
        <w:tc>
          <w:tcPr>
            <w:tcW w:w="1646" w:type="dxa"/>
            <w:shd w:val="clear" w:color="auto" w:fill="auto"/>
          </w:tcPr>
          <w:p w14:paraId="217EE05C" w14:textId="77777777" w:rsidR="001F137E" w:rsidRPr="000615A5" w:rsidRDefault="001F137E" w:rsidP="00086399">
            <w:pPr>
              <w:pStyle w:val="TABLE-cell"/>
            </w:pPr>
            <w:r w:rsidRPr="000615A5">
              <w:t>Property IDs and value are specified</w:t>
            </w:r>
          </w:p>
        </w:tc>
        <w:tc>
          <w:tcPr>
            <w:tcW w:w="6242" w:type="dxa"/>
            <w:shd w:val="clear" w:color="auto" w:fill="auto"/>
          </w:tcPr>
          <w:p w14:paraId="1B71DEA0" w14:textId="76A2D228" w:rsidR="001F137E" w:rsidRPr="000615A5" w:rsidRDefault="001F137E" w:rsidP="00086399">
            <w:pPr>
              <w:pStyle w:val="TABLE-cell"/>
              <w:rPr>
                <w:rFonts w:eastAsia="MS PGothic"/>
              </w:rPr>
            </w:pPr>
            <w:r w:rsidRPr="000615A5">
              <w:rPr>
                <w:rFonts w:eastAsia="MS PGothic"/>
              </w:rPr>
              <w:t>Defines a request that the receiver is to add, change, or cancel the specified object</w:t>
            </w:r>
            <w:r w:rsidRPr="000615A5">
              <w:t>s</w:t>
            </w:r>
            <w:r w:rsidRPr="000615A5">
              <w:rPr>
                <w:rFonts w:eastAsia="MS PGothic"/>
              </w:rPr>
              <w:t xml:space="preserve">, list of </w:t>
            </w:r>
            <w:r w:rsidR="00B16BF3">
              <w:rPr>
                <w:rFonts w:eastAsia="MS PGothic"/>
              </w:rPr>
              <w:t>properties</w:t>
            </w:r>
            <w:r w:rsidRPr="000615A5">
              <w:rPr>
                <w:rFonts w:eastAsia="MS PGothic"/>
              </w:rPr>
              <w:t xml:space="preserve"> and property values.</w:t>
            </w:r>
          </w:p>
        </w:tc>
      </w:tr>
      <w:tr w:rsidR="001F137E" w:rsidRPr="000615A5" w14:paraId="105D89F6" w14:textId="77777777" w:rsidTr="001F137E">
        <w:tc>
          <w:tcPr>
            <w:tcW w:w="3044" w:type="dxa"/>
            <w:gridSpan w:val="2"/>
            <w:shd w:val="clear" w:color="auto" w:fill="auto"/>
          </w:tcPr>
          <w:p w14:paraId="283E4EF2" w14:textId="4A036FCC" w:rsidR="001F137E" w:rsidRPr="000615A5" w:rsidRDefault="001F137E" w:rsidP="00B16BF3">
            <w:pPr>
              <w:pStyle w:val="TABLE-cell"/>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42" w:type="dxa"/>
            <w:shd w:val="clear" w:color="auto" w:fill="auto"/>
          </w:tcPr>
          <w:p w14:paraId="796770C1" w14:textId="77777777" w:rsidR="001F137E" w:rsidRPr="000615A5" w:rsidRDefault="001F137E" w:rsidP="00086399">
            <w:pPr>
              <w:pStyle w:val="TABLE-cell"/>
            </w:pPr>
            <w:r w:rsidRPr="000615A5">
              <w:t xml:space="preserve">Defines a request that the receiver is to add, change, or delete the specified attributes and contained elements of the specified </w:t>
            </w:r>
            <w:r w:rsidRPr="000615A5">
              <w:rPr>
                <w:rFonts w:eastAsia="MS PGothic"/>
              </w:rPr>
              <w:t>object</w:t>
            </w:r>
            <w:r w:rsidRPr="000615A5">
              <w:t xml:space="preserve">s and IDs of objects associated with the </w:t>
            </w:r>
            <w:r w:rsidRPr="000615A5">
              <w:rPr>
                <w:rFonts w:eastAsia="MS PGothic"/>
              </w:rPr>
              <w:t>specified object</w:t>
            </w:r>
            <w:r w:rsidRPr="000615A5">
              <w:t>s.</w:t>
            </w:r>
          </w:p>
        </w:tc>
      </w:tr>
    </w:tbl>
    <w:p w14:paraId="6F8260EE" w14:textId="45F3E861" w:rsidR="001F137E" w:rsidRPr="000615A5" w:rsidRDefault="001F137E" w:rsidP="00086399">
      <w:pPr>
        <w:pStyle w:val="PARAGRAPH"/>
      </w:pPr>
      <w:r w:rsidRPr="000615A5">
        <w:t xml:space="preserve">The general pattern for actions taken on a SYNC message when the Object ID contains a wildcard specification is defined in </w:t>
      </w:r>
      <w:r w:rsidRPr="000615A5">
        <w:fldChar w:fldCharType="begin"/>
      </w:r>
      <w:r w:rsidRPr="000615A5">
        <w:instrText xml:space="preserve"> REF _Ref188537922 </w:instrText>
      </w:r>
      <w:r w:rsidRPr="000615A5">
        <w:fldChar w:fldCharType="separate"/>
      </w:r>
      <w:r w:rsidR="00036893" w:rsidRPr="000615A5">
        <w:t xml:space="preserve">Table </w:t>
      </w:r>
      <w:r w:rsidR="00036893">
        <w:rPr>
          <w:noProof/>
        </w:rPr>
        <w:t>76</w:t>
      </w:r>
      <w:r w:rsidRPr="000615A5">
        <w:fldChar w:fldCharType="end"/>
      </w:r>
      <w:r w:rsidRPr="000615A5">
        <w:t>.</w:t>
      </w:r>
    </w:p>
    <w:p w14:paraId="77CD7DFF" w14:textId="3926B172" w:rsidR="001F137E" w:rsidRPr="000615A5" w:rsidRDefault="001F137E" w:rsidP="00DA2C42">
      <w:pPr>
        <w:pStyle w:val="TABLE-title"/>
      </w:pPr>
      <w:bookmarkStart w:id="3161" w:name="_Ref188537922"/>
      <w:bookmarkStart w:id="3162" w:name="_Toc188334075"/>
      <w:bookmarkStart w:id="3163" w:name="_Toc188334121"/>
      <w:bookmarkStart w:id="3164" w:name="_Toc483857429"/>
      <w:r w:rsidRPr="000615A5">
        <w:t xml:space="preserve">Table </w:t>
      </w:r>
      <w:r w:rsidRPr="000615A5">
        <w:fldChar w:fldCharType="begin"/>
      </w:r>
      <w:r w:rsidRPr="000615A5">
        <w:instrText xml:space="preserve"> SEQ Table \* ARABIC </w:instrText>
      </w:r>
      <w:r w:rsidRPr="000615A5">
        <w:fldChar w:fldCharType="separate"/>
      </w:r>
      <w:r w:rsidR="00036893">
        <w:rPr>
          <w:noProof/>
        </w:rPr>
        <w:t>76</w:t>
      </w:r>
      <w:r w:rsidRPr="000615A5">
        <w:fldChar w:fldCharType="end"/>
      </w:r>
      <w:bookmarkEnd w:id="3161"/>
      <w:r w:rsidRPr="000615A5">
        <w:t xml:space="preserve"> </w:t>
      </w:r>
      <w:r w:rsidR="00D76A65">
        <w:t>–</w:t>
      </w:r>
      <w:r w:rsidRPr="000615A5">
        <w:t xml:space="preserve"> SYNC</w:t>
      </w:r>
      <w:r w:rsidR="00D76A65">
        <w:t xml:space="preserve"> </w:t>
      </w:r>
      <w:r w:rsidRPr="000615A5">
        <w:t>message with wildcard in object ID</w:t>
      </w:r>
      <w:bookmarkEnd w:id="3162"/>
      <w:bookmarkEnd w:id="3163"/>
      <w:bookmarkEnd w:id="3164"/>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382"/>
        <w:gridCol w:w="1618"/>
        <w:gridCol w:w="6040"/>
      </w:tblGrid>
      <w:tr w:rsidR="001F137E" w:rsidRPr="000615A5" w14:paraId="32D2824E" w14:textId="77777777" w:rsidTr="001F137E">
        <w:tc>
          <w:tcPr>
            <w:tcW w:w="3044" w:type="dxa"/>
            <w:gridSpan w:val="2"/>
            <w:shd w:val="clear" w:color="auto" w:fill="auto"/>
          </w:tcPr>
          <w:p w14:paraId="2167A370" w14:textId="77777777" w:rsidR="001F137E" w:rsidRPr="000615A5" w:rsidRDefault="001F137E" w:rsidP="00086399">
            <w:pPr>
              <w:pStyle w:val="TABLE-col-heading"/>
            </w:pPr>
            <w:r w:rsidRPr="000615A5">
              <w:t>Access specification for attributes of objects that make up the noun</w:t>
            </w:r>
          </w:p>
        </w:tc>
        <w:tc>
          <w:tcPr>
            <w:tcW w:w="6242" w:type="dxa"/>
            <w:shd w:val="clear" w:color="auto" w:fill="auto"/>
          </w:tcPr>
          <w:p w14:paraId="1FF5C6A6" w14:textId="77777777" w:rsidR="001F137E" w:rsidRPr="000615A5" w:rsidRDefault="001F137E" w:rsidP="00086399">
            <w:pPr>
              <w:pStyle w:val="TABLE-col-heading"/>
            </w:pPr>
            <w:r w:rsidRPr="000615A5">
              <w:t>Action for SYNC verb</w:t>
            </w:r>
          </w:p>
        </w:tc>
      </w:tr>
      <w:tr w:rsidR="001F137E" w:rsidRPr="000615A5" w14:paraId="74AF4545" w14:textId="77777777" w:rsidTr="001F137E">
        <w:tc>
          <w:tcPr>
            <w:tcW w:w="1398" w:type="dxa"/>
            <w:vMerge w:val="restart"/>
            <w:shd w:val="clear" w:color="auto" w:fill="auto"/>
          </w:tcPr>
          <w:p w14:paraId="50DDC66C" w14:textId="00E4D282" w:rsidR="001F137E" w:rsidRPr="000615A5" w:rsidRDefault="001F137E" w:rsidP="00086399">
            <w:pPr>
              <w:pStyle w:val="TABLE-cell"/>
            </w:pPr>
            <w:r w:rsidRPr="000615A5">
              <w:rPr>
                <w:lang w:eastAsia="ja-JP"/>
              </w:rPr>
              <w:t xml:space="preserve">Noun has </w:t>
            </w:r>
            <w:r w:rsidR="00B16BF3">
              <w:rPr>
                <w:lang w:eastAsia="ja-JP"/>
              </w:rPr>
              <w:t>properties</w:t>
            </w:r>
          </w:p>
        </w:tc>
        <w:tc>
          <w:tcPr>
            <w:tcW w:w="1646" w:type="dxa"/>
            <w:shd w:val="clear" w:color="auto" w:fill="auto"/>
          </w:tcPr>
          <w:p w14:paraId="67120023" w14:textId="77777777" w:rsidR="001F137E" w:rsidRPr="000615A5" w:rsidRDefault="001F137E" w:rsidP="00086399">
            <w:pPr>
              <w:pStyle w:val="TABLE-cell"/>
            </w:pPr>
            <w:r w:rsidRPr="000615A5">
              <w:t>Property ID is not specified</w:t>
            </w:r>
          </w:p>
        </w:tc>
        <w:tc>
          <w:tcPr>
            <w:tcW w:w="6242" w:type="dxa"/>
            <w:shd w:val="clear" w:color="auto" w:fill="auto"/>
          </w:tcPr>
          <w:p w14:paraId="389C35ED" w14:textId="77777777" w:rsidR="001F137E" w:rsidRPr="000615A5" w:rsidRDefault="001F137E" w:rsidP="00086399">
            <w:pPr>
              <w:pStyle w:val="TABLE-cell"/>
            </w:pPr>
            <w:r w:rsidRPr="000615A5">
              <w:t>SYNC ADD: Error</w:t>
            </w:r>
          </w:p>
          <w:p w14:paraId="5BCD9E90" w14:textId="77777777" w:rsidR="001F137E" w:rsidRPr="000615A5" w:rsidRDefault="001F137E" w:rsidP="00086399">
            <w:pPr>
              <w:pStyle w:val="TABLE-cell"/>
            </w:pPr>
            <w:r w:rsidRPr="000615A5">
              <w:t xml:space="preserve">SYNC DELETE: Defines a request that the receiver is to delete all objects matching the </w:t>
            </w:r>
            <w:r w:rsidRPr="000615A5">
              <w:rPr>
                <w:lang w:eastAsia="ja-JP"/>
              </w:rPr>
              <w:t>object</w:t>
            </w:r>
            <w:r w:rsidRPr="000615A5">
              <w:t xml:space="preserve"> wildcard.</w:t>
            </w:r>
          </w:p>
          <w:p w14:paraId="7A48CF81" w14:textId="77777777" w:rsidR="001F137E" w:rsidRPr="000615A5" w:rsidRDefault="001F137E" w:rsidP="00086399">
            <w:pPr>
              <w:pStyle w:val="TABLE-cell"/>
            </w:pPr>
            <w:r w:rsidRPr="000615A5">
              <w:t xml:space="preserve">SYNC CHANGE: Defines a request that the receiver is to change all object attributes for all objects matching the </w:t>
            </w:r>
            <w:r w:rsidRPr="000615A5">
              <w:rPr>
                <w:lang w:eastAsia="ja-JP"/>
              </w:rPr>
              <w:t>object</w:t>
            </w:r>
            <w:r w:rsidRPr="000615A5">
              <w:t xml:space="preserve"> wildcard </w:t>
            </w:r>
          </w:p>
          <w:p w14:paraId="564D75DB" w14:textId="77777777" w:rsidR="001F137E" w:rsidRPr="000615A5" w:rsidRDefault="001F137E" w:rsidP="00086399">
            <w:pPr>
              <w:pStyle w:val="TABLE-cell"/>
            </w:pPr>
          </w:p>
        </w:tc>
      </w:tr>
      <w:tr w:rsidR="001F137E" w:rsidRPr="000615A5" w14:paraId="61A7424E" w14:textId="77777777" w:rsidTr="001F137E">
        <w:tc>
          <w:tcPr>
            <w:tcW w:w="1398" w:type="dxa"/>
            <w:vMerge/>
            <w:shd w:val="clear" w:color="auto" w:fill="auto"/>
          </w:tcPr>
          <w:p w14:paraId="03016BCB" w14:textId="77777777" w:rsidR="001F137E" w:rsidRPr="000615A5" w:rsidRDefault="001F137E" w:rsidP="00086399">
            <w:pPr>
              <w:pStyle w:val="TABLE-cell"/>
            </w:pPr>
          </w:p>
        </w:tc>
        <w:tc>
          <w:tcPr>
            <w:tcW w:w="1646" w:type="dxa"/>
            <w:shd w:val="clear" w:color="auto" w:fill="auto"/>
          </w:tcPr>
          <w:p w14:paraId="68910ACF" w14:textId="77777777" w:rsidR="001F137E" w:rsidRPr="000615A5" w:rsidRDefault="001F137E" w:rsidP="00086399">
            <w:pPr>
              <w:pStyle w:val="TABLE-cell"/>
            </w:pPr>
            <w:r w:rsidRPr="000615A5">
              <w:t>Wildcard is specified as Property ID</w:t>
            </w:r>
          </w:p>
        </w:tc>
        <w:tc>
          <w:tcPr>
            <w:tcW w:w="6242" w:type="dxa"/>
            <w:shd w:val="clear" w:color="auto" w:fill="auto"/>
          </w:tcPr>
          <w:p w14:paraId="1F588CA8" w14:textId="77777777" w:rsidR="001F137E" w:rsidRPr="000615A5" w:rsidRDefault="001F137E" w:rsidP="00086399">
            <w:pPr>
              <w:pStyle w:val="TABLE-cell"/>
            </w:pPr>
            <w:r w:rsidRPr="000615A5">
              <w:t xml:space="preserve">SYNC ADD: Error </w:t>
            </w:r>
          </w:p>
          <w:p w14:paraId="2318D144" w14:textId="77777777" w:rsidR="001F137E" w:rsidRPr="000615A5" w:rsidRDefault="001F137E" w:rsidP="00086399">
            <w:pPr>
              <w:pStyle w:val="TABLE-cell"/>
            </w:pPr>
            <w:r w:rsidRPr="000615A5">
              <w:t>SYNC DELETE: Defines a request that the receiver is to delete all object properties matching the property wildcard for all objects matching the object wildcard.</w:t>
            </w:r>
          </w:p>
          <w:p w14:paraId="0A20D514" w14:textId="77777777" w:rsidR="001F137E" w:rsidRPr="000615A5" w:rsidRDefault="001F137E" w:rsidP="00086399">
            <w:pPr>
              <w:pStyle w:val="TABLE-cell"/>
            </w:pPr>
            <w:r w:rsidRPr="000615A5">
              <w:t>SYNC CHANGE: Defines a request that the receiver is to change all object properties matching the property wildcard for all objects matching the object wildcard.</w:t>
            </w:r>
          </w:p>
          <w:p w14:paraId="289B1CA9" w14:textId="77777777" w:rsidR="001F137E" w:rsidRPr="000615A5" w:rsidRDefault="001F137E" w:rsidP="00086399">
            <w:pPr>
              <w:pStyle w:val="TABLE-cell"/>
            </w:pPr>
          </w:p>
        </w:tc>
      </w:tr>
      <w:tr w:rsidR="001F137E" w:rsidRPr="000615A5" w14:paraId="036367ED" w14:textId="77777777" w:rsidTr="001F137E">
        <w:tc>
          <w:tcPr>
            <w:tcW w:w="3044" w:type="dxa"/>
            <w:gridSpan w:val="2"/>
            <w:shd w:val="clear" w:color="auto" w:fill="auto"/>
          </w:tcPr>
          <w:p w14:paraId="68A78C0A" w14:textId="0E7ED622" w:rsidR="001F137E" w:rsidRPr="000615A5" w:rsidRDefault="001F137E" w:rsidP="00B16BF3">
            <w:pPr>
              <w:pStyle w:val="TABLE-cell"/>
              <w:rPr>
                <w:lang w:eastAsia="ja-JP"/>
              </w:rPr>
            </w:pPr>
            <w:r w:rsidRPr="000615A5">
              <w:rPr>
                <w:lang w:eastAsia="ja-JP"/>
              </w:rPr>
              <w:t xml:space="preserve">Noun has no </w:t>
            </w:r>
            <w:r w:rsidR="00B16BF3">
              <w:rPr>
                <w:lang w:eastAsia="ja-JP"/>
              </w:rPr>
              <w:t>properties</w:t>
            </w:r>
            <w:r w:rsidRPr="000615A5">
              <w:rPr>
                <w:lang w:eastAsia="ja-JP"/>
              </w:rPr>
              <w:t xml:space="preserve"> but has contained </w:t>
            </w:r>
            <w:r w:rsidR="00B16BF3">
              <w:rPr>
                <w:lang w:eastAsia="ja-JP"/>
              </w:rPr>
              <w:t>elements</w:t>
            </w:r>
          </w:p>
        </w:tc>
        <w:tc>
          <w:tcPr>
            <w:tcW w:w="6242" w:type="dxa"/>
            <w:shd w:val="clear" w:color="auto" w:fill="auto"/>
          </w:tcPr>
          <w:p w14:paraId="7EB45670" w14:textId="77777777" w:rsidR="001F137E" w:rsidRPr="000615A5" w:rsidRDefault="001F137E" w:rsidP="00086399">
            <w:pPr>
              <w:pStyle w:val="TABLE-cell"/>
            </w:pPr>
            <w:r w:rsidRPr="000615A5">
              <w:t xml:space="preserve">SYNC ADD: Error </w:t>
            </w:r>
          </w:p>
          <w:p w14:paraId="6764FBB9" w14:textId="77777777" w:rsidR="001F137E" w:rsidRPr="000615A5" w:rsidRDefault="001F137E" w:rsidP="00086399">
            <w:pPr>
              <w:pStyle w:val="TABLE-cell"/>
            </w:pPr>
            <w:r w:rsidRPr="000615A5">
              <w:t xml:space="preserve">SYNC DELETE: </w:t>
            </w:r>
            <w:r w:rsidRPr="000615A5">
              <w:rPr>
                <w:rFonts w:eastAsia="MS PGothic"/>
              </w:rPr>
              <w:t xml:space="preserve">Defines a request that the receiver is to delete all </w:t>
            </w:r>
            <w:r w:rsidRPr="000615A5">
              <w:t xml:space="preserve">objects </w:t>
            </w:r>
            <w:r w:rsidRPr="000615A5">
              <w:rPr>
                <w:rFonts w:eastAsia="MS PGothic"/>
              </w:rPr>
              <w:t>matching the wildcard ID.</w:t>
            </w:r>
          </w:p>
          <w:p w14:paraId="2819DDEC" w14:textId="77777777" w:rsidR="001F137E" w:rsidRPr="000615A5" w:rsidRDefault="001F137E" w:rsidP="00086399">
            <w:pPr>
              <w:pStyle w:val="TABLE-cell"/>
              <w:rPr>
                <w:rFonts w:eastAsia="MS PGothic"/>
              </w:rPr>
            </w:pPr>
            <w:r w:rsidRPr="000615A5">
              <w:t xml:space="preserve">SYNC CHANGE: Defines a request that the receiver is to change the specified attributes and contained elements of the </w:t>
            </w:r>
            <w:r w:rsidRPr="000615A5">
              <w:rPr>
                <w:rFonts w:eastAsia="MS PGothic"/>
              </w:rPr>
              <w:t>specified object</w:t>
            </w:r>
            <w:r w:rsidRPr="000615A5">
              <w:t xml:space="preserve">s and IDs of objects associated with the </w:t>
            </w:r>
            <w:r w:rsidRPr="000615A5">
              <w:rPr>
                <w:rFonts w:eastAsia="MS PGothic"/>
              </w:rPr>
              <w:t>specified object</w:t>
            </w:r>
            <w:r w:rsidRPr="000615A5">
              <w:t>s.</w:t>
            </w:r>
          </w:p>
        </w:tc>
      </w:tr>
    </w:tbl>
    <w:p w14:paraId="59AC1219" w14:textId="77777777" w:rsidR="00C12AB4" w:rsidRDefault="00C12AB4" w:rsidP="00DA2C42">
      <w:pPr>
        <w:pStyle w:val="NOTE"/>
      </w:pPr>
    </w:p>
    <w:p w14:paraId="72F2B201" w14:textId="77777777" w:rsidR="00736843" w:rsidRDefault="00736843" w:rsidP="00736843">
      <w:pPr>
        <w:pStyle w:val="ANNEX-heading1"/>
        <w:rPr>
          <w:ins w:id="3165" w:author="Dennis Brandl" w:date="2018-03-03T13:54:00Z"/>
        </w:rPr>
      </w:pPr>
      <w:bookmarkStart w:id="3166" w:name="_Toc507945015"/>
      <w:ins w:id="3167" w:author="Dennis Brandl" w:date="2018-03-03T13:54:00Z">
        <w:r>
          <w:t>Pattern for usage of NOTIFY verb</w:t>
        </w:r>
        <w:bookmarkEnd w:id="3166"/>
      </w:ins>
    </w:p>
    <w:p w14:paraId="63A3B85D" w14:textId="5900AA07" w:rsidR="00736843" w:rsidRPr="00C12AB4" w:rsidRDefault="00736843" w:rsidP="00736843">
      <w:pPr>
        <w:pStyle w:val="PARAGRAPH"/>
        <w:rPr>
          <w:ins w:id="3168" w:author="Dennis Brandl" w:date="2018-03-03T13:54:00Z"/>
          <w:lang w:val="en-US"/>
        </w:rPr>
      </w:pPr>
      <w:ins w:id="3169" w:author="Dennis Brandl" w:date="2018-03-03T13:54:00Z">
        <w:r w:rsidRPr="00C12AB4">
          <w:rPr>
            <w:lang w:val="en-US"/>
          </w:rPr>
          <w:t xml:space="preserve">The NOTIFY verb is distinguished from all other verbs in that it does not define a request for the information user to perform any action. The information user </w:t>
        </w:r>
        <w:r>
          <w:rPr>
            <w:lang w:val="en-US"/>
          </w:rPr>
          <w:t>decides</w:t>
        </w:r>
        <w:r w:rsidRPr="00C12AB4">
          <w:rPr>
            <w:lang w:val="en-US"/>
          </w:rPr>
          <w:t xml:space="preserve"> on what actions, if any, </w:t>
        </w:r>
      </w:ins>
      <w:ins w:id="3170" w:author="Dennis Brandl" w:date="2018-03-03T13:56:00Z">
        <w:r>
          <w:rPr>
            <w:lang w:val="en-US"/>
          </w:rPr>
          <w:t xml:space="preserve">will be performed </w:t>
        </w:r>
      </w:ins>
      <w:ins w:id="3171" w:author="Dennis Brandl" w:date="2018-03-03T13:54:00Z">
        <w:r w:rsidRPr="00C12AB4">
          <w:rPr>
            <w:lang w:val="en-US"/>
          </w:rPr>
          <w:t>upon receipt of the message.</w:t>
        </w:r>
      </w:ins>
    </w:p>
    <w:p w14:paraId="1AE4A61F" w14:textId="35F20A46" w:rsidR="00736843" w:rsidRPr="00C12AB4" w:rsidRDefault="00736843" w:rsidP="00736843">
      <w:pPr>
        <w:pStyle w:val="PARAGRAPH"/>
        <w:rPr>
          <w:ins w:id="3172" w:author="Dennis Brandl" w:date="2018-03-03T13:54:00Z"/>
          <w:lang w:val="en-US"/>
        </w:rPr>
      </w:pPr>
      <w:ins w:id="3173" w:author="Dennis Brandl" w:date="2018-03-03T13:55:00Z">
        <w:r>
          <w:rPr>
            <w:lang w:val="en-US"/>
          </w:rPr>
          <w:t>Each</w:t>
        </w:r>
      </w:ins>
      <w:ins w:id="3174" w:author="Dennis Brandl" w:date="2018-03-03T13:54:00Z">
        <w:r w:rsidRPr="00C12AB4">
          <w:rPr>
            <w:lang w:val="en-US"/>
          </w:rPr>
          <w:t xml:space="preserve"> NOTIFY message is </w:t>
        </w:r>
        <w:r>
          <w:rPr>
            <w:lang w:val="en-US"/>
          </w:rPr>
          <w:t>considered unique</w:t>
        </w:r>
        <w:r w:rsidRPr="00C12AB4">
          <w:rPr>
            <w:lang w:val="en-US"/>
          </w:rPr>
          <w:t xml:space="preserve">. Only a fully constructed noun </w:t>
        </w:r>
      </w:ins>
      <w:ins w:id="3175" w:author="Dennis Brandl" w:date="2018-03-05T17:21:00Z">
        <w:r w:rsidR="00181DCD">
          <w:rPr>
            <w:lang w:val="en-US"/>
          </w:rPr>
          <w:t>should</w:t>
        </w:r>
      </w:ins>
      <w:ins w:id="3176" w:author="Dennis Brandl" w:date="2018-03-03T13:54:00Z">
        <w:r w:rsidRPr="00C12AB4">
          <w:rPr>
            <w:lang w:val="en-US"/>
          </w:rPr>
          <w:t xml:space="preserve"> be published with the NOTIFY verb.</w:t>
        </w:r>
      </w:ins>
      <w:ins w:id="3177" w:author="Dennis Brandl" w:date="2018-03-05T17:21:00Z">
        <w:r w:rsidR="00181DCD">
          <w:rPr>
            <w:lang w:val="en-US"/>
          </w:rPr>
          <w:t xml:space="preserve">  If the same event or data creation must be sent again, such as on a different subscription channel </w:t>
        </w:r>
      </w:ins>
      <w:ins w:id="3178" w:author="Dennis Brandl" w:date="2018-03-05T17:22:00Z">
        <w:r w:rsidR="00181DCD">
          <w:rPr>
            <w:lang w:val="en-US"/>
          </w:rPr>
          <w:t>or forwarded to other systems, then a new NOTIFY message should be created</w:t>
        </w:r>
      </w:ins>
      <w:ins w:id="3179" w:author="Dennis Brandl" w:date="2018-03-05T17:23:00Z">
        <w:r w:rsidR="00181DCD">
          <w:rPr>
            <w:lang w:val="en-US"/>
          </w:rPr>
          <w:t>, in order to preserve the integrity of an Event Driven Architecture (E</w:t>
        </w:r>
      </w:ins>
      <w:ins w:id="3180" w:author="Dennis Brandl" w:date="2018-03-05T17:24:00Z">
        <w:r w:rsidR="00181DCD">
          <w:rPr>
            <w:lang w:val="en-US"/>
          </w:rPr>
          <w:t>D</w:t>
        </w:r>
      </w:ins>
      <w:ins w:id="3181" w:author="Dennis Brandl" w:date="2018-03-05T17:23:00Z">
        <w:r w:rsidR="00181DCD">
          <w:rPr>
            <w:lang w:val="en-US"/>
          </w:rPr>
          <w:t>A).</w:t>
        </w:r>
      </w:ins>
    </w:p>
    <w:p w14:paraId="50C5C109" w14:textId="77777777" w:rsidR="00736843" w:rsidRDefault="00736843" w:rsidP="00736843">
      <w:pPr>
        <w:jc w:val="left"/>
        <w:rPr>
          <w:ins w:id="3182" w:author="Dennis Brandl" w:date="2018-03-03T13:54:00Z"/>
          <w:b/>
          <w:bCs/>
          <w:sz w:val="24"/>
          <w:szCs w:val="24"/>
        </w:rPr>
      </w:pPr>
      <w:ins w:id="3183" w:author="Dennis Brandl" w:date="2018-03-03T13:54:00Z">
        <w:r>
          <w:br w:type="page"/>
        </w:r>
      </w:ins>
    </w:p>
    <w:p w14:paraId="1796A3A0" w14:textId="14509862" w:rsidR="001F137E" w:rsidRPr="000615A5" w:rsidRDefault="001F137E" w:rsidP="00086399">
      <w:pPr>
        <w:pStyle w:val="ANNEXtitle"/>
      </w:pPr>
      <w:bookmarkStart w:id="3184" w:name="_Toc507945016"/>
      <w:r w:rsidRPr="000615A5">
        <w:lastRenderedPageBreak/>
        <w:t xml:space="preserve">– </w:t>
      </w:r>
      <w:r w:rsidR="003932B6">
        <w:t xml:space="preserve">(Informative) </w:t>
      </w:r>
      <w:r w:rsidRPr="000615A5">
        <w:t>General rules for identifying nouns from object models</w:t>
      </w:r>
      <w:bookmarkEnd w:id="3184"/>
    </w:p>
    <w:p w14:paraId="43A783C3" w14:textId="46DDBD16" w:rsidR="001F137E" w:rsidRPr="000615A5" w:rsidRDefault="001F137E" w:rsidP="00086399">
      <w:pPr>
        <w:pStyle w:val="ANNEX-heading1"/>
      </w:pPr>
      <w:bookmarkStart w:id="3185" w:name="_Toc483855673"/>
      <w:bookmarkStart w:id="3186" w:name="_Toc483856198"/>
      <w:bookmarkStart w:id="3187" w:name="_Toc483857289"/>
      <w:bookmarkStart w:id="3188" w:name="_Toc507945017"/>
      <w:bookmarkEnd w:id="3185"/>
      <w:bookmarkEnd w:id="3186"/>
      <w:bookmarkEnd w:id="3187"/>
      <w:r w:rsidRPr="000615A5">
        <w:t>Patterns</w:t>
      </w:r>
      <w:bookmarkEnd w:id="3188"/>
    </w:p>
    <w:p w14:paraId="0C76A350" w14:textId="77777777" w:rsidR="001F137E" w:rsidRPr="000615A5" w:rsidRDefault="001F137E" w:rsidP="00086399">
      <w:pPr>
        <w:pStyle w:val="PARAGRAPH"/>
      </w:pPr>
      <w:r w:rsidRPr="000615A5">
        <w:t>The following sections define the general pattern that was applied to define nouns based on the UML models defined in this standard.</w:t>
      </w:r>
    </w:p>
    <w:p w14:paraId="3E63F4E0" w14:textId="77777777" w:rsidR="001F137E" w:rsidRPr="000615A5" w:rsidRDefault="001F137E" w:rsidP="00086399">
      <w:pPr>
        <w:pStyle w:val="PARAGRAPH"/>
      </w:pPr>
      <w:r w:rsidRPr="000615A5">
        <w:t xml:space="preserve">The same general pattern could be applied to other nouns and/or objects not defined in this standard, but those specifications are outside the scope of this part. </w:t>
      </w:r>
    </w:p>
    <w:p w14:paraId="1BB613CA" w14:textId="43ABD354" w:rsidR="001F137E" w:rsidRPr="000615A5" w:rsidRDefault="001F137E" w:rsidP="00086399">
      <w:pPr>
        <w:pStyle w:val="ANNEX-heading1"/>
      </w:pPr>
      <w:bookmarkStart w:id="3189" w:name="_Toc507945018"/>
      <w:r w:rsidRPr="000615A5">
        <w:t>Hierarchical Object Model</w:t>
      </w:r>
      <w:bookmarkEnd w:id="3189"/>
    </w:p>
    <w:p w14:paraId="0A93203D" w14:textId="77777777" w:rsidR="004D2480" w:rsidRDefault="001F137E" w:rsidP="00086399">
      <w:pPr>
        <w:pStyle w:val="PARAGRAPH"/>
      </w:pPr>
      <w:r w:rsidRPr="000615A5">
        <w:t xml:space="preserve">Object models that follow a hierarchical structure have a single top object that contains a composite of other objects.  </w:t>
      </w:r>
    </w:p>
    <w:p w14:paraId="3321DAC4" w14:textId="49488652" w:rsidR="001F137E" w:rsidRPr="000615A5" w:rsidRDefault="001F137E" w:rsidP="00086399">
      <w:pPr>
        <w:pStyle w:val="PARAGRAPH"/>
      </w:pPr>
      <w:r w:rsidRPr="000615A5">
        <w:t xml:space="preserve">Examples of hierarchical object models are </w:t>
      </w:r>
      <w:r w:rsidRPr="000615A5">
        <w:rPr>
          <w:i/>
        </w:rPr>
        <w:t>Process Segments</w:t>
      </w:r>
      <w:r w:rsidRPr="000615A5">
        <w:t xml:space="preserve">, </w:t>
      </w:r>
      <w:r w:rsidRPr="000615A5">
        <w:rPr>
          <w:i/>
        </w:rPr>
        <w:t>Operations Definitions</w:t>
      </w:r>
      <w:r w:rsidRPr="000615A5">
        <w:t xml:space="preserve">, </w:t>
      </w:r>
      <w:r w:rsidRPr="000615A5">
        <w:rPr>
          <w:i/>
        </w:rPr>
        <w:t>Operations Schedules</w:t>
      </w:r>
      <w:r w:rsidRPr="000615A5">
        <w:t xml:space="preserve">, and </w:t>
      </w:r>
      <w:r w:rsidRPr="000615A5">
        <w:rPr>
          <w:i/>
        </w:rPr>
        <w:t>Operations Performance</w:t>
      </w:r>
      <w:r w:rsidRPr="000615A5">
        <w:t xml:space="preserve">.   </w:t>
      </w:r>
    </w:p>
    <w:p w14:paraId="34D25564" w14:textId="77777777" w:rsidR="001F137E" w:rsidRPr="000615A5" w:rsidRDefault="001F137E" w:rsidP="00086399">
      <w:pPr>
        <w:pStyle w:val="PARAGRAPH"/>
      </w:pPr>
      <w:r w:rsidRPr="000615A5">
        <w:t xml:space="preserve">When the top level object is a composite, and the child objects are only relevant in the context of the top level object, then a NOUN is identified with the top level object.  If the child objects are also composite objects, then they are included as the top level NOUN.  </w:t>
      </w:r>
    </w:p>
    <w:p w14:paraId="04229C0C" w14:textId="77777777" w:rsidR="001F137E" w:rsidRPr="000615A5" w:rsidRDefault="001F137E" w:rsidP="00086399">
      <w:pPr>
        <w:pStyle w:val="PARAGRAPH"/>
      </w:pPr>
      <w:r w:rsidRPr="000615A5">
        <w:t xml:space="preserve">The name of the NOUN is the same as the name of the top level object.  </w:t>
      </w:r>
    </w:p>
    <w:p w14:paraId="7E55E089" w14:textId="77777777" w:rsidR="004D2480" w:rsidRDefault="001F137E" w:rsidP="00086399">
      <w:pPr>
        <w:pStyle w:val="PARAGRAPH"/>
      </w:pPr>
      <w:r w:rsidRPr="000615A5">
        <w:t xml:space="preserve">This rule is based on the assumption that exchanging the child objects would not be effective, because they require the context of the parent object.  </w:t>
      </w:r>
    </w:p>
    <w:p w14:paraId="3EC92D1C" w14:textId="3F93E56D" w:rsidR="001F137E" w:rsidRPr="000615A5" w:rsidRDefault="001F137E" w:rsidP="00086399">
      <w:pPr>
        <w:pStyle w:val="PARAGRAPH"/>
      </w:pPr>
      <w:r w:rsidRPr="000615A5">
        <w:t xml:space="preserve">For example, exchanging just a </w:t>
      </w:r>
      <w:r w:rsidRPr="000615A5">
        <w:rPr>
          <w:i/>
        </w:rPr>
        <w:t>Segment Requirement</w:t>
      </w:r>
      <w:r w:rsidRPr="000615A5">
        <w:t xml:space="preserve"> without the context of the </w:t>
      </w:r>
      <w:r w:rsidRPr="000615A5">
        <w:rPr>
          <w:i/>
        </w:rPr>
        <w:t>Operations Request</w:t>
      </w:r>
      <w:r w:rsidRPr="000615A5">
        <w:t xml:space="preserve"> and the context of the </w:t>
      </w:r>
      <w:r w:rsidRPr="000615A5">
        <w:rPr>
          <w:i/>
        </w:rPr>
        <w:t>Operations Schedule</w:t>
      </w:r>
      <w:r w:rsidRPr="000615A5">
        <w:t xml:space="preserve"> does not have sufficient information to handle or process the </w:t>
      </w:r>
      <w:r w:rsidRPr="000615A5">
        <w:rPr>
          <w:i/>
        </w:rPr>
        <w:t>Segment Requirement</w:t>
      </w:r>
      <w:r w:rsidRPr="000615A5">
        <w:t xml:space="preserve">. </w:t>
      </w:r>
    </w:p>
    <w:p w14:paraId="46D46037" w14:textId="5AE1CA54" w:rsidR="001F137E" w:rsidRPr="000615A5" w:rsidRDefault="001F137E" w:rsidP="00086399">
      <w:pPr>
        <w:pStyle w:val="PARAGRAPH"/>
      </w:pPr>
      <w:r w:rsidRPr="000615A5">
        <w:fldChar w:fldCharType="begin"/>
      </w:r>
      <w:r w:rsidRPr="000615A5">
        <w:instrText xml:space="preserve"> REF _Ref188266308 </w:instrText>
      </w:r>
      <w:r w:rsidRPr="000615A5">
        <w:fldChar w:fldCharType="separate"/>
      </w:r>
      <w:r w:rsidR="00181DCD" w:rsidRPr="000615A5">
        <w:t xml:space="preserve">Figure </w:t>
      </w:r>
      <w:r w:rsidR="00181DCD">
        <w:rPr>
          <w:noProof/>
        </w:rPr>
        <w:t>58</w:t>
      </w:r>
      <w:r w:rsidRPr="000615A5">
        <w:fldChar w:fldCharType="end"/>
      </w:r>
      <w:r w:rsidRPr="000615A5">
        <w:t xml:space="preserve"> illustrates the composite relationships within the Operations Schedule.  Because all objects in the model are in the composite hierarchy, except for associations to objects in other models (process or product segment), there is only one NOUN defined for this model. </w:t>
      </w:r>
    </w:p>
    <w:p w14:paraId="5C7BFE0A" w14:textId="52668ADA" w:rsidR="001F137E" w:rsidRPr="000615A5" w:rsidRDefault="001F137E" w:rsidP="00086399">
      <w:pPr>
        <w:pStyle w:val="FIGURE"/>
      </w:pPr>
      <w:r w:rsidRPr="000615A5">
        <w:rPr>
          <w:noProof/>
          <w:lang w:val="en-US" w:eastAsia="en-US"/>
        </w:rPr>
        <w:lastRenderedPageBreak/>
        <w:drawing>
          <wp:inline distT="0" distB="0" distL="0" distR="0" wp14:anchorId="5E72BEF6" wp14:editId="2B3CB132">
            <wp:extent cx="5941060" cy="4787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1060" cy="4787900"/>
                    </a:xfrm>
                    <a:prstGeom prst="rect">
                      <a:avLst/>
                    </a:prstGeom>
                    <a:noFill/>
                    <a:ln>
                      <a:noFill/>
                    </a:ln>
                  </pic:spPr>
                </pic:pic>
              </a:graphicData>
            </a:graphic>
          </wp:inline>
        </w:drawing>
      </w:r>
    </w:p>
    <w:p w14:paraId="1BCD9A3B" w14:textId="231BCC83" w:rsidR="001F137E" w:rsidRPr="000615A5" w:rsidRDefault="001F137E" w:rsidP="00DA2C42">
      <w:pPr>
        <w:pStyle w:val="FIGURE-title"/>
      </w:pPr>
      <w:bookmarkStart w:id="3190" w:name="_Ref188266308"/>
      <w:bookmarkStart w:id="3191" w:name="_Toc188334076"/>
      <w:bookmarkStart w:id="3192" w:name="_Toc507944765"/>
      <w:r w:rsidRPr="000615A5">
        <w:t xml:space="preserve">Figure </w:t>
      </w:r>
      <w:r w:rsidRPr="000615A5">
        <w:fldChar w:fldCharType="begin"/>
      </w:r>
      <w:r w:rsidRPr="000615A5">
        <w:instrText xml:space="preserve"> SEQ Figure \* ARABIC </w:instrText>
      </w:r>
      <w:r w:rsidRPr="000615A5">
        <w:fldChar w:fldCharType="separate"/>
      </w:r>
      <w:r w:rsidR="00181DCD">
        <w:rPr>
          <w:noProof/>
        </w:rPr>
        <w:t>58</w:t>
      </w:r>
      <w:r w:rsidRPr="000615A5">
        <w:fldChar w:fldCharType="end"/>
      </w:r>
      <w:bookmarkEnd w:id="3190"/>
      <w:r w:rsidRPr="000615A5">
        <w:t xml:space="preserve"> </w:t>
      </w:r>
      <w:r w:rsidR="00D76A65">
        <w:t>–</w:t>
      </w:r>
      <w:r w:rsidRPr="000615A5">
        <w:t xml:space="preserve"> Object</w:t>
      </w:r>
      <w:r w:rsidR="00D76A65">
        <w:t xml:space="preserve"> </w:t>
      </w:r>
      <w:r w:rsidRPr="000615A5">
        <w:t>model with composite relationships</w:t>
      </w:r>
      <w:bookmarkEnd w:id="3191"/>
      <w:bookmarkEnd w:id="3192"/>
    </w:p>
    <w:p w14:paraId="2A092388" w14:textId="4AA257BB" w:rsidR="001F137E" w:rsidRPr="000615A5" w:rsidRDefault="001F137E" w:rsidP="00086399">
      <w:pPr>
        <w:pStyle w:val="ANNEX-heading1"/>
      </w:pPr>
      <w:bookmarkStart w:id="3193" w:name="_Toc483855676"/>
      <w:bookmarkStart w:id="3194" w:name="_Toc483856201"/>
      <w:bookmarkStart w:id="3195" w:name="_Toc483857292"/>
      <w:bookmarkStart w:id="3196" w:name="_Toc507945019"/>
      <w:bookmarkEnd w:id="3193"/>
      <w:bookmarkEnd w:id="3194"/>
      <w:bookmarkEnd w:id="3195"/>
      <w:r w:rsidRPr="000615A5">
        <w:t>Non-hierarchical Object Model</w:t>
      </w:r>
      <w:bookmarkEnd w:id="3196"/>
    </w:p>
    <w:p w14:paraId="3BA4F2C5" w14:textId="77777777" w:rsidR="001F137E" w:rsidRPr="000615A5" w:rsidRDefault="001F137E" w:rsidP="00086399">
      <w:pPr>
        <w:pStyle w:val="PARAGRAPH"/>
      </w:pPr>
      <w:r w:rsidRPr="000615A5">
        <w:t xml:space="preserve">Object models that do not have a hierarchical structure will generally have multiple NOUNS defined.   Examples of non-hierarchical object models are </w:t>
      </w:r>
      <w:r w:rsidRPr="000615A5">
        <w:rPr>
          <w:i/>
        </w:rPr>
        <w:t>Personnel</w:t>
      </w:r>
      <w:r w:rsidRPr="000615A5">
        <w:t xml:space="preserve">, </w:t>
      </w:r>
      <w:r w:rsidRPr="000615A5">
        <w:rPr>
          <w:i/>
        </w:rPr>
        <w:t>Material</w:t>
      </w:r>
      <w:r w:rsidRPr="000615A5">
        <w:t xml:space="preserve"> and </w:t>
      </w:r>
      <w:r w:rsidRPr="000615A5">
        <w:rPr>
          <w:i/>
        </w:rPr>
        <w:t>Equipment</w:t>
      </w:r>
      <w:r w:rsidRPr="000615A5">
        <w:t xml:space="preserve">. </w:t>
      </w:r>
    </w:p>
    <w:p w14:paraId="42024BA7" w14:textId="77777777" w:rsidR="001F137E" w:rsidRPr="000615A5" w:rsidRDefault="001F137E" w:rsidP="00086399">
      <w:pPr>
        <w:pStyle w:val="PARAGRAPH"/>
      </w:pPr>
      <w:r w:rsidRPr="000615A5">
        <w:t xml:space="preserve">Within non-hierarchical object models there may be sub-models that have composite relationships.  In this case the same rule is applied to the composite object as for a hierarchical object model previously defined and the NOUN corresponds to the parent object.  </w:t>
      </w:r>
    </w:p>
    <w:p w14:paraId="6D1D2892" w14:textId="77777777" w:rsidR="001F137E" w:rsidRPr="000615A5" w:rsidRDefault="001F137E" w:rsidP="00086399">
      <w:pPr>
        <w:pStyle w:val="PARAGRAPH"/>
      </w:pPr>
      <w:r w:rsidRPr="000615A5">
        <w:t xml:space="preserve">In cases where a child object, such as </w:t>
      </w:r>
      <w:r w:rsidRPr="000615A5">
        <w:rPr>
          <w:i/>
        </w:rPr>
        <w:t>Material Sublot</w:t>
      </w:r>
      <w:r w:rsidRPr="000615A5">
        <w:t xml:space="preserve">, may have sufficient context to be exchanged separately, then the child object is also defined as a NOUN. </w:t>
      </w:r>
    </w:p>
    <w:p w14:paraId="12AA6041" w14:textId="77777777" w:rsidR="001F137E" w:rsidRPr="000615A5" w:rsidRDefault="001F137E" w:rsidP="00086399">
      <w:pPr>
        <w:pStyle w:val="PARAGRAPH"/>
      </w:pPr>
      <w:r w:rsidRPr="000615A5">
        <w:t xml:space="preserve">Objects which are associated with an association between other objects were defined part of one of the objects of the association.  Examples of these are </w:t>
      </w:r>
      <w:r w:rsidRPr="000615A5">
        <w:rPr>
          <w:i/>
        </w:rPr>
        <w:t>Qualification test Result</w:t>
      </w:r>
      <w:r w:rsidRPr="000615A5">
        <w:t xml:space="preserve">, </w:t>
      </w:r>
      <w:r w:rsidRPr="000615A5">
        <w:rPr>
          <w:i/>
        </w:rPr>
        <w:t>Equipment Capability Test Results</w:t>
      </w:r>
      <w:r w:rsidRPr="000615A5">
        <w:t xml:space="preserve">, and </w:t>
      </w:r>
      <w:r w:rsidRPr="000615A5">
        <w:rPr>
          <w:i/>
        </w:rPr>
        <w:t>Material Test Results</w:t>
      </w:r>
      <w:r w:rsidRPr="000615A5">
        <w:t>.</w:t>
      </w:r>
      <w:r w:rsidRPr="000615A5">
        <w:rPr>
          <w:i/>
        </w:rPr>
        <w:t xml:space="preserve"> </w:t>
      </w:r>
      <w:r w:rsidRPr="000615A5">
        <w:t xml:space="preserve"> In these cases a decision based on expected business case use patterns was made on which NOUN to include the object in.   For example, the expected business uses for the test results were that the test results would be more commonly exchanged with the property value rather than associated with the test specification.  </w:t>
      </w:r>
    </w:p>
    <w:p w14:paraId="2D3B50CA" w14:textId="77777777" w:rsidR="001F137E" w:rsidRPr="000615A5" w:rsidRDefault="001F137E" w:rsidP="00086399">
      <w:pPr>
        <w:pStyle w:val="PARAGRAPH"/>
      </w:pPr>
      <w:r w:rsidRPr="000615A5">
        <w:t xml:space="preserve">The name of the NOUN is the name of the object. </w:t>
      </w:r>
    </w:p>
    <w:p w14:paraId="5797318B" w14:textId="04B5475E" w:rsidR="001F137E" w:rsidRPr="000615A5" w:rsidRDefault="001F137E" w:rsidP="00086399">
      <w:pPr>
        <w:pStyle w:val="PARAGRAPH"/>
      </w:pPr>
      <w:r w:rsidRPr="000615A5">
        <w:fldChar w:fldCharType="begin"/>
      </w:r>
      <w:r w:rsidRPr="000615A5">
        <w:instrText xml:space="preserve"> REF _Ref188266491 </w:instrText>
      </w:r>
      <w:r w:rsidRPr="000615A5">
        <w:fldChar w:fldCharType="separate"/>
      </w:r>
      <w:r w:rsidR="00181DCD" w:rsidRPr="000615A5">
        <w:t xml:space="preserve">Figure </w:t>
      </w:r>
      <w:r w:rsidR="00181DCD">
        <w:rPr>
          <w:noProof/>
        </w:rPr>
        <w:t>59</w:t>
      </w:r>
      <w:r w:rsidRPr="000615A5">
        <w:fldChar w:fldCharType="end"/>
      </w:r>
      <w:bookmarkStart w:id="3197" w:name="_GoBack"/>
      <w:bookmarkEnd w:id="3197"/>
      <w:r w:rsidRPr="000615A5">
        <w:t xml:space="preserve"> illustrates the case where there are composite relationships and associated objects in the object model.  In this situation a noun is defined for each object that stands alone or contains other objects in a composite relationship, and 5 separate nouns are defined for </w:t>
      </w:r>
      <w:r w:rsidRPr="004D2480">
        <w:rPr>
          <w:i/>
        </w:rPr>
        <w:t>Material Classes, Material Definitions, Material Lots, Material Sublots</w:t>
      </w:r>
      <w:r w:rsidRPr="000615A5">
        <w:t xml:space="preserve">, and </w:t>
      </w:r>
      <w:r w:rsidRPr="004D2480">
        <w:rPr>
          <w:i/>
        </w:rPr>
        <w:t xml:space="preserve">Material Test </w:t>
      </w:r>
      <w:r w:rsidRPr="004D2480">
        <w:rPr>
          <w:i/>
        </w:rPr>
        <w:lastRenderedPageBreak/>
        <w:t>Specifications</w:t>
      </w:r>
      <w:r w:rsidRPr="000615A5">
        <w:t xml:space="preserve">.  An associated object, such as a </w:t>
      </w:r>
      <w:r w:rsidRPr="004D2480">
        <w:rPr>
          <w:i/>
        </w:rPr>
        <w:t>Material Test Result</w:t>
      </w:r>
      <w:r w:rsidRPr="000615A5">
        <w:t xml:space="preserve">, is placed in the </w:t>
      </w:r>
      <w:r w:rsidRPr="004D2480">
        <w:rPr>
          <w:i/>
        </w:rPr>
        <w:t>Material Lot</w:t>
      </w:r>
      <w:r w:rsidRPr="000615A5">
        <w:t xml:space="preserve"> and </w:t>
      </w:r>
      <w:r w:rsidRPr="004D2480">
        <w:rPr>
          <w:i/>
        </w:rPr>
        <w:t>Material Sublot</w:t>
      </w:r>
      <w:r w:rsidRPr="000615A5">
        <w:t xml:space="preserve"> nouns based on the expected use of the object. </w:t>
      </w:r>
    </w:p>
    <w:p w14:paraId="5E548B5E" w14:textId="026C5484" w:rsidR="001F137E" w:rsidRPr="000615A5" w:rsidRDefault="001F137E" w:rsidP="00086399">
      <w:pPr>
        <w:pStyle w:val="FIGURE"/>
      </w:pPr>
      <w:r w:rsidRPr="000615A5">
        <w:rPr>
          <w:noProof/>
          <w:lang w:val="en-US" w:eastAsia="en-US"/>
        </w:rPr>
        <w:drawing>
          <wp:inline distT="0" distB="0" distL="0" distR="0" wp14:anchorId="7314DA93" wp14:editId="7EA45C0D">
            <wp:extent cx="5935345"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5345" cy="3962400"/>
                    </a:xfrm>
                    <a:prstGeom prst="rect">
                      <a:avLst/>
                    </a:prstGeom>
                    <a:noFill/>
                    <a:ln>
                      <a:noFill/>
                    </a:ln>
                  </pic:spPr>
                </pic:pic>
              </a:graphicData>
            </a:graphic>
          </wp:inline>
        </w:drawing>
      </w:r>
    </w:p>
    <w:p w14:paraId="6C73883C" w14:textId="397F8B1C" w:rsidR="001F137E" w:rsidRPr="000615A5" w:rsidRDefault="001F137E" w:rsidP="00DA2C42">
      <w:pPr>
        <w:pStyle w:val="FIGURE-title"/>
      </w:pPr>
      <w:bookmarkStart w:id="3198" w:name="_Ref188266491"/>
      <w:bookmarkStart w:id="3199" w:name="_Toc188334078"/>
      <w:bookmarkStart w:id="3200" w:name="_Toc507944766"/>
      <w:r w:rsidRPr="000615A5">
        <w:t xml:space="preserve">Figure </w:t>
      </w:r>
      <w:r w:rsidRPr="000615A5">
        <w:fldChar w:fldCharType="begin"/>
      </w:r>
      <w:r w:rsidRPr="000615A5">
        <w:instrText xml:space="preserve"> SEQ Figure \* ARABIC </w:instrText>
      </w:r>
      <w:r w:rsidRPr="000615A5">
        <w:fldChar w:fldCharType="separate"/>
      </w:r>
      <w:r w:rsidR="00181DCD">
        <w:rPr>
          <w:noProof/>
        </w:rPr>
        <w:t>59</w:t>
      </w:r>
      <w:r w:rsidRPr="000615A5">
        <w:fldChar w:fldCharType="end"/>
      </w:r>
      <w:bookmarkEnd w:id="3198"/>
      <w:r w:rsidRPr="000615A5">
        <w:t xml:space="preserve"> </w:t>
      </w:r>
      <w:r w:rsidR="00D76A65">
        <w:t>–</w:t>
      </w:r>
      <w:r w:rsidRPr="000615A5">
        <w:t xml:space="preserve"> Example</w:t>
      </w:r>
      <w:r w:rsidR="00D76A65">
        <w:t xml:space="preserve"> </w:t>
      </w:r>
      <w:r w:rsidRPr="000615A5">
        <w:t>of multiple composite objects</w:t>
      </w:r>
      <w:bookmarkEnd w:id="3199"/>
      <w:bookmarkEnd w:id="3200"/>
    </w:p>
    <w:p w14:paraId="436A54F7" w14:textId="5060532D" w:rsidR="006D0E97" w:rsidRPr="000615A5" w:rsidRDefault="006D0E97" w:rsidP="00736843">
      <w:pPr>
        <w:pStyle w:val="NOTE"/>
      </w:pPr>
    </w:p>
    <w:sectPr w:rsidR="006D0E97" w:rsidRPr="000615A5" w:rsidSect="00AB6EE6">
      <w:headerReference w:type="even" r:id="rId79"/>
      <w:headerReference w:type="default" r:id="rId80"/>
      <w:pgSz w:w="11906" w:h="16838" w:code="1"/>
      <w:pgMar w:top="1701" w:right="1418" w:bottom="851" w:left="1418" w:header="1134" w:footer="737" w:gutter="0"/>
      <w:pgNumType w:start="2"/>
      <w:cols w:space="72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BD63F6" w14:textId="77777777" w:rsidR="00FE1A11" w:rsidRDefault="00FE1A11">
      <w:r>
        <w:separator/>
      </w:r>
    </w:p>
  </w:endnote>
  <w:endnote w:type="continuationSeparator" w:id="0">
    <w:p w14:paraId="719F69DD" w14:textId="77777777" w:rsidR="00FE1A11" w:rsidRDefault="00FE1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G Times Bold">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F81A" w14:textId="35373764" w:rsidR="00FA7DD5" w:rsidRDefault="00FA7D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81DCD">
      <w:rPr>
        <w:rStyle w:val="PageNumber"/>
        <w:noProof/>
      </w:rPr>
      <w:t>144</w:t>
    </w:r>
    <w:r>
      <w:rPr>
        <w:rStyle w:val="PageNumber"/>
      </w:rPr>
      <w:fldChar w:fldCharType="end"/>
    </w:r>
  </w:p>
  <w:p w14:paraId="4702CD3E" w14:textId="77777777" w:rsidR="00FA7DD5" w:rsidRDefault="00FA7DD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C0CD8" w14:textId="0CB7B49C" w:rsidR="00FA7DD5" w:rsidRDefault="00FA7DD5">
    <w:pPr>
      <w:pStyle w:val="Footer"/>
      <w:framePr w:wrap="auto" w:vAnchor="text" w:hAnchor="margin" w:xAlign="right" w:y="1"/>
      <w:rPr>
        <w:rStyle w:val="PageNumbe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181DCD">
      <w:rPr>
        <w:rStyle w:val="PageNumber"/>
        <w:noProof/>
        <w:sz w:val="24"/>
      </w:rPr>
      <w:t>143</w:t>
    </w:r>
    <w:r>
      <w:rPr>
        <w:rStyle w:val="PageNumber"/>
        <w:sz w:val="24"/>
      </w:rPr>
      <w:fldChar w:fldCharType="end"/>
    </w:r>
  </w:p>
  <w:p w14:paraId="14A57CDC" w14:textId="77777777" w:rsidR="00FA7DD5" w:rsidRDefault="00FA7DD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B9E63" w14:textId="77777777" w:rsidR="00FE1A11" w:rsidRDefault="00FE1A11">
      <w:r>
        <w:t>______</w:t>
      </w:r>
    </w:p>
  </w:footnote>
  <w:footnote w:type="continuationSeparator" w:id="0">
    <w:p w14:paraId="5BE7347B" w14:textId="77777777" w:rsidR="00FE1A11" w:rsidRDefault="00FE1A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CD84E" w14:textId="77777777" w:rsidR="00FA7DD5" w:rsidRDefault="00FA7DD5">
    <w:pPr>
      <w:pStyle w:val="Header"/>
      <w:tabs>
        <w:tab w:val="right" w:pos="8640"/>
      </w:tabs>
      <w:rPr>
        <w:rFonts w:ascii="Helvetica" w:hAnsi="Helvetica"/>
      </w:rPr>
    </w:pPr>
  </w:p>
  <w:p w14:paraId="1BE2E242" w14:textId="77777777" w:rsidR="00FA7DD5" w:rsidRDefault="00FA7DD5">
    <w:pPr>
      <w:pStyle w:val="Header"/>
      <w:tabs>
        <w:tab w:val="right" w:pos="8640"/>
      </w:tabs>
      <w:rPr>
        <w:rFonts w:ascii="Helvetica" w:hAnsi="Helvetica"/>
      </w:rPr>
    </w:pPr>
  </w:p>
  <w:p w14:paraId="6A0EC11C" w14:textId="77777777" w:rsidR="00FA7DD5" w:rsidRDefault="00FA7DD5">
    <w:pPr>
      <w:pStyle w:val="Header"/>
      <w:tabs>
        <w:tab w:val="right" w:pos="8640"/>
      </w:tabs>
      <w:rPr>
        <w:rFonts w:ascii="Helvetica" w:hAnsi="Helveti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E05C0" w14:textId="6F9FC001" w:rsidR="00FA7DD5" w:rsidRPr="001F6952" w:rsidRDefault="00FA7DD5" w:rsidP="00BE4D77">
    <w:pPr>
      <w:pStyle w:val="Header"/>
    </w:pPr>
    <w:r>
      <w:tab/>
      <w:t xml:space="preserve">– </w:t>
    </w:r>
    <w:r>
      <w:fldChar w:fldCharType="begin"/>
    </w:r>
    <w:r>
      <w:instrText xml:space="preserve"> PAGE   \* MERGEFORMAT </w:instrText>
    </w:r>
    <w:r>
      <w:fldChar w:fldCharType="separate"/>
    </w:r>
    <w:r w:rsidR="00181DCD">
      <w:rPr>
        <w:noProof/>
      </w:rPr>
      <w:t>144</w:t>
    </w:r>
    <w:r>
      <w:rPr>
        <w:noProof/>
      </w:rPr>
      <w:fldChar w:fldCharType="end"/>
    </w:r>
    <w:r>
      <w:t xml:space="preserve"> –</w:t>
    </w:r>
    <w:r>
      <w:tab/>
    </w:r>
    <w:del w:id="3201" w:author="Brad Keifer" w:date="2017-02-07T16:29:00Z">
      <w:r w:rsidDel="00F02553">
        <w:delText>IEC CDV01 62264-5 © IEC 2014</w:delText>
      </w:r>
    </w:del>
    <w:ins w:id="3202" w:author="Brad Keifer" w:date="2017-02-07T16:29:00Z">
      <w:r>
        <w:t>ANSI/ISA-95.00.05-2017 WD01</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C48CE" w14:textId="6650D7EB" w:rsidR="00FA7DD5" w:rsidRPr="00EB47E4" w:rsidRDefault="00FA7DD5" w:rsidP="00BE4D77">
    <w:pPr>
      <w:pStyle w:val="Header"/>
    </w:pPr>
    <w:ins w:id="3203" w:author="Brad Keifer" w:date="2017-02-07T16:30:00Z">
      <w:r>
        <w:t>ANSI/ISA-95.00.05-2017 WD01</w:t>
      </w:r>
    </w:ins>
    <w:del w:id="3204" w:author="Brad Keifer" w:date="2017-02-07T16:30:00Z">
      <w:r w:rsidDel="00F02553">
        <w:delText>IEC CDV01 62264-5 © IEC 2015</w:delText>
      </w:r>
    </w:del>
    <w:r>
      <w:tab/>
      <w:t xml:space="preserve">– </w:t>
    </w:r>
    <w:r>
      <w:fldChar w:fldCharType="begin"/>
    </w:r>
    <w:r>
      <w:instrText xml:space="preserve"> PAGE   \* MERGEFORMAT </w:instrText>
    </w:r>
    <w:r>
      <w:fldChar w:fldCharType="separate"/>
    </w:r>
    <w:r w:rsidR="00181DCD">
      <w:rPr>
        <w:noProof/>
      </w:rPr>
      <w:t>143</w:t>
    </w:r>
    <w:r>
      <w:rPr>
        <w:noProof/>
      </w:rPr>
      <w:fldChar w:fldCharType="end"/>
    </w:r>
    <w:r>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B0A8E66"/>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DAFEEC0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A62A85"/>
    <w:multiLevelType w:val="singleLevel"/>
    <w:tmpl w:val="89EE0208"/>
    <w:lvl w:ilvl="0">
      <w:start w:val="1"/>
      <w:numFmt w:val="lowerLetter"/>
      <w:pStyle w:val="ListNumber4"/>
      <w:lvlText w:val="%1)"/>
      <w:lvlJc w:val="left"/>
      <w:pPr>
        <w:tabs>
          <w:tab w:val="num" w:pos="1361"/>
        </w:tabs>
        <w:ind w:left="1361" w:hanging="340"/>
      </w:pPr>
      <w:rPr>
        <w:rFonts w:hint="default"/>
      </w:rPr>
    </w:lvl>
  </w:abstractNum>
  <w:abstractNum w:abstractNumId="3" w15:restartNumberingAfterBreak="0">
    <w:nsid w:val="043B799B"/>
    <w:multiLevelType w:val="hybridMultilevel"/>
    <w:tmpl w:val="F0E41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845"/>
    <w:multiLevelType w:val="multilevel"/>
    <w:tmpl w:val="E964633A"/>
    <w:numStyleLink w:val="Headings"/>
  </w:abstractNum>
  <w:abstractNum w:abstractNumId="5" w15:restartNumberingAfterBreak="0">
    <w:nsid w:val="0A0F21B5"/>
    <w:multiLevelType w:val="multilevel"/>
    <w:tmpl w:val="3AA63D4C"/>
    <w:numStyleLink w:val="Annexes"/>
  </w:abstractNum>
  <w:abstractNum w:abstractNumId="6"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7" w15:restartNumberingAfterBreak="0">
    <w:nsid w:val="0A452C1B"/>
    <w:multiLevelType w:val="hybridMultilevel"/>
    <w:tmpl w:val="8D36E044"/>
    <w:lvl w:ilvl="0" w:tplc="49C0C830">
      <w:start w:val="6"/>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710DBF"/>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100711EA"/>
    <w:multiLevelType w:val="multilevel"/>
    <w:tmpl w:val="DA7ED5BA"/>
    <w:lvl w:ilvl="0">
      <w:start w:val="1"/>
      <w:numFmt w:val="decimal"/>
      <w:lvlText w:val="%1."/>
      <w:lvlJc w:val="left"/>
      <w:pPr>
        <w:tabs>
          <w:tab w:val="num" w:pos="360"/>
        </w:tabs>
        <w:ind w:left="0" w:firstLine="0"/>
      </w:pPr>
    </w:lvl>
    <w:lvl w:ilvl="1">
      <w:start w:val="1"/>
      <w:numFmt w:val="decimal"/>
      <w:lvlText w:val="%1.%2"/>
      <w:lvlJc w:val="left"/>
      <w:pPr>
        <w:tabs>
          <w:tab w:val="num" w:pos="0"/>
        </w:tabs>
        <w:ind w:left="0" w:firstLine="0"/>
      </w:pPr>
    </w:lvl>
    <w:lvl w:ilvl="2">
      <w:start w:val="1"/>
      <w:numFmt w:val="bullet"/>
      <w:pStyle w:val="1Bullet"/>
      <w:lvlText w:val=""/>
      <w:lvlJc w:val="left"/>
      <w:pPr>
        <w:tabs>
          <w:tab w:val="num" w:pos="360"/>
        </w:tabs>
        <w:ind w:left="360" w:hanging="360"/>
      </w:pPr>
      <w:rPr>
        <w:rFonts w:ascii="Symbol" w:hAnsi="Symbol" w:hint="default"/>
        <w:b w:val="0"/>
        <w:i w:val="0"/>
        <w:sz w:val="24"/>
        <w:u w:val="none"/>
      </w:rPr>
    </w:lvl>
    <w:lvl w:ilvl="3">
      <w:start w:val="1"/>
      <w:numFmt w:val="decimal"/>
      <w:lvlText w:val="%1.%2.%3.%4"/>
      <w:lvlJc w:val="left"/>
      <w:pPr>
        <w:tabs>
          <w:tab w:val="num" w:pos="0"/>
        </w:tabs>
        <w:ind w:left="0" w:firstLine="0"/>
      </w:pPr>
    </w:lvl>
    <w:lvl w:ilvl="4">
      <w:start w:val="1"/>
      <w:numFmt w:val="decimal"/>
      <w:suff w:val="space"/>
      <w:lvlText w:val="%1.%2.%3.%4.%5"/>
      <w:lvlJc w:val="left"/>
      <w:pPr>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14845325"/>
    <w:multiLevelType w:val="multilevel"/>
    <w:tmpl w:val="72B634BC"/>
    <w:lvl w:ilvl="0">
      <w:start w:val="1"/>
      <w:numFmt w:val="decimal"/>
      <w:lvlText w:val="%1)"/>
      <w:lvlJc w:val="left"/>
      <w:pPr>
        <w:ind w:left="360" w:hanging="360"/>
      </w:pPr>
      <w:rPr>
        <w:rFonts w:hint="default"/>
      </w:rPr>
    </w:lvl>
    <w:lvl w:ilvl="1">
      <w:start w:val="1"/>
      <w:numFmt w:val="lowerLetter"/>
      <w:lvlText w:val="%2)"/>
      <w:lvlJc w:val="left"/>
      <w:pPr>
        <w:ind w:left="680" w:hanging="3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8B2AF4"/>
    <w:multiLevelType w:val="hybridMultilevel"/>
    <w:tmpl w:val="0212E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5" w15:restartNumberingAfterBreak="0">
    <w:nsid w:val="1C731F35"/>
    <w:multiLevelType w:val="hybridMultilevel"/>
    <w:tmpl w:val="DE62D45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15:restartNumberingAfterBreak="0">
    <w:nsid w:val="1F6E7A0C"/>
    <w:multiLevelType w:val="hybridMultilevel"/>
    <w:tmpl w:val="F3A0F9D8"/>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7" w15:restartNumberingAfterBreak="0">
    <w:nsid w:val="202E47EE"/>
    <w:multiLevelType w:val="hybridMultilevel"/>
    <w:tmpl w:val="62F24612"/>
    <w:lvl w:ilvl="0" w:tplc="FFFFFFFF">
      <w:start w:val="1"/>
      <w:numFmt w:val="bullet"/>
      <w:pStyle w:val="1Bullet0"/>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1573C4D"/>
    <w:multiLevelType w:val="singleLevel"/>
    <w:tmpl w:val="807CBCA6"/>
    <w:lvl w:ilvl="0">
      <w:start w:val="6"/>
      <w:numFmt w:val="decimal"/>
      <w:lvlText w:val="%1) "/>
      <w:legacy w:legacy="1" w:legacySpace="0" w:legacyIndent="283"/>
      <w:lvlJc w:val="left"/>
      <w:pPr>
        <w:ind w:left="283" w:hanging="283"/>
      </w:pPr>
      <w:rPr>
        <w:rFonts w:ascii="Arial" w:hAnsi="Arial" w:hint="default"/>
        <w:b w:val="0"/>
        <w:i w:val="0"/>
        <w:sz w:val="16"/>
      </w:rPr>
    </w:lvl>
  </w:abstractNum>
  <w:abstractNum w:abstractNumId="19" w15:restartNumberingAfterBreak="0">
    <w:nsid w:val="28AE5458"/>
    <w:multiLevelType w:val="hybridMultilevel"/>
    <w:tmpl w:val="FF6424AC"/>
    <w:lvl w:ilvl="0" w:tplc="29B8D664">
      <w:start w:val="1"/>
      <w:numFmt w:val="decimal"/>
      <w:lvlText w:val="%1."/>
      <w:lvlJc w:val="left"/>
      <w:pPr>
        <w:tabs>
          <w:tab w:val="num" w:pos="720"/>
        </w:tabs>
        <w:ind w:left="720" w:hanging="360"/>
      </w:pPr>
    </w:lvl>
    <w:lvl w:ilvl="1" w:tplc="377872A8" w:tentative="1">
      <w:start w:val="1"/>
      <w:numFmt w:val="decimal"/>
      <w:lvlText w:val="%2."/>
      <w:lvlJc w:val="left"/>
      <w:pPr>
        <w:tabs>
          <w:tab w:val="num" w:pos="1440"/>
        </w:tabs>
        <w:ind w:left="1440" w:hanging="360"/>
      </w:pPr>
    </w:lvl>
    <w:lvl w:ilvl="2" w:tplc="1EC00758" w:tentative="1">
      <w:start w:val="1"/>
      <w:numFmt w:val="decimal"/>
      <w:lvlText w:val="%3."/>
      <w:lvlJc w:val="left"/>
      <w:pPr>
        <w:tabs>
          <w:tab w:val="num" w:pos="2160"/>
        </w:tabs>
        <w:ind w:left="2160" w:hanging="360"/>
      </w:pPr>
    </w:lvl>
    <w:lvl w:ilvl="3" w:tplc="37C02E30" w:tentative="1">
      <w:start w:val="1"/>
      <w:numFmt w:val="decimal"/>
      <w:lvlText w:val="%4."/>
      <w:lvlJc w:val="left"/>
      <w:pPr>
        <w:tabs>
          <w:tab w:val="num" w:pos="2880"/>
        </w:tabs>
        <w:ind w:left="2880" w:hanging="360"/>
      </w:pPr>
    </w:lvl>
    <w:lvl w:ilvl="4" w:tplc="506EFB12" w:tentative="1">
      <w:start w:val="1"/>
      <w:numFmt w:val="decimal"/>
      <w:lvlText w:val="%5."/>
      <w:lvlJc w:val="left"/>
      <w:pPr>
        <w:tabs>
          <w:tab w:val="num" w:pos="3600"/>
        </w:tabs>
        <w:ind w:left="3600" w:hanging="360"/>
      </w:pPr>
    </w:lvl>
    <w:lvl w:ilvl="5" w:tplc="7D0CB7B2" w:tentative="1">
      <w:start w:val="1"/>
      <w:numFmt w:val="decimal"/>
      <w:lvlText w:val="%6."/>
      <w:lvlJc w:val="left"/>
      <w:pPr>
        <w:tabs>
          <w:tab w:val="num" w:pos="4320"/>
        </w:tabs>
        <w:ind w:left="4320" w:hanging="360"/>
      </w:pPr>
    </w:lvl>
    <w:lvl w:ilvl="6" w:tplc="C59C759A" w:tentative="1">
      <w:start w:val="1"/>
      <w:numFmt w:val="decimal"/>
      <w:lvlText w:val="%7."/>
      <w:lvlJc w:val="left"/>
      <w:pPr>
        <w:tabs>
          <w:tab w:val="num" w:pos="5040"/>
        </w:tabs>
        <w:ind w:left="5040" w:hanging="360"/>
      </w:pPr>
    </w:lvl>
    <w:lvl w:ilvl="7" w:tplc="F5CC18AC" w:tentative="1">
      <w:start w:val="1"/>
      <w:numFmt w:val="decimal"/>
      <w:lvlText w:val="%8."/>
      <w:lvlJc w:val="left"/>
      <w:pPr>
        <w:tabs>
          <w:tab w:val="num" w:pos="5760"/>
        </w:tabs>
        <w:ind w:left="5760" w:hanging="360"/>
      </w:pPr>
    </w:lvl>
    <w:lvl w:ilvl="8" w:tplc="DF148998" w:tentative="1">
      <w:start w:val="1"/>
      <w:numFmt w:val="decimal"/>
      <w:lvlText w:val="%9."/>
      <w:lvlJc w:val="left"/>
      <w:pPr>
        <w:tabs>
          <w:tab w:val="num" w:pos="6480"/>
        </w:tabs>
        <w:ind w:left="6480" w:hanging="360"/>
      </w:pPr>
    </w:lvl>
  </w:abstractNum>
  <w:abstractNum w:abstractNumId="20" w15:restartNumberingAfterBreak="0">
    <w:nsid w:val="291723D4"/>
    <w:multiLevelType w:val="singleLevel"/>
    <w:tmpl w:val="6E8663FE"/>
    <w:lvl w:ilvl="0">
      <w:start w:val="1"/>
      <w:numFmt w:val="lowerRoman"/>
      <w:pStyle w:val="ListNumber3"/>
      <w:lvlText w:val="%1)"/>
      <w:lvlJc w:val="left"/>
      <w:pPr>
        <w:tabs>
          <w:tab w:val="num" w:pos="1021"/>
        </w:tabs>
        <w:ind w:left="1021" w:hanging="341"/>
      </w:pPr>
      <w:rPr>
        <w:rFonts w:hint="default"/>
      </w:rPr>
    </w:lvl>
  </w:abstractNum>
  <w:abstractNum w:abstractNumId="21" w15:restartNumberingAfterBreak="0">
    <w:nsid w:val="2C556927"/>
    <w:multiLevelType w:val="singleLevel"/>
    <w:tmpl w:val="807CBCA6"/>
    <w:lvl w:ilvl="0">
      <w:start w:val="6"/>
      <w:numFmt w:val="decimal"/>
      <w:lvlText w:val="%1) "/>
      <w:legacy w:legacy="1" w:legacySpace="0" w:legacyIndent="283"/>
      <w:lvlJc w:val="left"/>
      <w:pPr>
        <w:ind w:left="283" w:hanging="283"/>
      </w:pPr>
      <w:rPr>
        <w:rFonts w:ascii="Arial" w:hAnsi="Arial" w:hint="default"/>
        <w:b w:val="0"/>
        <w:i w:val="0"/>
        <w:sz w:val="16"/>
      </w:rPr>
    </w:lvl>
  </w:abstractNum>
  <w:abstractNum w:abstractNumId="22" w15:restartNumberingAfterBreak="0">
    <w:nsid w:val="31F959E3"/>
    <w:multiLevelType w:val="singleLevel"/>
    <w:tmpl w:val="EF36A376"/>
    <w:lvl w:ilvl="0">
      <w:start w:val="1"/>
      <w:numFmt w:val="decimal"/>
      <w:pStyle w:val="ListNumber2"/>
      <w:lvlText w:val="%1)"/>
      <w:lvlJc w:val="left"/>
      <w:pPr>
        <w:tabs>
          <w:tab w:val="num" w:pos="680"/>
        </w:tabs>
        <w:ind w:left="680" w:hanging="323"/>
      </w:pPr>
      <w:rPr>
        <w:rFonts w:hint="default"/>
      </w:rPr>
    </w:lvl>
  </w:abstractNum>
  <w:abstractNum w:abstractNumId="23" w15:restartNumberingAfterBreak="0">
    <w:nsid w:val="35B80B12"/>
    <w:multiLevelType w:val="multilevel"/>
    <w:tmpl w:val="E964633A"/>
    <w:styleLink w:val="Headings"/>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77"/>
        </w:tabs>
        <w:ind w:left="1077" w:hanging="107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531"/>
        </w:tabs>
        <w:ind w:left="1531" w:hanging="1531"/>
      </w:pPr>
      <w:rPr>
        <w:rFonts w:hint="default"/>
      </w:rPr>
    </w:lvl>
    <w:lvl w:ilvl="6">
      <w:start w:val="1"/>
      <w:numFmt w:val="decimal"/>
      <w:pStyle w:val="Heading7"/>
      <w:lvlText w:val="%1.%2.%3.%4.%5.%6.%7"/>
      <w:lvlJc w:val="left"/>
      <w:pPr>
        <w:tabs>
          <w:tab w:val="num" w:pos="1758"/>
        </w:tabs>
        <w:ind w:left="1758" w:hanging="1758"/>
      </w:pPr>
      <w:rPr>
        <w:rFonts w:hint="default"/>
      </w:rPr>
    </w:lvl>
    <w:lvl w:ilvl="7">
      <w:start w:val="1"/>
      <w:numFmt w:val="decimal"/>
      <w:pStyle w:val="Heading8"/>
      <w:lvlText w:val="%1.%2.%3.%4.%5.%6.%7.%8"/>
      <w:lvlJc w:val="left"/>
      <w:pPr>
        <w:tabs>
          <w:tab w:val="num" w:pos="1985"/>
        </w:tabs>
        <w:ind w:left="1985" w:hanging="1985"/>
      </w:pPr>
      <w:rPr>
        <w:rFonts w:hint="default"/>
      </w:rPr>
    </w:lvl>
    <w:lvl w:ilvl="8">
      <w:start w:val="1"/>
      <w:numFmt w:val="decimal"/>
      <w:pStyle w:val="Heading9"/>
      <w:lvlText w:val="%1.%2.%3.%4.%5.%6.%7.%8.%9"/>
      <w:lvlJc w:val="left"/>
      <w:pPr>
        <w:tabs>
          <w:tab w:val="num" w:pos="2211"/>
        </w:tabs>
        <w:ind w:left="2211" w:hanging="2211"/>
      </w:pPr>
      <w:rPr>
        <w:rFonts w:hint="default"/>
      </w:rPr>
    </w:lvl>
  </w:abstractNum>
  <w:abstractNum w:abstractNumId="24"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25" w15:restartNumberingAfterBreak="0">
    <w:nsid w:val="3B683819"/>
    <w:multiLevelType w:val="multilevel"/>
    <w:tmpl w:val="3AA63D4C"/>
    <w:styleLink w:val="Annexes"/>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26" w15:restartNumberingAfterBreak="0">
    <w:nsid w:val="3B7B2E66"/>
    <w:multiLevelType w:val="multilevel"/>
    <w:tmpl w:val="E18EC1A6"/>
    <w:lvl w:ilvl="0">
      <w:start w:val="1"/>
      <w:numFmt w:val="decimal"/>
      <w:lvlText w:val="%1."/>
      <w:lvlJc w:val="left"/>
      <w:pPr>
        <w:tabs>
          <w:tab w:val="num" w:pos="36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suff w:val="space"/>
      <w:lvlText w:val="%1.%2.%3.%4.%5"/>
      <w:lvlJc w:val="left"/>
      <w:pPr>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7" w15:restartNumberingAfterBreak="0">
    <w:nsid w:val="43FF3E55"/>
    <w:multiLevelType w:val="hybridMultilevel"/>
    <w:tmpl w:val="02EA1628"/>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8" w15:restartNumberingAfterBreak="0">
    <w:nsid w:val="44DC016D"/>
    <w:multiLevelType w:val="hybridMultilevel"/>
    <w:tmpl w:val="E4623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580C57"/>
    <w:multiLevelType w:val="multilevel"/>
    <w:tmpl w:val="57245C08"/>
    <w:lvl w:ilvl="0">
      <w:start w:val="1"/>
      <w:numFmt w:val="none"/>
      <w:pStyle w:val="TableTitle"/>
      <w:suff w:val="nothing"/>
      <w:lvlText w:val="Table "/>
      <w:lvlJc w:val="left"/>
      <w:pPr>
        <w:ind w:left="0" w:firstLine="0"/>
      </w:pPr>
      <w:rPr>
        <w:rFonts w:ascii="Helvetica" w:hAnsi="Helvetica" w:hint="default"/>
        <w:b/>
        <w:i w:val="0"/>
        <w:sz w:val="24"/>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0" w15:restartNumberingAfterBreak="0">
    <w:nsid w:val="4DC42EF7"/>
    <w:multiLevelType w:val="multilevel"/>
    <w:tmpl w:val="DA2A1AD2"/>
    <w:lvl w:ilvl="0">
      <w:start w:val="1"/>
      <w:numFmt w:val="decimal"/>
      <w:lvlText w:val="%1)"/>
      <w:lvlJc w:val="left"/>
      <w:pPr>
        <w:ind w:left="360" w:hanging="360"/>
      </w:pPr>
      <w:rPr>
        <w:rFonts w:hint="default"/>
      </w:rPr>
    </w:lvl>
    <w:lvl w:ilvl="1">
      <w:start w:val="1"/>
      <w:numFmt w:val="lowerLetter"/>
      <w:lvlText w:val="%2)"/>
      <w:lvlJc w:val="left"/>
      <w:pPr>
        <w:ind w:left="680" w:hanging="3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F8D07C1"/>
    <w:multiLevelType w:val="hybridMultilevel"/>
    <w:tmpl w:val="4EB4D00C"/>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2" w15:restartNumberingAfterBreak="0">
    <w:nsid w:val="51045073"/>
    <w:multiLevelType w:val="hybridMultilevel"/>
    <w:tmpl w:val="31945F26"/>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3" w15:restartNumberingAfterBreak="0">
    <w:nsid w:val="51C52760"/>
    <w:multiLevelType w:val="singleLevel"/>
    <w:tmpl w:val="B540039A"/>
    <w:lvl w:ilvl="0">
      <w:start w:val="1"/>
      <w:numFmt w:val="decimal"/>
      <w:pStyle w:val="ListNumber5"/>
      <w:lvlText w:val="%1)"/>
      <w:lvlJc w:val="left"/>
      <w:pPr>
        <w:tabs>
          <w:tab w:val="num" w:pos="1701"/>
        </w:tabs>
        <w:ind w:left="1701" w:hanging="340"/>
      </w:pPr>
      <w:rPr>
        <w:rFonts w:hint="default"/>
      </w:rPr>
    </w:lvl>
  </w:abstractNum>
  <w:abstractNum w:abstractNumId="34" w15:restartNumberingAfterBreak="0">
    <w:nsid w:val="54435571"/>
    <w:multiLevelType w:val="hybridMultilevel"/>
    <w:tmpl w:val="04404C80"/>
    <w:lvl w:ilvl="0" w:tplc="25EC1A2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4E111A5"/>
    <w:multiLevelType w:val="hybridMultilevel"/>
    <w:tmpl w:val="297C027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5B191FCF"/>
    <w:multiLevelType w:val="hybridMultilevel"/>
    <w:tmpl w:val="DE6680BC"/>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7" w15:restartNumberingAfterBreak="0">
    <w:nsid w:val="5CCC44F2"/>
    <w:multiLevelType w:val="singleLevel"/>
    <w:tmpl w:val="807CBCA6"/>
    <w:lvl w:ilvl="0">
      <w:start w:val="6"/>
      <w:numFmt w:val="decimal"/>
      <w:lvlText w:val="%1) "/>
      <w:legacy w:legacy="1" w:legacySpace="0" w:legacyIndent="283"/>
      <w:lvlJc w:val="left"/>
      <w:pPr>
        <w:ind w:left="283" w:hanging="283"/>
      </w:pPr>
      <w:rPr>
        <w:rFonts w:ascii="Arial" w:hAnsi="Arial" w:hint="default"/>
        <w:b w:val="0"/>
        <w:i w:val="0"/>
        <w:sz w:val="16"/>
      </w:rPr>
    </w:lvl>
  </w:abstractNum>
  <w:abstractNum w:abstractNumId="38" w15:restartNumberingAfterBreak="0">
    <w:nsid w:val="5DED0990"/>
    <w:multiLevelType w:val="multilevel"/>
    <w:tmpl w:val="4BD8EBBE"/>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40" w15:restartNumberingAfterBreak="0">
    <w:nsid w:val="62C86361"/>
    <w:multiLevelType w:val="hybridMultilevel"/>
    <w:tmpl w:val="7F88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755CFF"/>
    <w:multiLevelType w:val="multilevel"/>
    <w:tmpl w:val="E964633A"/>
    <w:numStyleLink w:val="Headings"/>
  </w:abstractNum>
  <w:abstractNum w:abstractNumId="42" w15:restartNumberingAfterBreak="0">
    <w:nsid w:val="72C007A2"/>
    <w:multiLevelType w:val="hybridMultilevel"/>
    <w:tmpl w:val="E7E60FCE"/>
    <w:lvl w:ilvl="0" w:tplc="0809000F">
      <w:start w:val="1"/>
      <w:numFmt w:val="decimal"/>
      <w:lvlText w:val="%1."/>
      <w:lvlJc w:val="left"/>
      <w:pPr>
        <w:ind w:left="927" w:hanging="360"/>
      </w:pPr>
      <w:rPr>
        <w:rFont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3"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num w:numId="1">
    <w:abstractNumId w:val="39"/>
  </w:num>
  <w:num w:numId="2">
    <w:abstractNumId w:val="6"/>
  </w:num>
  <w:num w:numId="3">
    <w:abstractNumId w:val="24"/>
  </w:num>
  <w:num w:numId="4">
    <w:abstractNumId w:val="34"/>
  </w:num>
  <w:num w:numId="5">
    <w:abstractNumId w:val="14"/>
  </w:num>
  <w:num w:numId="6">
    <w:abstractNumId w:val="43"/>
  </w:num>
  <w:num w:numId="7">
    <w:abstractNumId w:val="12"/>
  </w:num>
  <w:num w:numId="8">
    <w:abstractNumId w:val="8"/>
  </w:num>
  <w:num w:numId="9">
    <w:abstractNumId w:val="30"/>
  </w:num>
  <w:num w:numId="10">
    <w:abstractNumId w:val="25"/>
  </w:num>
  <w:num w:numId="11">
    <w:abstractNumId w:val="5"/>
    <w:lvlOverride w:ilvl="0">
      <w:lvl w:ilvl="0">
        <w:start w:val="1"/>
        <w:numFmt w:val="upperLetter"/>
        <w:pStyle w:val="ANNEXtitle"/>
        <w:suff w:val="nothing"/>
        <w:lvlText w:val="Annex %1"/>
        <w:lvlJc w:val="center"/>
        <w:pPr>
          <w:ind w:left="0" w:firstLine="510"/>
        </w:pPr>
        <w:rPr>
          <w:specVanish w:val="0"/>
        </w:rPr>
      </w:lvl>
    </w:lvlOverride>
  </w:num>
  <w:num w:numId="12">
    <w:abstractNumId w:val="23"/>
  </w:num>
  <w:num w:numId="13">
    <w:abstractNumId w:val="22"/>
    <w:lvlOverride w:ilvl="0">
      <w:startOverride w:val="1"/>
    </w:lvlOverride>
  </w:num>
  <w:num w:numId="14">
    <w:abstractNumId w:val="20"/>
    <w:lvlOverride w:ilvl="0">
      <w:startOverride w:val="1"/>
    </w:lvlOverride>
  </w:num>
  <w:num w:numId="15">
    <w:abstractNumId w:val="2"/>
    <w:lvlOverride w:ilvl="0">
      <w:startOverride w:val="1"/>
    </w:lvlOverride>
  </w:num>
  <w:num w:numId="16">
    <w:abstractNumId w:val="33"/>
    <w:lvlOverride w:ilvl="0">
      <w:startOverride w:val="1"/>
    </w:lvlOverride>
  </w:num>
  <w:num w:numId="17">
    <w:abstractNumId w:val="41"/>
    <w:lvlOverride w:ilvl="0">
      <w:lvl w:ilvl="0">
        <w:start w:val="1"/>
        <w:numFmt w:val="decimal"/>
        <w:pStyle w:val="Heading1"/>
        <w:lvlText w:val="%1"/>
        <w:lvlJc w:val="left"/>
        <w:pPr>
          <w:tabs>
            <w:tab w:val="num" w:pos="397"/>
          </w:tabs>
          <w:ind w:left="397" w:hanging="397"/>
        </w:pPr>
        <w:rPr>
          <w:rFonts w:hint="default"/>
        </w:rPr>
      </w:lvl>
    </w:lvlOverride>
    <w:lvlOverride w:ilvl="1">
      <w:lvl w:ilvl="1">
        <w:start w:val="1"/>
        <w:numFmt w:val="decimal"/>
        <w:pStyle w:val="Heading2"/>
        <w:lvlText w:val="%1.%2"/>
        <w:lvlJc w:val="left"/>
        <w:pPr>
          <w:tabs>
            <w:tab w:val="num" w:pos="624"/>
          </w:tabs>
          <w:ind w:left="624" w:hanging="624"/>
        </w:pPr>
        <w:rPr>
          <w:rFonts w:hint="default"/>
        </w:rPr>
      </w:lvl>
    </w:lvlOverride>
    <w:lvlOverride w:ilvl="2">
      <w:lvl w:ilvl="2">
        <w:start w:val="1"/>
        <w:numFmt w:val="decimal"/>
        <w:pStyle w:val="Heading3"/>
        <w:lvlText w:val="%1.%2.%3"/>
        <w:lvlJc w:val="left"/>
        <w:pPr>
          <w:tabs>
            <w:tab w:val="num" w:pos="851"/>
          </w:tabs>
          <w:ind w:left="851" w:hanging="851"/>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vlJc w:val="left"/>
        <w:pPr>
          <w:tabs>
            <w:tab w:val="num" w:pos="1077"/>
          </w:tabs>
          <w:ind w:left="1077" w:hanging="1077"/>
        </w:pPr>
        <w:rPr>
          <w:rFonts w:hint="default"/>
        </w:rPr>
      </w:lvl>
    </w:lvlOverride>
    <w:lvlOverride w:ilvl="4">
      <w:lvl w:ilvl="4">
        <w:start w:val="1"/>
        <w:numFmt w:val="decimal"/>
        <w:pStyle w:val="Heading5"/>
        <w:lvlText w:val="%1.%2.%3.%4.%5"/>
        <w:lvlJc w:val="left"/>
        <w:pPr>
          <w:tabs>
            <w:tab w:val="num" w:pos="1304"/>
          </w:tabs>
          <w:ind w:left="1304" w:hanging="1304"/>
        </w:pPr>
        <w:rPr>
          <w:rFonts w:hint="default"/>
        </w:rPr>
      </w:lvl>
    </w:lvlOverride>
    <w:lvlOverride w:ilvl="5">
      <w:lvl w:ilvl="5">
        <w:start w:val="1"/>
        <w:numFmt w:val="decimal"/>
        <w:pStyle w:val="Heading6"/>
        <w:lvlText w:val="%1.%2.%3.%4.%5.%6"/>
        <w:lvlJc w:val="left"/>
        <w:pPr>
          <w:tabs>
            <w:tab w:val="num" w:pos="1531"/>
          </w:tabs>
          <w:ind w:left="1531" w:hanging="1531"/>
        </w:pPr>
        <w:rPr>
          <w:rFonts w:hint="default"/>
        </w:rPr>
      </w:lvl>
    </w:lvlOverride>
    <w:lvlOverride w:ilvl="6">
      <w:lvl w:ilvl="6">
        <w:start w:val="1"/>
        <w:numFmt w:val="decimal"/>
        <w:pStyle w:val="Heading7"/>
        <w:lvlText w:val="%1.%2.%3.%4.%5.%6.%7"/>
        <w:lvlJc w:val="left"/>
        <w:pPr>
          <w:tabs>
            <w:tab w:val="num" w:pos="1758"/>
          </w:tabs>
          <w:ind w:left="1758" w:hanging="1758"/>
        </w:pPr>
        <w:rPr>
          <w:rFonts w:hint="default"/>
        </w:rPr>
      </w:lvl>
    </w:lvlOverride>
    <w:lvlOverride w:ilvl="7">
      <w:lvl w:ilvl="7">
        <w:start w:val="1"/>
        <w:numFmt w:val="decimal"/>
        <w:pStyle w:val="Heading8"/>
        <w:lvlText w:val="%1.%2.%3.%4.%5.%6.%7.%8"/>
        <w:lvlJc w:val="left"/>
        <w:pPr>
          <w:tabs>
            <w:tab w:val="num" w:pos="1985"/>
          </w:tabs>
          <w:ind w:left="1985" w:hanging="1985"/>
        </w:pPr>
        <w:rPr>
          <w:rFonts w:hint="default"/>
        </w:rPr>
      </w:lvl>
    </w:lvlOverride>
    <w:lvlOverride w:ilvl="8">
      <w:lvl w:ilvl="8">
        <w:start w:val="1"/>
        <w:numFmt w:val="decimal"/>
        <w:pStyle w:val="Heading9"/>
        <w:lvlText w:val="%1.%2.%3.%4.%5.%6.%7.%8.%9"/>
        <w:lvlJc w:val="left"/>
        <w:pPr>
          <w:tabs>
            <w:tab w:val="num" w:pos="2211"/>
          </w:tabs>
          <w:ind w:left="2211" w:hanging="2211"/>
        </w:pPr>
        <w:rPr>
          <w:rFonts w:hint="default"/>
        </w:rPr>
      </w:lvl>
    </w:lvlOverride>
  </w:num>
  <w:num w:numId="18">
    <w:abstractNumId w:val="26"/>
  </w:num>
  <w:num w:numId="19">
    <w:abstractNumId w:val="10"/>
  </w:num>
  <w:num w:numId="20">
    <w:abstractNumId w:val="17"/>
  </w:num>
  <w:num w:numId="21">
    <w:abstractNumId w:val="29"/>
  </w:num>
  <w:num w:numId="22">
    <w:abstractNumId w:val="22"/>
    <w:lvlOverride w:ilvl="0">
      <w:startOverride w:val="1"/>
    </w:lvlOverride>
  </w:num>
  <w:num w:numId="23">
    <w:abstractNumId w:val="20"/>
    <w:lvlOverride w:ilvl="0">
      <w:startOverride w:val="1"/>
    </w:lvlOverride>
  </w:num>
  <w:num w:numId="24">
    <w:abstractNumId w:val="20"/>
    <w:lvlOverride w:ilvl="0">
      <w:startOverride w:val="1"/>
    </w:lvlOverride>
  </w:num>
  <w:num w:numId="25">
    <w:abstractNumId w:val="24"/>
    <w:lvlOverride w:ilvl="0">
      <w:startOverride w:val="1"/>
    </w:lvlOverride>
  </w:num>
  <w:num w:numId="26">
    <w:abstractNumId w:val="24"/>
    <w:lvlOverride w:ilvl="0">
      <w:startOverride w:val="1"/>
    </w:lvlOverride>
  </w:num>
  <w:num w:numId="27">
    <w:abstractNumId w:val="24"/>
    <w:lvlOverride w:ilvl="0">
      <w:startOverride w:val="1"/>
    </w:lvlOverride>
  </w:num>
  <w:num w:numId="28">
    <w:abstractNumId w:val="24"/>
    <w:lvlOverride w:ilvl="0">
      <w:startOverride w:val="1"/>
    </w:lvlOverride>
  </w:num>
  <w:num w:numId="29">
    <w:abstractNumId w:val="24"/>
    <w:lvlOverride w:ilvl="0">
      <w:startOverride w:val="1"/>
    </w:lvlOverride>
  </w:num>
  <w:num w:numId="30">
    <w:abstractNumId w:val="24"/>
    <w:lvlOverride w:ilvl="0">
      <w:startOverride w:val="1"/>
    </w:lvlOverride>
  </w:num>
  <w:num w:numId="31">
    <w:abstractNumId w:val="24"/>
    <w:lvlOverride w:ilvl="0">
      <w:startOverride w:val="1"/>
    </w:lvlOverride>
  </w:num>
  <w:num w:numId="32">
    <w:abstractNumId w:val="24"/>
    <w:lvlOverride w:ilvl="0">
      <w:startOverride w:val="1"/>
    </w:lvlOverride>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24"/>
    <w:lvlOverride w:ilvl="0">
      <w:startOverride w:val="1"/>
    </w:lvlOverride>
  </w:num>
  <w:num w:numId="42">
    <w:abstractNumId w:val="24"/>
    <w:lvlOverride w:ilvl="0">
      <w:startOverride w:val="1"/>
    </w:lvlOverride>
  </w:num>
  <w:num w:numId="43">
    <w:abstractNumId w:val="24"/>
    <w:lvlOverride w:ilvl="0">
      <w:startOverride w:val="1"/>
    </w:lvlOverride>
  </w:num>
  <w:num w:numId="44">
    <w:abstractNumId w:val="16"/>
  </w:num>
  <w:num w:numId="45">
    <w:abstractNumId w:val="24"/>
    <w:lvlOverride w:ilvl="0">
      <w:startOverride w:val="1"/>
    </w:lvlOverride>
  </w:num>
  <w:num w:numId="46">
    <w:abstractNumId w:val="7"/>
  </w:num>
  <w:num w:numId="47">
    <w:abstractNumId w:val="39"/>
  </w:num>
  <w:num w:numId="48">
    <w:abstractNumId w:val="39"/>
  </w:num>
  <w:num w:numId="49">
    <w:abstractNumId w:val="9"/>
  </w:num>
  <w:num w:numId="50">
    <w:abstractNumId w:val="40"/>
  </w:num>
  <w:num w:numId="51">
    <w:abstractNumId w:val="13"/>
  </w:num>
  <w:num w:numId="5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5"/>
  </w:num>
  <w:num w:numId="5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num>
  <w:num w:numId="56">
    <w:abstractNumId w:val="39"/>
  </w:num>
  <w:num w:numId="57">
    <w:abstractNumId w:val="39"/>
  </w:num>
  <w:num w:numId="58">
    <w:abstractNumId w:val="19"/>
  </w:num>
  <w:num w:numId="59">
    <w:abstractNumId w:val="22"/>
  </w:num>
  <w:num w:numId="60">
    <w:abstractNumId w:val="20"/>
  </w:num>
  <w:num w:numId="61">
    <w:abstractNumId w:val="2"/>
  </w:num>
  <w:num w:numId="62">
    <w:abstractNumId w:val="33"/>
  </w:num>
  <w:num w:numId="63">
    <w:abstractNumId w:val="42"/>
  </w:num>
  <w:num w:numId="64">
    <w:abstractNumId w:val="32"/>
  </w:num>
  <w:num w:numId="65">
    <w:abstractNumId w:val="36"/>
  </w:num>
  <w:num w:numId="66">
    <w:abstractNumId w:val="31"/>
  </w:num>
  <w:num w:numId="67">
    <w:abstractNumId w:val="5"/>
  </w:num>
  <w:num w:numId="68">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9">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0">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5">
      <w:lvl w:ilvl="5">
        <w:start w:val="1"/>
        <w:numFmt w:val="decimal"/>
        <w:lvlText w:val="%1.%2.%3.%4.%5.%6"/>
        <w:lvlJc w:val="left"/>
        <w:pPr>
          <w:tabs>
            <w:tab w:val="num" w:pos="1531"/>
          </w:tabs>
          <w:ind w:left="1531" w:hanging="1531"/>
        </w:pPr>
        <w:rPr>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1">
    <w:abstractNumId w:val="27"/>
  </w:num>
  <w:num w:numId="72">
    <w:abstractNumId w:val="15"/>
  </w:num>
  <w:num w:numId="73">
    <w:abstractNumId w:val="37"/>
  </w:num>
  <w:num w:numId="74">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1077"/>
          </w:tabs>
          <w:ind w:left="1077" w:hanging="1077"/>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5">
    <w:abstractNumId w:val="4"/>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1077"/>
          </w:tabs>
          <w:ind w:left="1077" w:hanging="1077"/>
        </w:pPr>
        <w:rPr>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1304"/>
          </w:tabs>
          <w:ind w:left="1304" w:hanging="1304"/>
        </w:pPr>
        <w:rPr>
          <w:rFonts w:hint="default"/>
          <w:b/>
        </w:rPr>
      </w:lvl>
    </w:lvlOverride>
    <w:lvlOverride w:ilvl="5">
      <w:lvl w:ilvl="5">
        <w:start w:val="1"/>
        <w:numFmt w:val="decimal"/>
        <w:lvlText w:val="%1.%2.%3.%4.%5.%6"/>
        <w:lvlJc w:val="left"/>
        <w:pPr>
          <w:tabs>
            <w:tab w:val="num" w:pos="1531"/>
          </w:tabs>
          <w:ind w:left="1531" w:hanging="1531"/>
        </w:pPr>
        <w:rPr>
          <w:rFonts w:hint="default"/>
          <w:b/>
        </w:rPr>
      </w:lvl>
    </w:lvlOverride>
  </w:num>
  <w:num w:numId="76">
    <w:abstractNumId w:val="21"/>
  </w:num>
  <w:num w:numId="77">
    <w:abstractNumId w:val="18"/>
  </w:num>
  <w:num w:numId="78">
    <w:abstractNumId w:val="41"/>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rFonts w:hint="default"/>
          <w:b/>
        </w:rPr>
      </w:lvl>
    </w:lvlOverride>
    <w:lvlOverride w:ilvl="3">
      <w:lvl w:ilvl="3">
        <w:start w:val="1"/>
        <w:numFmt w:val="decimal"/>
        <w:pStyle w:val="Heading4"/>
        <w:lvlText w:val="%1.%2.%3.%4"/>
        <w:lvlJc w:val="left"/>
        <w:pPr>
          <w:tabs>
            <w:tab w:val="num" w:pos="1077"/>
          </w:tabs>
          <w:ind w:left="1077" w:hanging="1077"/>
        </w:pPr>
        <w:rPr>
          <w:rFonts w:hint="default"/>
          <w:b/>
        </w:rPr>
      </w:lvl>
    </w:lvlOverride>
  </w:num>
  <w:num w:numId="79">
    <w:abstractNumId w:val="0"/>
  </w:num>
  <w:num w:numId="80">
    <w:abstractNumId w:val="1"/>
  </w:num>
  <w:num w:numId="81">
    <w:abstractNumId w:val="41"/>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rFonts w:hint="default"/>
          <w:b/>
        </w:rPr>
      </w:lvl>
    </w:lvlOverride>
    <w:lvlOverride w:ilvl="3">
      <w:lvl w:ilvl="3">
        <w:start w:val="1"/>
        <w:numFmt w:val="decimal"/>
        <w:pStyle w:val="Heading4"/>
        <w:lvlText w:val="%1.%2.%3.%4"/>
        <w:lvlJc w:val="left"/>
        <w:pPr>
          <w:tabs>
            <w:tab w:val="num" w:pos="1077"/>
          </w:tabs>
          <w:ind w:left="1077" w:hanging="1077"/>
        </w:pPr>
        <w:rPr>
          <w:rFonts w:hint="default"/>
          <w:b/>
        </w:rPr>
      </w:lvl>
    </w:lvlOverride>
  </w:num>
  <w:num w:numId="82">
    <w:abstractNumId w:val="20"/>
    <w:lvlOverride w:ilvl="0">
      <w:startOverride w:val="1"/>
    </w:lvlOverride>
  </w:num>
  <w:num w:numId="83">
    <w:abstractNumId w:val="20"/>
    <w:lvlOverride w:ilvl="0">
      <w:startOverride w:val="1"/>
    </w:lvlOverride>
  </w:num>
  <w:num w:numId="84">
    <w:abstractNumId w:val="11"/>
  </w:num>
  <w:num w:numId="85">
    <w:abstractNumId w:val="38"/>
  </w:num>
  <w:num w:numId="8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4"/>
    <w:lvlOverride w:ilvl="0">
      <w:startOverride w:val="1"/>
    </w:lvlOverride>
  </w:num>
  <w:num w:numId="88">
    <w:abstractNumId w:val="28"/>
  </w:num>
  <w:numIdMacAtCleanup w:val="8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nis Brandl">
    <w15:presenceInfo w15:providerId="Windows Live" w15:userId="b0bd9e687dccd278"/>
  </w15:person>
  <w15:person w15:author="Brad Keifer">
    <w15:presenceInfo w15:providerId="Windows Live" w15:userId="cdce59980faec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SystemFont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s-E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Moves/>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DB9"/>
    <w:rsid w:val="00001157"/>
    <w:rsid w:val="000013B7"/>
    <w:rsid w:val="00001EB0"/>
    <w:rsid w:val="0000234D"/>
    <w:rsid w:val="000047FA"/>
    <w:rsid w:val="0000570E"/>
    <w:rsid w:val="000061F6"/>
    <w:rsid w:val="00010056"/>
    <w:rsid w:val="00016E6F"/>
    <w:rsid w:val="00016E99"/>
    <w:rsid w:val="00020C1A"/>
    <w:rsid w:val="00027545"/>
    <w:rsid w:val="00030275"/>
    <w:rsid w:val="00030BC1"/>
    <w:rsid w:val="00030E6A"/>
    <w:rsid w:val="00036893"/>
    <w:rsid w:val="00036ED5"/>
    <w:rsid w:val="00041278"/>
    <w:rsid w:val="0004179D"/>
    <w:rsid w:val="000437A2"/>
    <w:rsid w:val="000443D6"/>
    <w:rsid w:val="0004516A"/>
    <w:rsid w:val="00046032"/>
    <w:rsid w:val="000516E7"/>
    <w:rsid w:val="000537B2"/>
    <w:rsid w:val="000544F6"/>
    <w:rsid w:val="00055025"/>
    <w:rsid w:val="000569ED"/>
    <w:rsid w:val="000615A5"/>
    <w:rsid w:val="0007090D"/>
    <w:rsid w:val="00071140"/>
    <w:rsid w:val="00071CE6"/>
    <w:rsid w:val="00074D0E"/>
    <w:rsid w:val="00074E82"/>
    <w:rsid w:val="00074FC5"/>
    <w:rsid w:val="00075767"/>
    <w:rsid w:val="000807FF"/>
    <w:rsid w:val="00082F3E"/>
    <w:rsid w:val="00084CED"/>
    <w:rsid w:val="000862F2"/>
    <w:rsid w:val="00086399"/>
    <w:rsid w:val="00086C09"/>
    <w:rsid w:val="00086FBA"/>
    <w:rsid w:val="000946CA"/>
    <w:rsid w:val="00095123"/>
    <w:rsid w:val="000A10C3"/>
    <w:rsid w:val="000A19F3"/>
    <w:rsid w:val="000A23FF"/>
    <w:rsid w:val="000A378D"/>
    <w:rsid w:val="000A50A6"/>
    <w:rsid w:val="000A5331"/>
    <w:rsid w:val="000A7FC0"/>
    <w:rsid w:val="000B2377"/>
    <w:rsid w:val="000B3226"/>
    <w:rsid w:val="000B40F8"/>
    <w:rsid w:val="000B4146"/>
    <w:rsid w:val="000B60C7"/>
    <w:rsid w:val="000C136A"/>
    <w:rsid w:val="000C443C"/>
    <w:rsid w:val="000C4A7D"/>
    <w:rsid w:val="000C7504"/>
    <w:rsid w:val="000C7828"/>
    <w:rsid w:val="000D0D0C"/>
    <w:rsid w:val="000D2956"/>
    <w:rsid w:val="000D2BE6"/>
    <w:rsid w:val="000E1FD3"/>
    <w:rsid w:val="000E557B"/>
    <w:rsid w:val="000F0C1E"/>
    <w:rsid w:val="000F2BD8"/>
    <w:rsid w:val="000F3240"/>
    <w:rsid w:val="000F4641"/>
    <w:rsid w:val="000F5AD9"/>
    <w:rsid w:val="000F5ED0"/>
    <w:rsid w:val="000F6040"/>
    <w:rsid w:val="000F61D9"/>
    <w:rsid w:val="00100683"/>
    <w:rsid w:val="00100B39"/>
    <w:rsid w:val="00102B2D"/>
    <w:rsid w:val="00103215"/>
    <w:rsid w:val="00104C5F"/>
    <w:rsid w:val="00104F22"/>
    <w:rsid w:val="00106C3D"/>
    <w:rsid w:val="00106E5E"/>
    <w:rsid w:val="00107FB1"/>
    <w:rsid w:val="00110645"/>
    <w:rsid w:val="00110A56"/>
    <w:rsid w:val="0011129E"/>
    <w:rsid w:val="001114A8"/>
    <w:rsid w:val="001205CA"/>
    <w:rsid w:val="00120666"/>
    <w:rsid w:val="0012370D"/>
    <w:rsid w:val="001247C4"/>
    <w:rsid w:val="001253F4"/>
    <w:rsid w:val="001346B2"/>
    <w:rsid w:val="001347CA"/>
    <w:rsid w:val="00134A4B"/>
    <w:rsid w:val="0013512B"/>
    <w:rsid w:val="00135547"/>
    <w:rsid w:val="00135891"/>
    <w:rsid w:val="001369BF"/>
    <w:rsid w:val="0014193E"/>
    <w:rsid w:val="0014211D"/>
    <w:rsid w:val="001426D2"/>
    <w:rsid w:val="001433E9"/>
    <w:rsid w:val="001469D0"/>
    <w:rsid w:val="0015134D"/>
    <w:rsid w:val="0015154F"/>
    <w:rsid w:val="001519B9"/>
    <w:rsid w:val="00153649"/>
    <w:rsid w:val="0015480A"/>
    <w:rsid w:val="00154864"/>
    <w:rsid w:val="00157181"/>
    <w:rsid w:val="0016066A"/>
    <w:rsid w:val="00161807"/>
    <w:rsid w:val="00161BD5"/>
    <w:rsid w:val="00161F0C"/>
    <w:rsid w:val="00162397"/>
    <w:rsid w:val="00165E2E"/>
    <w:rsid w:val="00167AEA"/>
    <w:rsid w:val="001717EE"/>
    <w:rsid w:val="00173EA7"/>
    <w:rsid w:val="00175167"/>
    <w:rsid w:val="00175A30"/>
    <w:rsid w:val="00176822"/>
    <w:rsid w:val="001775F8"/>
    <w:rsid w:val="00181DCD"/>
    <w:rsid w:val="00182C30"/>
    <w:rsid w:val="00185215"/>
    <w:rsid w:val="00185523"/>
    <w:rsid w:val="00194F10"/>
    <w:rsid w:val="001A36BD"/>
    <w:rsid w:val="001A4D5D"/>
    <w:rsid w:val="001A6B7C"/>
    <w:rsid w:val="001B0CBD"/>
    <w:rsid w:val="001B0F2F"/>
    <w:rsid w:val="001B6F2C"/>
    <w:rsid w:val="001C0F0E"/>
    <w:rsid w:val="001C22F0"/>
    <w:rsid w:val="001C2974"/>
    <w:rsid w:val="001C3E09"/>
    <w:rsid w:val="001C40BE"/>
    <w:rsid w:val="001C4246"/>
    <w:rsid w:val="001D0BDC"/>
    <w:rsid w:val="001D2080"/>
    <w:rsid w:val="001D33F0"/>
    <w:rsid w:val="001D3B79"/>
    <w:rsid w:val="001D3B8B"/>
    <w:rsid w:val="001D3DBC"/>
    <w:rsid w:val="001D47E8"/>
    <w:rsid w:val="001D4F86"/>
    <w:rsid w:val="001E0A91"/>
    <w:rsid w:val="001E26A2"/>
    <w:rsid w:val="001E3231"/>
    <w:rsid w:val="001E7BB5"/>
    <w:rsid w:val="001F0BFE"/>
    <w:rsid w:val="001F137E"/>
    <w:rsid w:val="001F157D"/>
    <w:rsid w:val="001F192E"/>
    <w:rsid w:val="001F525D"/>
    <w:rsid w:val="001F6952"/>
    <w:rsid w:val="0020196E"/>
    <w:rsid w:val="00203FFB"/>
    <w:rsid w:val="00205DF4"/>
    <w:rsid w:val="00210609"/>
    <w:rsid w:val="00213B4E"/>
    <w:rsid w:val="00214442"/>
    <w:rsid w:val="00214FBC"/>
    <w:rsid w:val="00215A42"/>
    <w:rsid w:val="00216D80"/>
    <w:rsid w:val="00217A50"/>
    <w:rsid w:val="00217A5B"/>
    <w:rsid w:val="00220AE2"/>
    <w:rsid w:val="00222E9C"/>
    <w:rsid w:val="00223461"/>
    <w:rsid w:val="00225F6F"/>
    <w:rsid w:val="00226D7B"/>
    <w:rsid w:val="00230967"/>
    <w:rsid w:val="002317EA"/>
    <w:rsid w:val="00234231"/>
    <w:rsid w:val="002354E6"/>
    <w:rsid w:val="002436D9"/>
    <w:rsid w:val="00244B88"/>
    <w:rsid w:val="002465C7"/>
    <w:rsid w:val="002477AE"/>
    <w:rsid w:val="00247EF5"/>
    <w:rsid w:val="0025183E"/>
    <w:rsid w:val="002519E5"/>
    <w:rsid w:val="00252B30"/>
    <w:rsid w:val="00252BA5"/>
    <w:rsid w:val="002553E9"/>
    <w:rsid w:val="002563D9"/>
    <w:rsid w:val="002576B3"/>
    <w:rsid w:val="002576D9"/>
    <w:rsid w:val="0025779B"/>
    <w:rsid w:val="002577B2"/>
    <w:rsid w:val="00257AE7"/>
    <w:rsid w:val="00257BF3"/>
    <w:rsid w:val="00260CCA"/>
    <w:rsid w:val="00260DB9"/>
    <w:rsid w:val="00263A85"/>
    <w:rsid w:val="002654F3"/>
    <w:rsid w:val="002657AC"/>
    <w:rsid w:val="00270E45"/>
    <w:rsid w:val="00272268"/>
    <w:rsid w:val="0027401D"/>
    <w:rsid w:val="00280CFD"/>
    <w:rsid w:val="00281FA1"/>
    <w:rsid w:val="00283272"/>
    <w:rsid w:val="0028370E"/>
    <w:rsid w:val="00283B1E"/>
    <w:rsid w:val="00285261"/>
    <w:rsid w:val="0029062D"/>
    <w:rsid w:val="002936EA"/>
    <w:rsid w:val="00293E02"/>
    <w:rsid w:val="00295316"/>
    <w:rsid w:val="002A1408"/>
    <w:rsid w:val="002A2036"/>
    <w:rsid w:val="002A7C8D"/>
    <w:rsid w:val="002A7E47"/>
    <w:rsid w:val="002B24E7"/>
    <w:rsid w:val="002B3E94"/>
    <w:rsid w:val="002B3EEA"/>
    <w:rsid w:val="002B7CDB"/>
    <w:rsid w:val="002C17D9"/>
    <w:rsid w:val="002C2521"/>
    <w:rsid w:val="002C3B5D"/>
    <w:rsid w:val="002D0E14"/>
    <w:rsid w:val="002D11BF"/>
    <w:rsid w:val="002D11D4"/>
    <w:rsid w:val="002D2E1D"/>
    <w:rsid w:val="002D4240"/>
    <w:rsid w:val="002D68BE"/>
    <w:rsid w:val="002D77BF"/>
    <w:rsid w:val="002D7A01"/>
    <w:rsid w:val="002E0E4B"/>
    <w:rsid w:val="002E27B1"/>
    <w:rsid w:val="002E7224"/>
    <w:rsid w:val="002F015E"/>
    <w:rsid w:val="002F0823"/>
    <w:rsid w:val="002F4CE2"/>
    <w:rsid w:val="002F7FF2"/>
    <w:rsid w:val="00303CFA"/>
    <w:rsid w:val="003052AA"/>
    <w:rsid w:val="0031297D"/>
    <w:rsid w:val="00314270"/>
    <w:rsid w:val="003145F3"/>
    <w:rsid w:val="0031643E"/>
    <w:rsid w:val="00317E37"/>
    <w:rsid w:val="00321C74"/>
    <w:rsid w:val="00324B6C"/>
    <w:rsid w:val="00325E27"/>
    <w:rsid w:val="00326E02"/>
    <w:rsid w:val="003277D1"/>
    <w:rsid w:val="003301DE"/>
    <w:rsid w:val="00330F14"/>
    <w:rsid w:val="0033451D"/>
    <w:rsid w:val="00334A19"/>
    <w:rsid w:val="00336E08"/>
    <w:rsid w:val="00341E39"/>
    <w:rsid w:val="00342857"/>
    <w:rsid w:val="003521E4"/>
    <w:rsid w:val="00360A01"/>
    <w:rsid w:val="00360CAA"/>
    <w:rsid w:val="00363DA8"/>
    <w:rsid w:val="00364004"/>
    <w:rsid w:val="00371063"/>
    <w:rsid w:val="00372E44"/>
    <w:rsid w:val="00373A30"/>
    <w:rsid w:val="00375BCA"/>
    <w:rsid w:val="003803FA"/>
    <w:rsid w:val="00381136"/>
    <w:rsid w:val="00382170"/>
    <w:rsid w:val="0038342E"/>
    <w:rsid w:val="00385FD7"/>
    <w:rsid w:val="00386344"/>
    <w:rsid w:val="003864E1"/>
    <w:rsid w:val="00391FEC"/>
    <w:rsid w:val="003932B6"/>
    <w:rsid w:val="00394149"/>
    <w:rsid w:val="003943D5"/>
    <w:rsid w:val="003951C4"/>
    <w:rsid w:val="003967D9"/>
    <w:rsid w:val="00397116"/>
    <w:rsid w:val="003979BC"/>
    <w:rsid w:val="003A18B8"/>
    <w:rsid w:val="003A4D5E"/>
    <w:rsid w:val="003A6EAF"/>
    <w:rsid w:val="003A6EFC"/>
    <w:rsid w:val="003A6FB6"/>
    <w:rsid w:val="003B11DF"/>
    <w:rsid w:val="003B2A9E"/>
    <w:rsid w:val="003B567C"/>
    <w:rsid w:val="003B60AE"/>
    <w:rsid w:val="003B68C3"/>
    <w:rsid w:val="003C1F9A"/>
    <w:rsid w:val="003C2EE1"/>
    <w:rsid w:val="003C527C"/>
    <w:rsid w:val="003C6A52"/>
    <w:rsid w:val="003C746C"/>
    <w:rsid w:val="003C7BA9"/>
    <w:rsid w:val="003C7BDB"/>
    <w:rsid w:val="003D0008"/>
    <w:rsid w:val="003D1323"/>
    <w:rsid w:val="003D1D03"/>
    <w:rsid w:val="003D29BC"/>
    <w:rsid w:val="003D4522"/>
    <w:rsid w:val="003D609B"/>
    <w:rsid w:val="003D7D8B"/>
    <w:rsid w:val="003E115F"/>
    <w:rsid w:val="003E2DA6"/>
    <w:rsid w:val="003E4330"/>
    <w:rsid w:val="003E502B"/>
    <w:rsid w:val="003E6976"/>
    <w:rsid w:val="003E6B61"/>
    <w:rsid w:val="003E782E"/>
    <w:rsid w:val="003E7C65"/>
    <w:rsid w:val="003F1267"/>
    <w:rsid w:val="00400270"/>
    <w:rsid w:val="00403090"/>
    <w:rsid w:val="00411529"/>
    <w:rsid w:val="004127ED"/>
    <w:rsid w:val="004138D9"/>
    <w:rsid w:val="0041479D"/>
    <w:rsid w:val="00416DD9"/>
    <w:rsid w:val="004170FA"/>
    <w:rsid w:val="00423E64"/>
    <w:rsid w:val="00424685"/>
    <w:rsid w:val="00424F2C"/>
    <w:rsid w:val="00425323"/>
    <w:rsid w:val="004341E4"/>
    <w:rsid w:val="00434425"/>
    <w:rsid w:val="004345FE"/>
    <w:rsid w:val="00434969"/>
    <w:rsid w:val="00436679"/>
    <w:rsid w:val="00437866"/>
    <w:rsid w:val="00437C6B"/>
    <w:rsid w:val="00440338"/>
    <w:rsid w:val="00441EB9"/>
    <w:rsid w:val="0044402F"/>
    <w:rsid w:val="004451D3"/>
    <w:rsid w:val="004460DA"/>
    <w:rsid w:val="00453A14"/>
    <w:rsid w:val="00453B7F"/>
    <w:rsid w:val="0045628C"/>
    <w:rsid w:val="004577DD"/>
    <w:rsid w:val="00461A37"/>
    <w:rsid w:val="00461AA9"/>
    <w:rsid w:val="00463231"/>
    <w:rsid w:val="004636A9"/>
    <w:rsid w:val="004638C8"/>
    <w:rsid w:val="00464297"/>
    <w:rsid w:val="0046501D"/>
    <w:rsid w:val="0046696F"/>
    <w:rsid w:val="00466A57"/>
    <w:rsid w:val="004700F9"/>
    <w:rsid w:val="004715C6"/>
    <w:rsid w:val="004765CB"/>
    <w:rsid w:val="00476AA2"/>
    <w:rsid w:val="0047786F"/>
    <w:rsid w:val="0048130E"/>
    <w:rsid w:val="004814CB"/>
    <w:rsid w:val="0048167D"/>
    <w:rsid w:val="004818FE"/>
    <w:rsid w:val="004861FD"/>
    <w:rsid w:val="004875C0"/>
    <w:rsid w:val="00490E90"/>
    <w:rsid w:val="0049184B"/>
    <w:rsid w:val="004923F9"/>
    <w:rsid w:val="00493D12"/>
    <w:rsid w:val="004942BE"/>
    <w:rsid w:val="00495E44"/>
    <w:rsid w:val="0049646D"/>
    <w:rsid w:val="004A59E2"/>
    <w:rsid w:val="004B1395"/>
    <w:rsid w:val="004B1674"/>
    <w:rsid w:val="004B293F"/>
    <w:rsid w:val="004B37A0"/>
    <w:rsid w:val="004B3B5C"/>
    <w:rsid w:val="004B49E7"/>
    <w:rsid w:val="004B52EE"/>
    <w:rsid w:val="004B59D7"/>
    <w:rsid w:val="004B7562"/>
    <w:rsid w:val="004C2BCA"/>
    <w:rsid w:val="004C4B31"/>
    <w:rsid w:val="004C5BAB"/>
    <w:rsid w:val="004C648B"/>
    <w:rsid w:val="004C6ADD"/>
    <w:rsid w:val="004C79BE"/>
    <w:rsid w:val="004D1EBF"/>
    <w:rsid w:val="004D2480"/>
    <w:rsid w:val="004D3145"/>
    <w:rsid w:val="004D54BD"/>
    <w:rsid w:val="004D78A4"/>
    <w:rsid w:val="004E2998"/>
    <w:rsid w:val="004E67BC"/>
    <w:rsid w:val="004F0DEE"/>
    <w:rsid w:val="004F1A2A"/>
    <w:rsid w:val="004F728B"/>
    <w:rsid w:val="004F7718"/>
    <w:rsid w:val="0050039A"/>
    <w:rsid w:val="005012BF"/>
    <w:rsid w:val="005023BB"/>
    <w:rsid w:val="00504208"/>
    <w:rsid w:val="0050559B"/>
    <w:rsid w:val="00505DD7"/>
    <w:rsid w:val="005063BE"/>
    <w:rsid w:val="00510D0E"/>
    <w:rsid w:val="00510F55"/>
    <w:rsid w:val="005117EC"/>
    <w:rsid w:val="00513AD6"/>
    <w:rsid w:val="00514649"/>
    <w:rsid w:val="00514F52"/>
    <w:rsid w:val="005156D9"/>
    <w:rsid w:val="00515CE8"/>
    <w:rsid w:val="00515D0F"/>
    <w:rsid w:val="005161DC"/>
    <w:rsid w:val="00516481"/>
    <w:rsid w:val="005200FF"/>
    <w:rsid w:val="00524288"/>
    <w:rsid w:val="00524379"/>
    <w:rsid w:val="00524E9D"/>
    <w:rsid w:val="00526C03"/>
    <w:rsid w:val="00527430"/>
    <w:rsid w:val="0052776B"/>
    <w:rsid w:val="00530578"/>
    <w:rsid w:val="00530F49"/>
    <w:rsid w:val="005331B8"/>
    <w:rsid w:val="00534B86"/>
    <w:rsid w:val="00534E8F"/>
    <w:rsid w:val="005378F0"/>
    <w:rsid w:val="005379AB"/>
    <w:rsid w:val="00537E27"/>
    <w:rsid w:val="005413C4"/>
    <w:rsid w:val="00543A05"/>
    <w:rsid w:val="00547E4E"/>
    <w:rsid w:val="00550AF2"/>
    <w:rsid w:val="00551124"/>
    <w:rsid w:val="00551764"/>
    <w:rsid w:val="0055243F"/>
    <w:rsid w:val="005524E2"/>
    <w:rsid w:val="00552BDF"/>
    <w:rsid w:val="00557328"/>
    <w:rsid w:val="00561540"/>
    <w:rsid w:val="00562433"/>
    <w:rsid w:val="00563627"/>
    <w:rsid w:val="00564935"/>
    <w:rsid w:val="0056552F"/>
    <w:rsid w:val="005668B9"/>
    <w:rsid w:val="00566F3E"/>
    <w:rsid w:val="00570738"/>
    <w:rsid w:val="005717D4"/>
    <w:rsid w:val="005743FB"/>
    <w:rsid w:val="00574ED2"/>
    <w:rsid w:val="005751CE"/>
    <w:rsid w:val="005752EC"/>
    <w:rsid w:val="00575326"/>
    <w:rsid w:val="00576ADA"/>
    <w:rsid w:val="00577D04"/>
    <w:rsid w:val="00580026"/>
    <w:rsid w:val="00580CBF"/>
    <w:rsid w:val="00582085"/>
    <w:rsid w:val="0058405F"/>
    <w:rsid w:val="00584E44"/>
    <w:rsid w:val="00584EF3"/>
    <w:rsid w:val="005850F0"/>
    <w:rsid w:val="005852B3"/>
    <w:rsid w:val="00586AD1"/>
    <w:rsid w:val="00590FA8"/>
    <w:rsid w:val="0059222C"/>
    <w:rsid w:val="00596209"/>
    <w:rsid w:val="005A21EA"/>
    <w:rsid w:val="005A38D5"/>
    <w:rsid w:val="005A55E2"/>
    <w:rsid w:val="005A5B20"/>
    <w:rsid w:val="005B019A"/>
    <w:rsid w:val="005B0C92"/>
    <w:rsid w:val="005B1B35"/>
    <w:rsid w:val="005B3E82"/>
    <w:rsid w:val="005C044D"/>
    <w:rsid w:val="005C1B84"/>
    <w:rsid w:val="005C39A1"/>
    <w:rsid w:val="005C3B7A"/>
    <w:rsid w:val="005D18C5"/>
    <w:rsid w:val="005D2768"/>
    <w:rsid w:val="005D40D6"/>
    <w:rsid w:val="005D560D"/>
    <w:rsid w:val="005D5EF6"/>
    <w:rsid w:val="005E20CB"/>
    <w:rsid w:val="005E3369"/>
    <w:rsid w:val="005E3825"/>
    <w:rsid w:val="005E50D0"/>
    <w:rsid w:val="005E6C50"/>
    <w:rsid w:val="005E72E4"/>
    <w:rsid w:val="005E72EF"/>
    <w:rsid w:val="005F258D"/>
    <w:rsid w:val="005F2A44"/>
    <w:rsid w:val="005F3865"/>
    <w:rsid w:val="005F3C20"/>
    <w:rsid w:val="005F4793"/>
    <w:rsid w:val="005F4D1B"/>
    <w:rsid w:val="005F500D"/>
    <w:rsid w:val="005F55FC"/>
    <w:rsid w:val="00602D1A"/>
    <w:rsid w:val="00607BD9"/>
    <w:rsid w:val="00616994"/>
    <w:rsid w:val="00621669"/>
    <w:rsid w:val="00623C5E"/>
    <w:rsid w:val="00624322"/>
    <w:rsid w:val="0062490F"/>
    <w:rsid w:val="00624F7C"/>
    <w:rsid w:val="00632C0C"/>
    <w:rsid w:val="00632C27"/>
    <w:rsid w:val="00634808"/>
    <w:rsid w:val="0063539D"/>
    <w:rsid w:val="00635EC2"/>
    <w:rsid w:val="00636DAF"/>
    <w:rsid w:val="00640127"/>
    <w:rsid w:val="00640AD0"/>
    <w:rsid w:val="00642C10"/>
    <w:rsid w:val="00643992"/>
    <w:rsid w:val="00643E96"/>
    <w:rsid w:val="00643FC9"/>
    <w:rsid w:val="00644005"/>
    <w:rsid w:val="006452EA"/>
    <w:rsid w:val="0064629E"/>
    <w:rsid w:val="00647681"/>
    <w:rsid w:val="00647C51"/>
    <w:rsid w:val="0065199C"/>
    <w:rsid w:val="00652011"/>
    <w:rsid w:val="006539AB"/>
    <w:rsid w:val="006543C4"/>
    <w:rsid w:val="00654E65"/>
    <w:rsid w:val="00655146"/>
    <w:rsid w:val="0065550D"/>
    <w:rsid w:val="00656539"/>
    <w:rsid w:val="00656E9C"/>
    <w:rsid w:val="00661753"/>
    <w:rsid w:val="006632A9"/>
    <w:rsid w:val="006635A0"/>
    <w:rsid w:val="0066406D"/>
    <w:rsid w:val="006657D4"/>
    <w:rsid w:val="006671F6"/>
    <w:rsid w:val="006673AC"/>
    <w:rsid w:val="00667A8A"/>
    <w:rsid w:val="006713CC"/>
    <w:rsid w:val="0067181A"/>
    <w:rsid w:val="0067277E"/>
    <w:rsid w:val="00672F56"/>
    <w:rsid w:val="00673D16"/>
    <w:rsid w:val="006814A1"/>
    <w:rsid w:val="00682033"/>
    <w:rsid w:val="00683A5D"/>
    <w:rsid w:val="006858E7"/>
    <w:rsid w:val="00686AB3"/>
    <w:rsid w:val="006906BC"/>
    <w:rsid w:val="00694878"/>
    <w:rsid w:val="00695934"/>
    <w:rsid w:val="00695CED"/>
    <w:rsid w:val="00696AF1"/>
    <w:rsid w:val="0069764E"/>
    <w:rsid w:val="006A4004"/>
    <w:rsid w:val="006A4692"/>
    <w:rsid w:val="006A4889"/>
    <w:rsid w:val="006A5C53"/>
    <w:rsid w:val="006A71FA"/>
    <w:rsid w:val="006B2CE0"/>
    <w:rsid w:val="006B3AC1"/>
    <w:rsid w:val="006B40AB"/>
    <w:rsid w:val="006B75DB"/>
    <w:rsid w:val="006B79A6"/>
    <w:rsid w:val="006C14C1"/>
    <w:rsid w:val="006C2314"/>
    <w:rsid w:val="006C35FA"/>
    <w:rsid w:val="006C3E15"/>
    <w:rsid w:val="006C4B5B"/>
    <w:rsid w:val="006C4BF3"/>
    <w:rsid w:val="006C4CD6"/>
    <w:rsid w:val="006C537C"/>
    <w:rsid w:val="006C75DE"/>
    <w:rsid w:val="006D0B52"/>
    <w:rsid w:val="006D0E97"/>
    <w:rsid w:val="006D10A3"/>
    <w:rsid w:val="006D22C8"/>
    <w:rsid w:val="006D237F"/>
    <w:rsid w:val="006D2656"/>
    <w:rsid w:val="006D5BBF"/>
    <w:rsid w:val="006D6A07"/>
    <w:rsid w:val="006D7423"/>
    <w:rsid w:val="006D75E5"/>
    <w:rsid w:val="006E003B"/>
    <w:rsid w:val="006E1FB6"/>
    <w:rsid w:val="006E20CB"/>
    <w:rsid w:val="006E4481"/>
    <w:rsid w:val="006E6DEF"/>
    <w:rsid w:val="006F07B7"/>
    <w:rsid w:val="006F1D61"/>
    <w:rsid w:val="006F66F2"/>
    <w:rsid w:val="006F703E"/>
    <w:rsid w:val="00701B5A"/>
    <w:rsid w:val="00705D07"/>
    <w:rsid w:val="0071016C"/>
    <w:rsid w:val="00711628"/>
    <w:rsid w:val="00713720"/>
    <w:rsid w:val="00713A37"/>
    <w:rsid w:val="00715503"/>
    <w:rsid w:val="0071645A"/>
    <w:rsid w:val="00716BE4"/>
    <w:rsid w:val="00717071"/>
    <w:rsid w:val="00717D5A"/>
    <w:rsid w:val="00720900"/>
    <w:rsid w:val="0072288B"/>
    <w:rsid w:val="00730F42"/>
    <w:rsid w:val="00731ACA"/>
    <w:rsid w:val="0073278B"/>
    <w:rsid w:val="00732B9D"/>
    <w:rsid w:val="0073361A"/>
    <w:rsid w:val="00735399"/>
    <w:rsid w:val="007353C2"/>
    <w:rsid w:val="00736843"/>
    <w:rsid w:val="00736B16"/>
    <w:rsid w:val="007372B0"/>
    <w:rsid w:val="0074004E"/>
    <w:rsid w:val="0074273E"/>
    <w:rsid w:val="00743C7A"/>
    <w:rsid w:val="00744D9F"/>
    <w:rsid w:val="00744F46"/>
    <w:rsid w:val="00746C6D"/>
    <w:rsid w:val="00747E80"/>
    <w:rsid w:val="00750A8F"/>
    <w:rsid w:val="00751BC9"/>
    <w:rsid w:val="00754534"/>
    <w:rsid w:val="0075501A"/>
    <w:rsid w:val="007559C4"/>
    <w:rsid w:val="00756420"/>
    <w:rsid w:val="0076005F"/>
    <w:rsid w:val="00761060"/>
    <w:rsid w:val="00761166"/>
    <w:rsid w:val="00762D15"/>
    <w:rsid w:val="00764DB5"/>
    <w:rsid w:val="007653B5"/>
    <w:rsid w:val="0076571B"/>
    <w:rsid w:val="00765AA1"/>
    <w:rsid w:val="00766572"/>
    <w:rsid w:val="0077027C"/>
    <w:rsid w:val="007719AC"/>
    <w:rsid w:val="00774D0A"/>
    <w:rsid w:val="00775A41"/>
    <w:rsid w:val="00775E61"/>
    <w:rsid w:val="00776E76"/>
    <w:rsid w:val="00780083"/>
    <w:rsid w:val="00784DE1"/>
    <w:rsid w:val="0078527F"/>
    <w:rsid w:val="007872C1"/>
    <w:rsid w:val="00790BCD"/>
    <w:rsid w:val="007937BF"/>
    <w:rsid w:val="00793919"/>
    <w:rsid w:val="00794CD2"/>
    <w:rsid w:val="00795CDD"/>
    <w:rsid w:val="00796346"/>
    <w:rsid w:val="00797FD9"/>
    <w:rsid w:val="007A06AC"/>
    <w:rsid w:val="007A0A49"/>
    <w:rsid w:val="007A0FF4"/>
    <w:rsid w:val="007A2C5B"/>
    <w:rsid w:val="007A3073"/>
    <w:rsid w:val="007A31DA"/>
    <w:rsid w:val="007A635F"/>
    <w:rsid w:val="007A74BF"/>
    <w:rsid w:val="007A7744"/>
    <w:rsid w:val="007B0ACD"/>
    <w:rsid w:val="007B18DB"/>
    <w:rsid w:val="007B55D0"/>
    <w:rsid w:val="007B5609"/>
    <w:rsid w:val="007B64C9"/>
    <w:rsid w:val="007B6587"/>
    <w:rsid w:val="007C00D2"/>
    <w:rsid w:val="007C0A66"/>
    <w:rsid w:val="007C1F9C"/>
    <w:rsid w:val="007C2411"/>
    <w:rsid w:val="007C3B0E"/>
    <w:rsid w:val="007C4450"/>
    <w:rsid w:val="007C4F92"/>
    <w:rsid w:val="007C7294"/>
    <w:rsid w:val="007D17D4"/>
    <w:rsid w:val="007D1B1D"/>
    <w:rsid w:val="007D3899"/>
    <w:rsid w:val="007D5550"/>
    <w:rsid w:val="007D67FE"/>
    <w:rsid w:val="007D7E6E"/>
    <w:rsid w:val="007E0D0B"/>
    <w:rsid w:val="007E1DE7"/>
    <w:rsid w:val="007E2300"/>
    <w:rsid w:val="007E33D4"/>
    <w:rsid w:val="007E4500"/>
    <w:rsid w:val="007F05A1"/>
    <w:rsid w:val="007F1F89"/>
    <w:rsid w:val="007F2050"/>
    <w:rsid w:val="007F6C08"/>
    <w:rsid w:val="007F6EAC"/>
    <w:rsid w:val="00802432"/>
    <w:rsid w:val="008025B9"/>
    <w:rsid w:val="00803FFE"/>
    <w:rsid w:val="00807A0A"/>
    <w:rsid w:val="00807EC3"/>
    <w:rsid w:val="00813488"/>
    <w:rsid w:val="00814FED"/>
    <w:rsid w:val="00821A4C"/>
    <w:rsid w:val="00822969"/>
    <w:rsid w:val="00824751"/>
    <w:rsid w:val="00825648"/>
    <w:rsid w:val="008268FC"/>
    <w:rsid w:val="008323F4"/>
    <w:rsid w:val="00833722"/>
    <w:rsid w:val="00833D48"/>
    <w:rsid w:val="00833D8B"/>
    <w:rsid w:val="00835E62"/>
    <w:rsid w:val="0084125A"/>
    <w:rsid w:val="00842C9F"/>
    <w:rsid w:val="00843432"/>
    <w:rsid w:val="008438FC"/>
    <w:rsid w:val="0084418E"/>
    <w:rsid w:val="00845E3E"/>
    <w:rsid w:val="008501AB"/>
    <w:rsid w:val="00850EEB"/>
    <w:rsid w:val="00855EA6"/>
    <w:rsid w:val="00862B7C"/>
    <w:rsid w:val="00864616"/>
    <w:rsid w:val="00870A43"/>
    <w:rsid w:val="0087493B"/>
    <w:rsid w:val="00882236"/>
    <w:rsid w:val="0088517B"/>
    <w:rsid w:val="00886A3C"/>
    <w:rsid w:val="00887D79"/>
    <w:rsid w:val="00892060"/>
    <w:rsid w:val="00894539"/>
    <w:rsid w:val="008950B7"/>
    <w:rsid w:val="0089770F"/>
    <w:rsid w:val="00897844"/>
    <w:rsid w:val="0089795C"/>
    <w:rsid w:val="008A0455"/>
    <w:rsid w:val="008A23B0"/>
    <w:rsid w:val="008A3436"/>
    <w:rsid w:val="008A53B2"/>
    <w:rsid w:val="008A5E57"/>
    <w:rsid w:val="008A6D1F"/>
    <w:rsid w:val="008A6F0D"/>
    <w:rsid w:val="008B1A7B"/>
    <w:rsid w:val="008B3B96"/>
    <w:rsid w:val="008B4A6F"/>
    <w:rsid w:val="008B6218"/>
    <w:rsid w:val="008B71CC"/>
    <w:rsid w:val="008B7CBF"/>
    <w:rsid w:val="008B7D20"/>
    <w:rsid w:val="008C3B67"/>
    <w:rsid w:val="008C5B28"/>
    <w:rsid w:val="008C6220"/>
    <w:rsid w:val="008C6C86"/>
    <w:rsid w:val="008D2330"/>
    <w:rsid w:val="008D2995"/>
    <w:rsid w:val="008D49CF"/>
    <w:rsid w:val="008D76ED"/>
    <w:rsid w:val="008E1148"/>
    <w:rsid w:val="008E30CC"/>
    <w:rsid w:val="008E3AFC"/>
    <w:rsid w:val="008E3D42"/>
    <w:rsid w:val="008E516E"/>
    <w:rsid w:val="008E6612"/>
    <w:rsid w:val="008E760B"/>
    <w:rsid w:val="008F06A8"/>
    <w:rsid w:val="008F3491"/>
    <w:rsid w:val="008F4A42"/>
    <w:rsid w:val="008F4F65"/>
    <w:rsid w:val="008F67CC"/>
    <w:rsid w:val="009014B8"/>
    <w:rsid w:val="00901C9A"/>
    <w:rsid w:val="0090238C"/>
    <w:rsid w:val="009047EF"/>
    <w:rsid w:val="00904EE5"/>
    <w:rsid w:val="00906CA8"/>
    <w:rsid w:val="009115BD"/>
    <w:rsid w:val="00912277"/>
    <w:rsid w:val="00916D65"/>
    <w:rsid w:val="009211D7"/>
    <w:rsid w:val="00922441"/>
    <w:rsid w:val="00922582"/>
    <w:rsid w:val="00924A82"/>
    <w:rsid w:val="00925062"/>
    <w:rsid w:val="00925FE0"/>
    <w:rsid w:val="009310CA"/>
    <w:rsid w:val="00931A6E"/>
    <w:rsid w:val="0093229F"/>
    <w:rsid w:val="009348C0"/>
    <w:rsid w:val="009359E0"/>
    <w:rsid w:val="0093645A"/>
    <w:rsid w:val="00937E76"/>
    <w:rsid w:val="00942115"/>
    <w:rsid w:val="0094283C"/>
    <w:rsid w:val="00944082"/>
    <w:rsid w:val="009449E8"/>
    <w:rsid w:val="00947771"/>
    <w:rsid w:val="009510EE"/>
    <w:rsid w:val="00951701"/>
    <w:rsid w:val="00954624"/>
    <w:rsid w:val="00955519"/>
    <w:rsid w:val="00955F0D"/>
    <w:rsid w:val="009600B5"/>
    <w:rsid w:val="00961CBF"/>
    <w:rsid w:val="009621F9"/>
    <w:rsid w:val="00962352"/>
    <w:rsid w:val="00963AA4"/>
    <w:rsid w:val="00966786"/>
    <w:rsid w:val="00966AD2"/>
    <w:rsid w:val="00967BAE"/>
    <w:rsid w:val="00970C6E"/>
    <w:rsid w:val="00971E34"/>
    <w:rsid w:val="00972D62"/>
    <w:rsid w:val="00982EA1"/>
    <w:rsid w:val="0098306B"/>
    <w:rsid w:val="0098620C"/>
    <w:rsid w:val="009920E6"/>
    <w:rsid w:val="0099219C"/>
    <w:rsid w:val="00993587"/>
    <w:rsid w:val="00993C8C"/>
    <w:rsid w:val="009978CF"/>
    <w:rsid w:val="00997E5E"/>
    <w:rsid w:val="009A0E0A"/>
    <w:rsid w:val="009A0FC3"/>
    <w:rsid w:val="009A157D"/>
    <w:rsid w:val="009A2791"/>
    <w:rsid w:val="009A3909"/>
    <w:rsid w:val="009A3D7F"/>
    <w:rsid w:val="009A505D"/>
    <w:rsid w:val="009A51DB"/>
    <w:rsid w:val="009A66F1"/>
    <w:rsid w:val="009A72DF"/>
    <w:rsid w:val="009B0CFC"/>
    <w:rsid w:val="009B145E"/>
    <w:rsid w:val="009B1650"/>
    <w:rsid w:val="009B454B"/>
    <w:rsid w:val="009B562A"/>
    <w:rsid w:val="009B69EF"/>
    <w:rsid w:val="009C2673"/>
    <w:rsid w:val="009C3649"/>
    <w:rsid w:val="009C4E53"/>
    <w:rsid w:val="009C71DA"/>
    <w:rsid w:val="009D3250"/>
    <w:rsid w:val="009D528F"/>
    <w:rsid w:val="009D5ECA"/>
    <w:rsid w:val="009D61D7"/>
    <w:rsid w:val="009D6E0F"/>
    <w:rsid w:val="009D745B"/>
    <w:rsid w:val="009E3573"/>
    <w:rsid w:val="009E3A73"/>
    <w:rsid w:val="009E4CBD"/>
    <w:rsid w:val="009E5ECE"/>
    <w:rsid w:val="009E6331"/>
    <w:rsid w:val="009E6C21"/>
    <w:rsid w:val="009F009A"/>
    <w:rsid w:val="009F2F9B"/>
    <w:rsid w:val="009F3A62"/>
    <w:rsid w:val="009F4E69"/>
    <w:rsid w:val="009F7537"/>
    <w:rsid w:val="009F7AD7"/>
    <w:rsid w:val="00A0220F"/>
    <w:rsid w:val="00A02819"/>
    <w:rsid w:val="00A0286B"/>
    <w:rsid w:val="00A0312B"/>
    <w:rsid w:val="00A06B2A"/>
    <w:rsid w:val="00A07E00"/>
    <w:rsid w:val="00A118EB"/>
    <w:rsid w:val="00A1246E"/>
    <w:rsid w:val="00A13C17"/>
    <w:rsid w:val="00A16EB1"/>
    <w:rsid w:val="00A26F15"/>
    <w:rsid w:val="00A30586"/>
    <w:rsid w:val="00A30E00"/>
    <w:rsid w:val="00A31D73"/>
    <w:rsid w:val="00A32780"/>
    <w:rsid w:val="00A32E9C"/>
    <w:rsid w:val="00A340D0"/>
    <w:rsid w:val="00A34ACE"/>
    <w:rsid w:val="00A402F7"/>
    <w:rsid w:val="00A42CFC"/>
    <w:rsid w:val="00A443AB"/>
    <w:rsid w:val="00A46BFA"/>
    <w:rsid w:val="00A514A4"/>
    <w:rsid w:val="00A52B94"/>
    <w:rsid w:val="00A52DC4"/>
    <w:rsid w:val="00A543D2"/>
    <w:rsid w:val="00A546B2"/>
    <w:rsid w:val="00A54EE8"/>
    <w:rsid w:val="00A55BD6"/>
    <w:rsid w:val="00A568C1"/>
    <w:rsid w:val="00A57045"/>
    <w:rsid w:val="00A57269"/>
    <w:rsid w:val="00A64080"/>
    <w:rsid w:val="00A645D5"/>
    <w:rsid w:val="00A6501D"/>
    <w:rsid w:val="00A66BB0"/>
    <w:rsid w:val="00A70CC0"/>
    <w:rsid w:val="00A72F81"/>
    <w:rsid w:val="00A76837"/>
    <w:rsid w:val="00A80331"/>
    <w:rsid w:val="00A80E5E"/>
    <w:rsid w:val="00A8100A"/>
    <w:rsid w:val="00A83C8B"/>
    <w:rsid w:val="00A8640F"/>
    <w:rsid w:val="00A86A7C"/>
    <w:rsid w:val="00A872F5"/>
    <w:rsid w:val="00A87724"/>
    <w:rsid w:val="00A923C3"/>
    <w:rsid w:val="00A92D5D"/>
    <w:rsid w:val="00A93E1B"/>
    <w:rsid w:val="00A95143"/>
    <w:rsid w:val="00A95FC3"/>
    <w:rsid w:val="00A960AB"/>
    <w:rsid w:val="00A96604"/>
    <w:rsid w:val="00A97E36"/>
    <w:rsid w:val="00AA033F"/>
    <w:rsid w:val="00AA06E2"/>
    <w:rsid w:val="00AA0A97"/>
    <w:rsid w:val="00AA158A"/>
    <w:rsid w:val="00AA3346"/>
    <w:rsid w:val="00AA36FD"/>
    <w:rsid w:val="00AA497E"/>
    <w:rsid w:val="00AA4F0A"/>
    <w:rsid w:val="00AB2BC5"/>
    <w:rsid w:val="00AB3D52"/>
    <w:rsid w:val="00AB4530"/>
    <w:rsid w:val="00AB50C1"/>
    <w:rsid w:val="00AB68CE"/>
    <w:rsid w:val="00AB6EE6"/>
    <w:rsid w:val="00AC5DEB"/>
    <w:rsid w:val="00AC7EB6"/>
    <w:rsid w:val="00AD02D9"/>
    <w:rsid w:val="00AD03F1"/>
    <w:rsid w:val="00AD04A9"/>
    <w:rsid w:val="00AD0C86"/>
    <w:rsid w:val="00AD2786"/>
    <w:rsid w:val="00AD47EB"/>
    <w:rsid w:val="00AD690D"/>
    <w:rsid w:val="00AE4651"/>
    <w:rsid w:val="00AE5E12"/>
    <w:rsid w:val="00AE66A3"/>
    <w:rsid w:val="00AF0683"/>
    <w:rsid w:val="00AF16F0"/>
    <w:rsid w:val="00AF251B"/>
    <w:rsid w:val="00AF30F9"/>
    <w:rsid w:val="00AF51FC"/>
    <w:rsid w:val="00AF7703"/>
    <w:rsid w:val="00B01C24"/>
    <w:rsid w:val="00B02244"/>
    <w:rsid w:val="00B02A75"/>
    <w:rsid w:val="00B04047"/>
    <w:rsid w:val="00B04B98"/>
    <w:rsid w:val="00B1272D"/>
    <w:rsid w:val="00B13806"/>
    <w:rsid w:val="00B157FA"/>
    <w:rsid w:val="00B165A1"/>
    <w:rsid w:val="00B166CD"/>
    <w:rsid w:val="00B16BF3"/>
    <w:rsid w:val="00B20BE0"/>
    <w:rsid w:val="00B20F08"/>
    <w:rsid w:val="00B25F14"/>
    <w:rsid w:val="00B27198"/>
    <w:rsid w:val="00B30D47"/>
    <w:rsid w:val="00B314E1"/>
    <w:rsid w:val="00B3221D"/>
    <w:rsid w:val="00B33321"/>
    <w:rsid w:val="00B358F7"/>
    <w:rsid w:val="00B41368"/>
    <w:rsid w:val="00B428C3"/>
    <w:rsid w:val="00B428D9"/>
    <w:rsid w:val="00B42FAF"/>
    <w:rsid w:val="00B455D8"/>
    <w:rsid w:val="00B467B8"/>
    <w:rsid w:val="00B5127C"/>
    <w:rsid w:val="00B5260C"/>
    <w:rsid w:val="00B52F9E"/>
    <w:rsid w:val="00B5542A"/>
    <w:rsid w:val="00B57103"/>
    <w:rsid w:val="00B571D9"/>
    <w:rsid w:val="00B6202B"/>
    <w:rsid w:val="00B62153"/>
    <w:rsid w:val="00B638E1"/>
    <w:rsid w:val="00B645C2"/>
    <w:rsid w:val="00B64E91"/>
    <w:rsid w:val="00B656D2"/>
    <w:rsid w:val="00B66637"/>
    <w:rsid w:val="00B67069"/>
    <w:rsid w:val="00B67195"/>
    <w:rsid w:val="00B671C8"/>
    <w:rsid w:val="00B67713"/>
    <w:rsid w:val="00B67978"/>
    <w:rsid w:val="00B70A8F"/>
    <w:rsid w:val="00B71763"/>
    <w:rsid w:val="00B76379"/>
    <w:rsid w:val="00B81F6F"/>
    <w:rsid w:val="00B832DC"/>
    <w:rsid w:val="00B870DB"/>
    <w:rsid w:val="00B911F8"/>
    <w:rsid w:val="00B96561"/>
    <w:rsid w:val="00BA042F"/>
    <w:rsid w:val="00BA266E"/>
    <w:rsid w:val="00BA2F3E"/>
    <w:rsid w:val="00BA5369"/>
    <w:rsid w:val="00BA7700"/>
    <w:rsid w:val="00BB3B94"/>
    <w:rsid w:val="00BB528A"/>
    <w:rsid w:val="00BC2493"/>
    <w:rsid w:val="00BC5B82"/>
    <w:rsid w:val="00BC5BDC"/>
    <w:rsid w:val="00BC745B"/>
    <w:rsid w:val="00BD00B3"/>
    <w:rsid w:val="00BD0721"/>
    <w:rsid w:val="00BD0EB8"/>
    <w:rsid w:val="00BD3C5A"/>
    <w:rsid w:val="00BD67CD"/>
    <w:rsid w:val="00BD6AAF"/>
    <w:rsid w:val="00BD7283"/>
    <w:rsid w:val="00BE16F5"/>
    <w:rsid w:val="00BE226D"/>
    <w:rsid w:val="00BE4D77"/>
    <w:rsid w:val="00BE79E2"/>
    <w:rsid w:val="00BF08CF"/>
    <w:rsid w:val="00BF1245"/>
    <w:rsid w:val="00BF20E3"/>
    <w:rsid w:val="00BF396C"/>
    <w:rsid w:val="00BF4825"/>
    <w:rsid w:val="00BF4AEA"/>
    <w:rsid w:val="00BF5CD1"/>
    <w:rsid w:val="00BF6EEB"/>
    <w:rsid w:val="00C01288"/>
    <w:rsid w:val="00C02F2B"/>
    <w:rsid w:val="00C03B80"/>
    <w:rsid w:val="00C069C4"/>
    <w:rsid w:val="00C07069"/>
    <w:rsid w:val="00C07F6C"/>
    <w:rsid w:val="00C10203"/>
    <w:rsid w:val="00C11D85"/>
    <w:rsid w:val="00C12AB4"/>
    <w:rsid w:val="00C14B11"/>
    <w:rsid w:val="00C159CA"/>
    <w:rsid w:val="00C20DD4"/>
    <w:rsid w:val="00C215DE"/>
    <w:rsid w:val="00C221DA"/>
    <w:rsid w:val="00C221E9"/>
    <w:rsid w:val="00C24A67"/>
    <w:rsid w:val="00C24B37"/>
    <w:rsid w:val="00C25228"/>
    <w:rsid w:val="00C25242"/>
    <w:rsid w:val="00C268EC"/>
    <w:rsid w:val="00C271D0"/>
    <w:rsid w:val="00C2738C"/>
    <w:rsid w:val="00C27FFC"/>
    <w:rsid w:val="00C318B4"/>
    <w:rsid w:val="00C327CA"/>
    <w:rsid w:val="00C3486E"/>
    <w:rsid w:val="00C34C8E"/>
    <w:rsid w:val="00C35D0C"/>
    <w:rsid w:val="00C37D65"/>
    <w:rsid w:val="00C401EF"/>
    <w:rsid w:val="00C40867"/>
    <w:rsid w:val="00C42450"/>
    <w:rsid w:val="00C432ED"/>
    <w:rsid w:val="00C43E66"/>
    <w:rsid w:val="00C45F11"/>
    <w:rsid w:val="00C45F54"/>
    <w:rsid w:val="00C468DC"/>
    <w:rsid w:val="00C47497"/>
    <w:rsid w:val="00C52F66"/>
    <w:rsid w:val="00C5776F"/>
    <w:rsid w:val="00C57DC3"/>
    <w:rsid w:val="00C60EFC"/>
    <w:rsid w:val="00C613E8"/>
    <w:rsid w:val="00C624FE"/>
    <w:rsid w:val="00C63DEA"/>
    <w:rsid w:val="00C64694"/>
    <w:rsid w:val="00C64915"/>
    <w:rsid w:val="00C66078"/>
    <w:rsid w:val="00C674C0"/>
    <w:rsid w:val="00C67FDD"/>
    <w:rsid w:val="00C70FA6"/>
    <w:rsid w:val="00C74AB1"/>
    <w:rsid w:val="00C74EED"/>
    <w:rsid w:val="00C7629D"/>
    <w:rsid w:val="00C770C3"/>
    <w:rsid w:val="00C8003F"/>
    <w:rsid w:val="00C80068"/>
    <w:rsid w:val="00C80AC1"/>
    <w:rsid w:val="00C817E9"/>
    <w:rsid w:val="00C81FA2"/>
    <w:rsid w:val="00C849D4"/>
    <w:rsid w:val="00C86C70"/>
    <w:rsid w:val="00C925A4"/>
    <w:rsid w:val="00C92779"/>
    <w:rsid w:val="00C92C4E"/>
    <w:rsid w:val="00C94751"/>
    <w:rsid w:val="00C95B25"/>
    <w:rsid w:val="00C961C5"/>
    <w:rsid w:val="00C966C7"/>
    <w:rsid w:val="00CA1C7E"/>
    <w:rsid w:val="00CA2CF6"/>
    <w:rsid w:val="00CA4538"/>
    <w:rsid w:val="00CA48A0"/>
    <w:rsid w:val="00CA4EF0"/>
    <w:rsid w:val="00CA6364"/>
    <w:rsid w:val="00CA63B6"/>
    <w:rsid w:val="00CA6981"/>
    <w:rsid w:val="00CA6AF4"/>
    <w:rsid w:val="00CB0124"/>
    <w:rsid w:val="00CB20C7"/>
    <w:rsid w:val="00CB4A56"/>
    <w:rsid w:val="00CB5B05"/>
    <w:rsid w:val="00CB771B"/>
    <w:rsid w:val="00CB7EC0"/>
    <w:rsid w:val="00CC0B88"/>
    <w:rsid w:val="00CC299A"/>
    <w:rsid w:val="00CC3DC6"/>
    <w:rsid w:val="00CC3E80"/>
    <w:rsid w:val="00CC5060"/>
    <w:rsid w:val="00CC5803"/>
    <w:rsid w:val="00CD16E7"/>
    <w:rsid w:val="00CD400B"/>
    <w:rsid w:val="00CD5DD6"/>
    <w:rsid w:val="00CD5FA4"/>
    <w:rsid w:val="00CD7363"/>
    <w:rsid w:val="00CD75F4"/>
    <w:rsid w:val="00CE0CB8"/>
    <w:rsid w:val="00CE1CAA"/>
    <w:rsid w:val="00CE439F"/>
    <w:rsid w:val="00CE490D"/>
    <w:rsid w:val="00CE5A78"/>
    <w:rsid w:val="00CE5F1D"/>
    <w:rsid w:val="00CE7465"/>
    <w:rsid w:val="00CE7DB7"/>
    <w:rsid w:val="00CF2294"/>
    <w:rsid w:val="00CF2523"/>
    <w:rsid w:val="00CF28E4"/>
    <w:rsid w:val="00CF38B8"/>
    <w:rsid w:val="00CF582E"/>
    <w:rsid w:val="00CF6E18"/>
    <w:rsid w:val="00CF7765"/>
    <w:rsid w:val="00D00C88"/>
    <w:rsid w:val="00D013AA"/>
    <w:rsid w:val="00D01D26"/>
    <w:rsid w:val="00D03EBD"/>
    <w:rsid w:val="00D05920"/>
    <w:rsid w:val="00D06F75"/>
    <w:rsid w:val="00D07555"/>
    <w:rsid w:val="00D127D9"/>
    <w:rsid w:val="00D12948"/>
    <w:rsid w:val="00D140A6"/>
    <w:rsid w:val="00D16B5C"/>
    <w:rsid w:val="00D215F0"/>
    <w:rsid w:val="00D21675"/>
    <w:rsid w:val="00D223FC"/>
    <w:rsid w:val="00D22820"/>
    <w:rsid w:val="00D2329C"/>
    <w:rsid w:val="00D25492"/>
    <w:rsid w:val="00D304E3"/>
    <w:rsid w:val="00D30B66"/>
    <w:rsid w:val="00D3135A"/>
    <w:rsid w:val="00D324E0"/>
    <w:rsid w:val="00D33316"/>
    <w:rsid w:val="00D33CEE"/>
    <w:rsid w:val="00D340C9"/>
    <w:rsid w:val="00D37979"/>
    <w:rsid w:val="00D37D75"/>
    <w:rsid w:val="00D4293F"/>
    <w:rsid w:val="00D431AF"/>
    <w:rsid w:val="00D4540B"/>
    <w:rsid w:val="00D51095"/>
    <w:rsid w:val="00D5121D"/>
    <w:rsid w:val="00D51EE6"/>
    <w:rsid w:val="00D524BA"/>
    <w:rsid w:val="00D52DF5"/>
    <w:rsid w:val="00D53992"/>
    <w:rsid w:val="00D563C5"/>
    <w:rsid w:val="00D5704D"/>
    <w:rsid w:val="00D57CD0"/>
    <w:rsid w:val="00D60373"/>
    <w:rsid w:val="00D6045B"/>
    <w:rsid w:val="00D6168A"/>
    <w:rsid w:val="00D63264"/>
    <w:rsid w:val="00D657A4"/>
    <w:rsid w:val="00D65C8D"/>
    <w:rsid w:val="00D72131"/>
    <w:rsid w:val="00D730A2"/>
    <w:rsid w:val="00D7377A"/>
    <w:rsid w:val="00D769BD"/>
    <w:rsid w:val="00D76A65"/>
    <w:rsid w:val="00D8101E"/>
    <w:rsid w:val="00D81B9F"/>
    <w:rsid w:val="00D84E6F"/>
    <w:rsid w:val="00D863F8"/>
    <w:rsid w:val="00D8773E"/>
    <w:rsid w:val="00D902A5"/>
    <w:rsid w:val="00D904E5"/>
    <w:rsid w:val="00D9106A"/>
    <w:rsid w:val="00D92E7B"/>
    <w:rsid w:val="00D945B3"/>
    <w:rsid w:val="00D95677"/>
    <w:rsid w:val="00D9587F"/>
    <w:rsid w:val="00D95F27"/>
    <w:rsid w:val="00D974B6"/>
    <w:rsid w:val="00DA215C"/>
    <w:rsid w:val="00DA2B3E"/>
    <w:rsid w:val="00DA2C42"/>
    <w:rsid w:val="00DA5052"/>
    <w:rsid w:val="00DA5C6D"/>
    <w:rsid w:val="00DA5F36"/>
    <w:rsid w:val="00DB1007"/>
    <w:rsid w:val="00DC3BEB"/>
    <w:rsid w:val="00DC473F"/>
    <w:rsid w:val="00DC677B"/>
    <w:rsid w:val="00DC683A"/>
    <w:rsid w:val="00DD06C5"/>
    <w:rsid w:val="00DD0F76"/>
    <w:rsid w:val="00DD1A57"/>
    <w:rsid w:val="00DD4F01"/>
    <w:rsid w:val="00DE288F"/>
    <w:rsid w:val="00DE568D"/>
    <w:rsid w:val="00DE5C2D"/>
    <w:rsid w:val="00DE5E62"/>
    <w:rsid w:val="00DE7C46"/>
    <w:rsid w:val="00DF023F"/>
    <w:rsid w:val="00DF140A"/>
    <w:rsid w:val="00DF5A8E"/>
    <w:rsid w:val="00DF5F88"/>
    <w:rsid w:val="00DF7D98"/>
    <w:rsid w:val="00E0010A"/>
    <w:rsid w:val="00E03339"/>
    <w:rsid w:val="00E0461C"/>
    <w:rsid w:val="00E053B3"/>
    <w:rsid w:val="00E1195C"/>
    <w:rsid w:val="00E126B2"/>
    <w:rsid w:val="00E13407"/>
    <w:rsid w:val="00E14BDB"/>
    <w:rsid w:val="00E1681D"/>
    <w:rsid w:val="00E16EB9"/>
    <w:rsid w:val="00E170E3"/>
    <w:rsid w:val="00E1743F"/>
    <w:rsid w:val="00E233CF"/>
    <w:rsid w:val="00E23DB9"/>
    <w:rsid w:val="00E24168"/>
    <w:rsid w:val="00E248BC"/>
    <w:rsid w:val="00E24F56"/>
    <w:rsid w:val="00E26AD4"/>
    <w:rsid w:val="00E30496"/>
    <w:rsid w:val="00E308F4"/>
    <w:rsid w:val="00E33CFD"/>
    <w:rsid w:val="00E36583"/>
    <w:rsid w:val="00E41F49"/>
    <w:rsid w:val="00E44D0F"/>
    <w:rsid w:val="00E512B6"/>
    <w:rsid w:val="00E52548"/>
    <w:rsid w:val="00E5340F"/>
    <w:rsid w:val="00E5382B"/>
    <w:rsid w:val="00E55965"/>
    <w:rsid w:val="00E57794"/>
    <w:rsid w:val="00E579D7"/>
    <w:rsid w:val="00E60222"/>
    <w:rsid w:val="00E6121E"/>
    <w:rsid w:val="00E63685"/>
    <w:rsid w:val="00E63EE4"/>
    <w:rsid w:val="00E65180"/>
    <w:rsid w:val="00E6701D"/>
    <w:rsid w:val="00E706DF"/>
    <w:rsid w:val="00E71381"/>
    <w:rsid w:val="00E72446"/>
    <w:rsid w:val="00E7254A"/>
    <w:rsid w:val="00E72B31"/>
    <w:rsid w:val="00E73142"/>
    <w:rsid w:val="00E75791"/>
    <w:rsid w:val="00E80AE6"/>
    <w:rsid w:val="00E81443"/>
    <w:rsid w:val="00E828E6"/>
    <w:rsid w:val="00E835CA"/>
    <w:rsid w:val="00E83B38"/>
    <w:rsid w:val="00E84717"/>
    <w:rsid w:val="00E900CD"/>
    <w:rsid w:val="00E90AD7"/>
    <w:rsid w:val="00E92B0B"/>
    <w:rsid w:val="00E92F00"/>
    <w:rsid w:val="00E940C8"/>
    <w:rsid w:val="00E96A9E"/>
    <w:rsid w:val="00E96DC0"/>
    <w:rsid w:val="00EA067A"/>
    <w:rsid w:val="00EA0C98"/>
    <w:rsid w:val="00EA1895"/>
    <w:rsid w:val="00EA50EC"/>
    <w:rsid w:val="00EA5221"/>
    <w:rsid w:val="00EA6DF7"/>
    <w:rsid w:val="00EB0238"/>
    <w:rsid w:val="00EB05A6"/>
    <w:rsid w:val="00EB0B80"/>
    <w:rsid w:val="00EB1722"/>
    <w:rsid w:val="00EB175D"/>
    <w:rsid w:val="00EB47E4"/>
    <w:rsid w:val="00EB530F"/>
    <w:rsid w:val="00EB77A8"/>
    <w:rsid w:val="00EC2405"/>
    <w:rsid w:val="00EC2468"/>
    <w:rsid w:val="00EC26B8"/>
    <w:rsid w:val="00EC5293"/>
    <w:rsid w:val="00EC7DF4"/>
    <w:rsid w:val="00ED0D39"/>
    <w:rsid w:val="00ED1B66"/>
    <w:rsid w:val="00ED21B5"/>
    <w:rsid w:val="00ED5C6D"/>
    <w:rsid w:val="00EE1A82"/>
    <w:rsid w:val="00EE3035"/>
    <w:rsid w:val="00EE4D56"/>
    <w:rsid w:val="00EE56D8"/>
    <w:rsid w:val="00EE6441"/>
    <w:rsid w:val="00EE7C9D"/>
    <w:rsid w:val="00EF248C"/>
    <w:rsid w:val="00EF2C86"/>
    <w:rsid w:val="00EF48B2"/>
    <w:rsid w:val="00EF4C14"/>
    <w:rsid w:val="00EF7509"/>
    <w:rsid w:val="00F0085E"/>
    <w:rsid w:val="00F00F6B"/>
    <w:rsid w:val="00F01315"/>
    <w:rsid w:val="00F02553"/>
    <w:rsid w:val="00F03204"/>
    <w:rsid w:val="00F05DF9"/>
    <w:rsid w:val="00F0614C"/>
    <w:rsid w:val="00F06345"/>
    <w:rsid w:val="00F078AA"/>
    <w:rsid w:val="00F07A8D"/>
    <w:rsid w:val="00F119CF"/>
    <w:rsid w:val="00F13912"/>
    <w:rsid w:val="00F13CEB"/>
    <w:rsid w:val="00F149E0"/>
    <w:rsid w:val="00F17066"/>
    <w:rsid w:val="00F176F7"/>
    <w:rsid w:val="00F20309"/>
    <w:rsid w:val="00F20F26"/>
    <w:rsid w:val="00F218E3"/>
    <w:rsid w:val="00F239B0"/>
    <w:rsid w:val="00F251B4"/>
    <w:rsid w:val="00F25222"/>
    <w:rsid w:val="00F279A4"/>
    <w:rsid w:val="00F322C3"/>
    <w:rsid w:val="00F33A61"/>
    <w:rsid w:val="00F36164"/>
    <w:rsid w:val="00F3761C"/>
    <w:rsid w:val="00F415E6"/>
    <w:rsid w:val="00F4593D"/>
    <w:rsid w:val="00F471DD"/>
    <w:rsid w:val="00F53AA3"/>
    <w:rsid w:val="00F55A1E"/>
    <w:rsid w:val="00F56E3C"/>
    <w:rsid w:val="00F5728D"/>
    <w:rsid w:val="00F60440"/>
    <w:rsid w:val="00F60C0E"/>
    <w:rsid w:val="00F62D60"/>
    <w:rsid w:val="00F663EA"/>
    <w:rsid w:val="00F701EB"/>
    <w:rsid w:val="00F73B0A"/>
    <w:rsid w:val="00F770FA"/>
    <w:rsid w:val="00F82593"/>
    <w:rsid w:val="00F86045"/>
    <w:rsid w:val="00FA0C7E"/>
    <w:rsid w:val="00FA5E07"/>
    <w:rsid w:val="00FA6556"/>
    <w:rsid w:val="00FA7DD5"/>
    <w:rsid w:val="00FB0948"/>
    <w:rsid w:val="00FB0DCE"/>
    <w:rsid w:val="00FB1849"/>
    <w:rsid w:val="00FB187D"/>
    <w:rsid w:val="00FB2454"/>
    <w:rsid w:val="00FB2F37"/>
    <w:rsid w:val="00FB3F5C"/>
    <w:rsid w:val="00FB42D3"/>
    <w:rsid w:val="00FB7C17"/>
    <w:rsid w:val="00FC2986"/>
    <w:rsid w:val="00FC4AA8"/>
    <w:rsid w:val="00FC56AB"/>
    <w:rsid w:val="00FD1783"/>
    <w:rsid w:val="00FD220C"/>
    <w:rsid w:val="00FD45A2"/>
    <w:rsid w:val="00FD6EB8"/>
    <w:rsid w:val="00FD7D2F"/>
    <w:rsid w:val="00FE09DD"/>
    <w:rsid w:val="00FE1A11"/>
    <w:rsid w:val="00FE2E33"/>
    <w:rsid w:val="00FE4185"/>
    <w:rsid w:val="00FE41EF"/>
    <w:rsid w:val="00FE42AF"/>
    <w:rsid w:val="00FF02FD"/>
    <w:rsid w:val="00FF1389"/>
    <w:rsid w:val="00FF149E"/>
    <w:rsid w:val="00FF1894"/>
    <w:rsid w:val="00FF402A"/>
    <w:rsid w:val="00FF544F"/>
    <w:rsid w:val="00FF5C11"/>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ABDD30"/>
  <w15:docId w15:val="{CF394B0D-1195-4760-B679-80EEA18B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2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29" w:unhideWhenUsed="1"/>
    <w:lsdException w:name="page number" w:semiHidden="1" w:uiPriority="29"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DD7"/>
    <w:pPr>
      <w:jc w:val="both"/>
    </w:pPr>
    <w:rPr>
      <w:rFonts w:ascii="Arial" w:hAnsi="Arial" w:cs="Arial"/>
      <w:spacing w:val="8"/>
      <w:lang w:val="en-GB" w:eastAsia="zh-CN"/>
    </w:rPr>
  </w:style>
  <w:style w:type="paragraph" w:styleId="Heading1">
    <w:name w:val="heading 1"/>
    <w:aliases w:val="H1"/>
    <w:basedOn w:val="PARAGRAPH"/>
    <w:next w:val="PARAGRAPH"/>
    <w:qFormat/>
    <w:rsid w:val="00505DD7"/>
    <w:pPr>
      <w:keepNext/>
      <w:numPr>
        <w:numId w:val="78"/>
      </w:numPr>
      <w:suppressAutoHyphens/>
      <w:spacing w:before="200"/>
      <w:jc w:val="left"/>
      <w:outlineLvl w:val="0"/>
    </w:pPr>
    <w:rPr>
      <w:b/>
      <w:bCs/>
      <w:sz w:val="22"/>
      <w:szCs w:val="22"/>
    </w:rPr>
  </w:style>
  <w:style w:type="paragraph" w:styleId="Heading2">
    <w:name w:val="heading 2"/>
    <w:basedOn w:val="Heading1"/>
    <w:next w:val="PARAGRAPH"/>
    <w:qFormat/>
    <w:rsid w:val="00505DD7"/>
    <w:pPr>
      <w:numPr>
        <w:ilvl w:val="1"/>
      </w:numPr>
      <w:spacing w:before="100" w:after="100"/>
      <w:outlineLvl w:val="1"/>
    </w:pPr>
    <w:rPr>
      <w:sz w:val="20"/>
      <w:szCs w:val="20"/>
    </w:rPr>
  </w:style>
  <w:style w:type="paragraph" w:styleId="Heading3">
    <w:name w:val="heading 3"/>
    <w:basedOn w:val="Heading2"/>
    <w:next w:val="PARAGRAPH"/>
    <w:qFormat/>
    <w:rsid w:val="00505DD7"/>
    <w:pPr>
      <w:numPr>
        <w:ilvl w:val="2"/>
      </w:numPr>
      <w:outlineLvl w:val="2"/>
    </w:pPr>
  </w:style>
  <w:style w:type="paragraph" w:styleId="Heading4">
    <w:name w:val="heading 4"/>
    <w:basedOn w:val="Heading3"/>
    <w:next w:val="PARAGRAPH"/>
    <w:qFormat/>
    <w:rsid w:val="00505DD7"/>
    <w:pPr>
      <w:numPr>
        <w:ilvl w:val="3"/>
      </w:numPr>
      <w:outlineLvl w:val="3"/>
    </w:pPr>
  </w:style>
  <w:style w:type="paragraph" w:styleId="Heading5">
    <w:name w:val="heading 5"/>
    <w:basedOn w:val="Heading4"/>
    <w:next w:val="PARAGRAPH"/>
    <w:qFormat/>
    <w:rsid w:val="00505DD7"/>
    <w:pPr>
      <w:numPr>
        <w:ilvl w:val="4"/>
      </w:numPr>
      <w:outlineLvl w:val="4"/>
    </w:pPr>
  </w:style>
  <w:style w:type="paragraph" w:styleId="Heading6">
    <w:name w:val="heading 6"/>
    <w:basedOn w:val="Heading5"/>
    <w:next w:val="PARAGRAPH"/>
    <w:qFormat/>
    <w:rsid w:val="00505DD7"/>
    <w:pPr>
      <w:numPr>
        <w:ilvl w:val="5"/>
      </w:numPr>
      <w:outlineLvl w:val="5"/>
    </w:pPr>
  </w:style>
  <w:style w:type="paragraph" w:styleId="Heading7">
    <w:name w:val="heading 7"/>
    <w:basedOn w:val="Heading6"/>
    <w:next w:val="PARAGRAPH"/>
    <w:qFormat/>
    <w:rsid w:val="00505DD7"/>
    <w:pPr>
      <w:numPr>
        <w:ilvl w:val="6"/>
      </w:numPr>
      <w:outlineLvl w:val="6"/>
    </w:pPr>
  </w:style>
  <w:style w:type="paragraph" w:styleId="Heading8">
    <w:name w:val="heading 8"/>
    <w:basedOn w:val="Heading7"/>
    <w:next w:val="PARAGRAPH"/>
    <w:qFormat/>
    <w:rsid w:val="00505DD7"/>
    <w:pPr>
      <w:numPr>
        <w:ilvl w:val="7"/>
      </w:numPr>
      <w:outlineLvl w:val="7"/>
    </w:pPr>
  </w:style>
  <w:style w:type="paragraph" w:styleId="Heading9">
    <w:name w:val="heading 9"/>
    <w:basedOn w:val="Heading8"/>
    <w:next w:val="PARAGRAPH"/>
    <w:qFormat/>
    <w:rsid w:val="00505DD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BE4D77"/>
    <w:rPr>
      <w:rFonts w:ascii="Tahoma" w:hAnsi="Tahoma" w:cs="Tahoma"/>
      <w:sz w:val="16"/>
      <w:szCs w:val="16"/>
    </w:rPr>
  </w:style>
  <w:style w:type="character" w:customStyle="1" w:styleId="BalloonTextChar">
    <w:name w:val="Balloon Text Char"/>
    <w:basedOn w:val="DefaultParagraphFont"/>
    <w:link w:val="BalloonText"/>
    <w:semiHidden/>
    <w:rsid w:val="00BE4D77"/>
    <w:rPr>
      <w:rFonts w:ascii="Tahoma" w:hAnsi="Tahoma" w:cs="Tahoma"/>
      <w:spacing w:val="8"/>
      <w:sz w:val="16"/>
      <w:szCs w:val="16"/>
      <w:lang w:val="en-GB" w:eastAsia="zh-CN"/>
    </w:rPr>
  </w:style>
  <w:style w:type="paragraph" w:customStyle="1" w:styleId="CODE-TableCell">
    <w:name w:val="CODE-TableCell"/>
    <w:basedOn w:val="CODE"/>
    <w:qFormat/>
    <w:rsid w:val="00505DD7"/>
    <w:rPr>
      <w:sz w:val="16"/>
    </w:rPr>
  </w:style>
  <w:style w:type="paragraph" w:styleId="Header">
    <w:name w:val="header"/>
    <w:basedOn w:val="Normal"/>
    <w:link w:val="HeaderChar"/>
    <w:rsid w:val="00505DD7"/>
    <w:pPr>
      <w:tabs>
        <w:tab w:val="center" w:pos="4536"/>
        <w:tab w:val="right" w:pos="9072"/>
      </w:tabs>
      <w:snapToGrid w:val="0"/>
    </w:pPr>
  </w:style>
  <w:style w:type="character" w:customStyle="1" w:styleId="HeaderChar">
    <w:name w:val="Header Char"/>
    <w:basedOn w:val="DefaultParagraphFont"/>
    <w:link w:val="Header"/>
    <w:rsid w:val="00BE4D77"/>
    <w:rPr>
      <w:rFonts w:ascii="Arial" w:hAnsi="Arial" w:cs="Arial"/>
      <w:spacing w:val="8"/>
      <w:lang w:val="en-GB" w:eastAsia="zh-CN"/>
    </w:rPr>
  </w:style>
  <w:style w:type="character" w:styleId="CommentReference">
    <w:name w:val="annotation reference"/>
    <w:semiHidden/>
    <w:rsid w:val="00505DD7"/>
    <w:rPr>
      <w:sz w:val="16"/>
      <w:szCs w:val="16"/>
    </w:rPr>
  </w:style>
  <w:style w:type="paragraph" w:customStyle="1" w:styleId="NumberedPARAlevel4">
    <w:name w:val="Numbered PARA (level 4)"/>
    <w:basedOn w:val="Heading4"/>
    <w:qFormat/>
    <w:rsid w:val="00505DD7"/>
    <w:pPr>
      <w:ind w:left="0" w:firstLine="0"/>
      <w:jc w:val="both"/>
    </w:pPr>
    <w:rPr>
      <w:b w:val="0"/>
    </w:rPr>
  </w:style>
  <w:style w:type="paragraph" w:styleId="Footer">
    <w:name w:val="footer"/>
    <w:basedOn w:val="Header"/>
    <w:link w:val="FooterChar"/>
    <w:uiPriority w:val="29"/>
    <w:rsid w:val="00505DD7"/>
  </w:style>
  <w:style w:type="character" w:customStyle="1" w:styleId="FooterChar">
    <w:name w:val="Footer Char"/>
    <w:basedOn w:val="DefaultParagraphFont"/>
    <w:link w:val="Footer"/>
    <w:uiPriority w:val="29"/>
    <w:rsid w:val="00BE4D77"/>
    <w:rPr>
      <w:rFonts w:ascii="Arial" w:hAnsi="Arial" w:cs="Arial"/>
      <w:spacing w:val="8"/>
      <w:lang w:val="en-GB" w:eastAsia="zh-CN"/>
    </w:rPr>
  </w:style>
  <w:style w:type="character" w:styleId="PageNumber">
    <w:name w:val="page number"/>
    <w:uiPriority w:val="29"/>
    <w:unhideWhenUsed/>
    <w:rsid w:val="00505DD7"/>
    <w:rPr>
      <w:rFonts w:ascii="Arial" w:hAnsi="Arial"/>
      <w:sz w:val="20"/>
      <w:szCs w:val="20"/>
    </w:rPr>
  </w:style>
  <w:style w:type="paragraph" w:styleId="FootnoteText">
    <w:name w:val="footnote text"/>
    <w:basedOn w:val="Normal"/>
    <w:link w:val="FootnoteTextChar"/>
    <w:semiHidden/>
    <w:rsid w:val="00505DD7"/>
    <w:pPr>
      <w:snapToGrid w:val="0"/>
      <w:spacing w:after="100"/>
      <w:ind w:left="284" w:hanging="284"/>
    </w:pPr>
    <w:rPr>
      <w:sz w:val="16"/>
      <w:szCs w:val="16"/>
    </w:rPr>
  </w:style>
  <w:style w:type="character" w:customStyle="1" w:styleId="FootnoteTextChar">
    <w:name w:val="Footnote Text Char"/>
    <w:basedOn w:val="DefaultParagraphFont"/>
    <w:link w:val="FootnoteText"/>
    <w:semiHidden/>
    <w:rsid w:val="00BE4D77"/>
    <w:rPr>
      <w:rFonts w:ascii="Arial" w:hAnsi="Arial" w:cs="Arial"/>
      <w:spacing w:val="8"/>
      <w:sz w:val="16"/>
      <w:szCs w:val="16"/>
      <w:lang w:val="en-GB" w:eastAsia="zh-CN"/>
    </w:rPr>
  </w:style>
  <w:style w:type="character" w:styleId="FootnoteReference">
    <w:name w:val="footnote reference"/>
    <w:semiHidden/>
    <w:rsid w:val="00505DD7"/>
    <w:rPr>
      <w:rFonts w:ascii="Arial" w:hAnsi="Arial"/>
      <w:position w:val="4"/>
      <w:sz w:val="16"/>
      <w:szCs w:val="16"/>
      <w:vertAlign w:val="baseline"/>
    </w:rPr>
  </w:style>
  <w:style w:type="paragraph" w:styleId="TOC1">
    <w:name w:val="toc 1"/>
    <w:aliases w:val="Заголовок1б"/>
    <w:basedOn w:val="Normal"/>
    <w:uiPriority w:val="39"/>
    <w:rsid w:val="00505DD7"/>
    <w:pPr>
      <w:tabs>
        <w:tab w:val="left" w:pos="454"/>
        <w:tab w:val="right" w:leader="dot" w:pos="9070"/>
      </w:tabs>
      <w:suppressAutoHyphens/>
      <w:snapToGrid w:val="0"/>
      <w:spacing w:after="100"/>
      <w:ind w:left="454" w:right="680" w:hanging="454"/>
      <w:jc w:val="left"/>
    </w:pPr>
    <w:rPr>
      <w:noProof/>
    </w:rPr>
  </w:style>
  <w:style w:type="paragraph" w:styleId="TOC2">
    <w:name w:val="toc 2"/>
    <w:basedOn w:val="TOC1"/>
    <w:uiPriority w:val="39"/>
    <w:rsid w:val="00505DD7"/>
    <w:pPr>
      <w:tabs>
        <w:tab w:val="clear" w:pos="454"/>
        <w:tab w:val="left" w:pos="993"/>
      </w:tabs>
      <w:spacing w:after="60"/>
      <w:ind w:left="993" w:hanging="709"/>
    </w:pPr>
  </w:style>
  <w:style w:type="paragraph" w:styleId="TOC3">
    <w:name w:val="toc 3"/>
    <w:basedOn w:val="TOC2"/>
    <w:uiPriority w:val="39"/>
    <w:rsid w:val="00505DD7"/>
    <w:pPr>
      <w:tabs>
        <w:tab w:val="clear" w:pos="993"/>
        <w:tab w:val="left" w:pos="1560"/>
      </w:tabs>
      <w:ind w:left="1446" w:hanging="992"/>
    </w:pPr>
  </w:style>
  <w:style w:type="paragraph" w:styleId="TOC4">
    <w:name w:val="toc 4"/>
    <w:basedOn w:val="TOC3"/>
    <w:uiPriority w:val="39"/>
    <w:rsid w:val="00505DD7"/>
    <w:pPr>
      <w:tabs>
        <w:tab w:val="left" w:pos="2608"/>
      </w:tabs>
      <w:ind w:left="2608" w:hanging="907"/>
    </w:pPr>
  </w:style>
  <w:style w:type="paragraph" w:styleId="TOC5">
    <w:name w:val="toc 5"/>
    <w:basedOn w:val="TOC4"/>
    <w:uiPriority w:val="39"/>
    <w:rsid w:val="00505DD7"/>
    <w:pPr>
      <w:tabs>
        <w:tab w:val="clear" w:pos="2608"/>
        <w:tab w:val="left" w:pos="3686"/>
      </w:tabs>
      <w:ind w:left="3685" w:hanging="1077"/>
    </w:pPr>
  </w:style>
  <w:style w:type="paragraph" w:styleId="TOC6">
    <w:name w:val="toc 6"/>
    <w:basedOn w:val="TOC5"/>
    <w:uiPriority w:val="39"/>
    <w:rsid w:val="00505DD7"/>
    <w:pPr>
      <w:tabs>
        <w:tab w:val="clear" w:pos="3686"/>
        <w:tab w:val="left" w:pos="4933"/>
      </w:tabs>
      <w:ind w:left="4933" w:hanging="1247"/>
    </w:pPr>
  </w:style>
  <w:style w:type="paragraph" w:styleId="TOC7">
    <w:name w:val="toc 7"/>
    <w:basedOn w:val="TOC1"/>
    <w:uiPriority w:val="39"/>
    <w:rsid w:val="00505DD7"/>
    <w:pPr>
      <w:tabs>
        <w:tab w:val="right" w:pos="9070"/>
      </w:tabs>
    </w:pPr>
  </w:style>
  <w:style w:type="paragraph" w:styleId="TOC8">
    <w:name w:val="toc 8"/>
    <w:basedOn w:val="TOC1"/>
    <w:uiPriority w:val="39"/>
    <w:rsid w:val="00505DD7"/>
    <w:pPr>
      <w:ind w:left="720" w:hanging="720"/>
    </w:pPr>
  </w:style>
  <w:style w:type="paragraph" w:styleId="TOC9">
    <w:name w:val="toc 9"/>
    <w:basedOn w:val="TOC1"/>
    <w:uiPriority w:val="39"/>
    <w:rsid w:val="00505DD7"/>
    <w:pPr>
      <w:ind w:left="720" w:hanging="720"/>
    </w:pPr>
  </w:style>
  <w:style w:type="paragraph" w:styleId="List4">
    <w:name w:val="List 4"/>
    <w:basedOn w:val="List3"/>
    <w:rsid w:val="00505DD7"/>
    <w:pPr>
      <w:tabs>
        <w:tab w:val="clear" w:pos="1021"/>
        <w:tab w:val="left" w:pos="1361"/>
      </w:tabs>
      <w:ind w:left="1361"/>
    </w:pPr>
  </w:style>
  <w:style w:type="paragraph" w:styleId="List3">
    <w:name w:val="List 3"/>
    <w:basedOn w:val="List2"/>
    <w:rsid w:val="00505DD7"/>
    <w:pPr>
      <w:tabs>
        <w:tab w:val="clear" w:pos="680"/>
        <w:tab w:val="left" w:pos="1021"/>
      </w:tabs>
      <w:ind w:left="1020"/>
    </w:pPr>
  </w:style>
  <w:style w:type="paragraph" w:styleId="List2">
    <w:name w:val="List 2"/>
    <w:basedOn w:val="List"/>
    <w:rsid w:val="00505DD7"/>
    <w:pPr>
      <w:tabs>
        <w:tab w:val="clear" w:pos="340"/>
        <w:tab w:val="left" w:pos="680"/>
      </w:tabs>
      <w:ind w:left="680"/>
    </w:pPr>
  </w:style>
  <w:style w:type="paragraph" w:customStyle="1" w:styleId="TERM-number">
    <w:name w:val="TERM-number"/>
    <w:basedOn w:val="Heading2"/>
    <w:next w:val="TERM"/>
    <w:qFormat/>
    <w:rsid w:val="00505DD7"/>
    <w:pPr>
      <w:spacing w:after="0"/>
      <w:ind w:left="0" w:firstLine="0"/>
      <w:outlineLvl w:val="9"/>
    </w:pPr>
  </w:style>
  <w:style w:type="character" w:styleId="LineNumber">
    <w:name w:val="line number"/>
    <w:uiPriority w:val="29"/>
    <w:unhideWhenUsed/>
    <w:rsid w:val="00505DD7"/>
    <w:rPr>
      <w:rFonts w:ascii="Arial" w:hAnsi="Arial" w:cs="Arial"/>
      <w:spacing w:val="8"/>
      <w:sz w:val="16"/>
      <w:lang w:val="en-GB" w:eastAsia="zh-CN" w:bidi="ar-SA"/>
    </w:rPr>
  </w:style>
  <w:style w:type="paragraph" w:styleId="ListNumber3">
    <w:name w:val="List Number 3"/>
    <w:basedOn w:val="ListNumber2"/>
    <w:rsid w:val="00505DD7"/>
    <w:pPr>
      <w:numPr>
        <w:numId w:val="14"/>
      </w:numPr>
    </w:pPr>
  </w:style>
  <w:style w:type="paragraph" w:styleId="ListBullet5">
    <w:name w:val="List Bullet 5"/>
    <w:basedOn w:val="ListBullet4"/>
    <w:rsid w:val="00505DD7"/>
    <w:pPr>
      <w:tabs>
        <w:tab w:val="clear" w:pos="1361"/>
        <w:tab w:val="left" w:pos="1701"/>
      </w:tabs>
      <w:ind w:left="1701"/>
    </w:pPr>
  </w:style>
  <w:style w:type="paragraph" w:styleId="ListBullet4">
    <w:name w:val="List Bullet 4"/>
    <w:basedOn w:val="ListBullet3"/>
    <w:rsid w:val="00505DD7"/>
    <w:pPr>
      <w:tabs>
        <w:tab w:val="clear" w:pos="1021"/>
        <w:tab w:val="left" w:pos="1361"/>
      </w:tabs>
      <w:ind w:left="1361"/>
    </w:pPr>
  </w:style>
  <w:style w:type="paragraph" w:customStyle="1" w:styleId="TableCell-LeftJustified">
    <w:name w:val="Table Cell-Left Justified"/>
    <w:basedOn w:val="Normal"/>
    <w:pPr>
      <w:keepLines/>
      <w:spacing w:before="60" w:after="60" w:line="200" w:lineRule="atLeast"/>
      <w:ind w:left="72" w:right="72"/>
    </w:pPr>
    <w:rPr>
      <w:sz w:val="16"/>
    </w:rPr>
  </w:style>
  <w:style w:type="paragraph" w:customStyle="1" w:styleId="TableColumnHeading">
    <w:name w:val="Table Column Heading"/>
    <w:basedOn w:val="Normal"/>
    <w:pPr>
      <w:keepNext/>
      <w:keepLines/>
      <w:spacing w:before="60" w:after="60" w:line="200" w:lineRule="atLeast"/>
      <w:ind w:left="72" w:right="72"/>
      <w:jc w:val="center"/>
    </w:pPr>
    <w:rPr>
      <w:b/>
      <w:sz w:val="16"/>
    </w:rPr>
  </w:style>
  <w:style w:type="paragraph" w:styleId="ListBullet3">
    <w:name w:val="List Bullet 3"/>
    <w:basedOn w:val="ListBullet2"/>
    <w:rsid w:val="00505DD7"/>
    <w:pPr>
      <w:tabs>
        <w:tab w:val="left" w:pos="1021"/>
      </w:tabs>
      <w:ind w:left="1020"/>
    </w:pPr>
  </w:style>
  <w:style w:type="paragraph" w:styleId="ListBullet2">
    <w:name w:val="List Bullet 2"/>
    <w:basedOn w:val="ListBullet"/>
    <w:rsid w:val="00505DD7"/>
    <w:pPr>
      <w:numPr>
        <w:numId w:val="2"/>
      </w:numPr>
      <w:tabs>
        <w:tab w:val="clear" w:pos="700"/>
        <w:tab w:val="left" w:pos="340"/>
      </w:tabs>
      <w:ind w:left="680" w:hanging="340"/>
    </w:pPr>
  </w:style>
  <w:style w:type="character" w:styleId="EndnoteReference">
    <w:name w:val="endnote reference"/>
    <w:semiHidden/>
    <w:rsid w:val="00505DD7"/>
    <w:rPr>
      <w:vertAlign w:val="superscript"/>
    </w:rPr>
  </w:style>
  <w:style w:type="paragraph" w:customStyle="1" w:styleId="TABFIGfootnote">
    <w:name w:val="TAB_FIG_footnote"/>
    <w:basedOn w:val="FootnoteText"/>
    <w:rsid w:val="00505DD7"/>
    <w:pPr>
      <w:tabs>
        <w:tab w:val="left" w:pos="284"/>
      </w:tabs>
      <w:spacing w:before="60" w:after="60"/>
    </w:pPr>
  </w:style>
  <w:style w:type="character" w:customStyle="1" w:styleId="Reference">
    <w:name w:val="Reference"/>
    <w:uiPriority w:val="29"/>
    <w:semiHidden/>
    <w:rsid w:val="00505DD7"/>
    <w:rPr>
      <w:rFonts w:ascii="Arial" w:hAnsi="Arial"/>
      <w:noProof/>
      <w:sz w:val="20"/>
      <w:szCs w:val="20"/>
    </w:rPr>
  </w:style>
  <w:style w:type="paragraph" w:customStyle="1" w:styleId="TABLE-cell">
    <w:name w:val="TABLE-cell"/>
    <w:basedOn w:val="PARAGRAPH"/>
    <w:qFormat/>
    <w:rsid w:val="00505DD7"/>
    <w:pPr>
      <w:spacing w:before="60" w:after="60"/>
      <w:jc w:val="left"/>
    </w:pPr>
    <w:rPr>
      <w:bCs/>
      <w:sz w:val="16"/>
    </w:rPr>
  </w:style>
  <w:style w:type="paragraph" w:styleId="ListContinue">
    <w:name w:val="List Continue"/>
    <w:basedOn w:val="Normal"/>
    <w:rsid w:val="00505DD7"/>
    <w:pPr>
      <w:snapToGrid w:val="0"/>
      <w:spacing w:after="100"/>
      <w:ind w:left="340"/>
    </w:pPr>
  </w:style>
  <w:style w:type="paragraph" w:styleId="ListContinue2">
    <w:name w:val="List Continue 2"/>
    <w:basedOn w:val="ListContinue"/>
    <w:rsid w:val="00505DD7"/>
    <w:pPr>
      <w:ind w:left="680"/>
    </w:pPr>
  </w:style>
  <w:style w:type="paragraph" w:styleId="ListContinue3">
    <w:name w:val="List Continue 3"/>
    <w:basedOn w:val="ListContinue2"/>
    <w:rsid w:val="00505DD7"/>
    <w:pPr>
      <w:ind w:left="1021"/>
    </w:pPr>
  </w:style>
  <w:style w:type="paragraph" w:styleId="ListContinue4">
    <w:name w:val="List Continue 4"/>
    <w:basedOn w:val="ListContinue3"/>
    <w:rsid w:val="00505DD7"/>
    <w:pPr>
      <w:ind w:left="1361"/>
    </w:pPr>
  </w:style>
  <w:style w:type="paragraph" w:styleId="ListContinue5">
    <w:name w:val="List Continue 5"/>
    <w:basedOn w:val="ListContinue4"/>
    <w:rsid w:val="00505DD7"/>
    <w:pPr>
      <w:ind w:left="1701"/>
    </w:pPr>
  </w:style>
  <w:style w:type="paragraph" w:styleId="List5">
    <w:name w:val="List 5"/>
    <w:basedOn w:val="List4"/>
    <w:rsid w:val="00505DD7"/>
    <w:pPr>
      <w:tabs>
        <w:tab w:val="clear" w:pos="1361"/>
        <w:tab w:val="left" w:pos="1701"/>
      </w:tabs>
      <w:ind w:left="1701"/>
    </w:pPr>
  </w:style>
  <w:style w:type="character" w:customStyle="1" w:styleId="VARIABLE">
    <w:name w:val="VARIABLE"/>
    <w:rsid w:val="00505DD7"/>
    <w:rPr>
      <w:rFonts w:ascii="Times New Roman" w:hAnsi="Times New Roman"/>
      <w:i/>
      <w:iCs/>
    </w:rPr>
  </w:style>
  <w:style w:type="paragraph" w:styleId="ListNumber2">
    <w:name w:val="List Number 2"/>
    <w:basedOn w:val="ListNumber"/>
    <w:rsid w:val="00505DD7"/>
    <w:pPr>
      <w:numPr>
        <w:numId w:val="13"/>
      </w:numPr>
      <w:tabs>
        <w:tab w:val="left" w:pos="340"/>
      </w:tabs>
    </w:pPr>
  </w:style>
  <w:style w:type="character" w:styleId="FollowedHyperlink">
    <w:name w:val="FollowedHyperlink"/>
    <w:basedOn w:val="Hyperlink"/>
    <w:uiPriority w:val="99"/>
    <w:rsid w:val="00505DD7"/>
    <w:rPr>
      <w:color w:val="auto"/>
      <w:u w:val="none"/>
    </w:rPr>
  </w:style>
  <w:style w:type="paragraph" w:customStyle="1" w:styleId="TABLE-centered">
    <w:name w:val="TABLE-centered"/>
    <w:basedOn w:val="TABLE-cell"/>
    <w:rsid w:val="00505DD7"/>
    <w:pPr>
      <w:jc w:val="center"/>
    </w:pPr>
  </w:style>
  <w:style w:type="paragraph" w:styleId="ListNumber4">
    <w:name w:val="List Number 4"/>
    <w:basedOn w:val="ListNumber3"/>
    <w:rsid w:val="00505DD7"/>
    <w:pPr>
      <w:numPr>
        <w:numId w:val="15"/>
      </w:numPr>
    </w:pPr>
  </w:style>
  <w:style w:type="paragraph" w:styleId="ListNumber5">
    <w:name w:val="List Number 5"/>
    <w:basedOn w:val="ListNumber4"/>
    <w:rsid w:val="00505DD7"/>
    <w:pPr>
      <w:numPr>
        <w:numId w:val="16"/>
      </w:numPr>
    </w:pPr>
  </w:style>
  <w:style w:type="paragraph" w:styleId="TableofFigures">
    <w:name w:val="table of figures"/>
    <w:basedOn w:val="TOC1"/>
    <w:uiPriority w:val="99"/>
    <w:rsid w:val="00505DD7"/>
    <w:pPr>
      <w:ind w:left="0" w:firstLine="0"/>
    </w:pPr>
  </w:style>
  <w:style w:type="paragraph" w:styleId="Title">
    <w:name w:val="Title"/>
    <w:basedOn w:val="MAIN-TITLE"/>
    <w:link w:val="TitleChar"/>
    <w:qFormat/>
    <w:rsid w:val="00505DD7"/>
    <w:rPr>
      <w:kern w:val="28"/>
    </w:rPr>
  </w:style>
  <w:style w:type="character" w:customStyle="1" w:styleId="TitleChar">
    <w:name w:val="Title Char"/>
    <w:basedOn w:val="DefaultParagraphFont"/>
    <w:link w:val="Title"/>
    <w:rsid w:val="00BE4D77"/>
    <w:rPr>
      <w:rFonts w:ascii="Arial" w:hAnsi="Arial" w:cs="Arial"/>
      <w:b/>
      <w:bCs/>
      <w:spacing w:val="8"/>
      <w:kern w:val="28"/>
      <w:sz w:val="24"/>
      <w:szCs w:val="24"/>
      <w:lang w:val="en-GB" w:eastAsia="zh-CN"/>
    </w:rPr>
  </w:style>
  <w:style w:type="paragraph" w:styleId="BlockText">
    <w:name w:val="Block Text"/>
    <w:basedOn w:val="Normal"/>
    <w:uiPriority w:val="59"/>
    <w:rsid w:val="00505DD7"/>
    <w:pPr>
      <w:spacing w:after="120"/>
      <w:ind w:left="1440" w:right="1440"/>
    </w:pPr>
  </w:style>
  <w:style w:type="paragraph" w:customStyle="1" w:styleId="AMD-Heading1">
    <w:name w:val="AMD-Heading1"/>
    <w:basedOn w:val="PARAGRAPH"/>
    <w:next w:val="PARAGRAPH"/>
    <w:rsid w:val="00505DD7"/>
    <w:pPr>
      <w:keepNext/>
      <w:tabs>
        <w:tab w:val="left" w:pos="397"/>
      </w:tabs>
      <w:suppressAutoHyphens/>
      <w:spacing w:before="200"/>
      <w:ind w:left="397" w:hanging="397"/>
      <w:jc w:val="left"/>
      <w:outlineLvl w:val="0"/>
    </w:pPr>
    <w:rPr>
      <w:b/>
      <w:sz w:val="22"/>
    </w:rPr>
  </w:style>
  <w:style w:type="paragraph" w:customStyle="1" w:styleId="AMD-Heading2">
    <w:name w:val="AMD-Heading2..."/>
    <w:basedOn w:val="PARAGRAPH"/>
    <w:next w:val="PARAGRAPH"/>
    <w:rsid w:val="00505DD7"/>
    <w:pPr>
      <w:keepNext/>
      <w:tabs>
        <w:tab w:val="left" w:pos="624"/>
      </w:tabs>
      <w:suppressAutoHyphens/>
      <w:spacing w:after="100"/>
      <w:ind w:left="624" w:hanging="624"/>
      <w:outlineLvl w:val="1"/>
    </w:pPr>
    <w:rPr>
      <w:b/>
    </w:rPr>
  </w:style>
  <w:style w:type="paragraph" w:customStyle="1" w:styleId="ANNEX-heading2">
    <w:name w:val="ANNEX-heading2"/>
    <w:basedOn w:val="Heading2"/>
    <w:next w:val="PARAGRAPH"/>
    <w:qFormat/>
    <w:rsid w:val="00505DD7"/>
    <w:pPr>
      <w:numPr>
        <w:ilvl w:val="2"/>
        <w:numId w:val="67"/>
      </w:numPr>
      <w:outlineLvl w:val="2"/>
    </w:pPr>
  </w:style>
  <w:style w:type="paragraph" w:customStyle="1" w:styleId="ANNEX-heading3">
    <w:name w:val="ANNEX-heading3"/>
    <w:basedOn w:val="Heading3"/>
    <w:next w:val="PARAGRAPH"/>
    <w:rsid w:val="00505DD7"/>
    <w:pPr>
      <w:numPr>
        <w:ilvl w:val="3"/>
        <w:numId w:val="67"/>
      </w:numPr>
      <w:outlineLvl w:val="3"/>
    </w:pPr>
  </w:style>
  <w:style w:type="paragraph" w:customStyle="1" w:styleId="ANNEX-heading4">
    <w:name w:val="ANNEX-heading4"/>
    <w:basedOn w:val="Heading4"/>
    <w:next w:val="PARAGRAPH"/>
    <w:rsid w:val="00505DD7"/>
    <w:pPr>
      <w:numPr>
        <w:ilvl w:val="4"/>
        <w:numId w:val="67"/>
      </w:numPr>
      <w:outlineLvl w:val="4"/>
    </w:pPr>
  </w:style>
  <w:style w:type="paragraph" w:styleId="Caption">
    <w:name w:val="caption"/>
    <w:basedOn w:val="Normal"/>
    <w:next w:val="Normal"/>
    <w:uiPriority w:val="35"/>
    <w:qFormat/>
    <w:rsid w:val="00505DD7"/>
    <w:rPr>
      <w:b/>
      <w:bCs/>
    </w:rPr>
  </w:style>
  <w:style w:type="paragraph" w:customStyle="1" w:styleId="ANNEX-heading5">
    <w:name w:val="ANNEX-heading5"/>
    <w:basedOn w:val="Heading5"/>
    <w:next w:val="PARAGRAPH"/>
    <w:rsid w:val="00505DD7"/>
    <w:pPr>
      <w:numPr>
        <w:ilvl w:val="5"/>
        <w:numId w:val="67"/>
      </w:numPr>
      <w:outlineLvl w:val="5"/>
    </w:pPr>
  </w:style>
  <w:style w:type="character" w:customStyle="1" w:styleId="SUPerscript">
    <w:name w:val="SUPerscript"/>
    <w:rsid w:val="00505DD7"/>
    <w:rPr>
      <w:kern w:val="0"/>
      <w:position w:val="6"/>
      <w:sz w:val="16"/>
      <w:szCs w:val="16"/>
    </w:rPr>
  </w:style>
  <w:style w:type="character" w:customStyle="1" w:styleId="SUBscript">
    <w:name w:val="SUBscript"/>
    <w:rsid w:val="00505DD7"/>
    <w:rPr>
      <w:kern w:val="0"/>
      <w:position w:val="-6"/>
      <w:sz w:val="16"/>
      <w:szCs w:val="16"/>
    </w:rPr>
  </w:style>
  <w:style w:type="paragraph" w:customStyle="1" w:styleId="ListDash">
    <w:name w:val="List Dash"/>
    <w:basedOn w:val="ListBullet"/>
    <w:qFormat/>
    <w:rsid w:val="00505DD7"/>
    <w:pPr>
      <w:numPr>
        <w:numId w:val="1"/>
      </w:numPr>
    </w:pPr>
  </w:style>
  <w:style w:type="character" w:customStyle="1" w:styleId="SMALLCAPS">
    <w:name w:val="SMALL CAPS"/>
    <w:rsid w:val="00505DD7"/>
    <w:rPr>
      <w:caps w:val="0"/>
      <w:smallCaps/>
      <w:strike w:val="0"/>
      <w:dstrike w:val="0"/>
      <w:shadow w:val="0"/>
      <w:emboss w:val="0"/>
      <w:imprint w:val="0"/>
      <w:vanish w:val="0"/>
      <w:vertAlign w:val="baseline"/>
    </w:rPr>
  </w:style>
  <w:style w:type="paragraph" w:customStyle="1" w:styleId="NumberedPARAlevel3">
    <w:name w:val="Numbered PARA (level 3)"/>
    <w:basedOn w:val="Heading3"/>
    <w:next w:val="PARAGRAPH"/>
    <w:rsid w:val="00505DD7"/>
    <w:pPr>
      <w:spacing w:after="200"/>
      <w:ind w:left="0" w:firstLine="0"/>
      <w:jc w:val="both"/>
      <w:outlineLvl w:val="9"/>
    </w:pPr>
    <w:rPr>
      <w:b w:val="0"/>
    </w:rPr>
  </w:style>
  <w:style w:type="paragraph" w:customStyle="1" w:styleId="ListDash2">
    <w:name w:val="List Dash 2"/>
    <w:basedOn w:val="ListBullet2"/>
    <w:rsid w:val="00505DD7"/>
    <w:pPr>
      <w:numPr>
        <w:numId w:val="5"/>
      </w:numPr>
    </w:pPr>
  </w:style>
  <w:style w:type="paragraph" w:customStyle="1" w:styleId="NumberedPARAlevel2">
    <w:name w:val="Numbered PARA (level 2)"/>
    <w:basedOn w:val="Heading2"/>
    <w:next w:val="PARAGRAPH"/>
    <w:rsid w:val="00505DD7"/>
    <w:pPr>
      <w:spacing w:after="200"/>
      <w:ind w:left="0" w:firstLine="0"/>
      <w:jc w:val="both"/>
      <w:outlineLvl w:val="9"/>
    </w:pPr>
    <w:rPr>
      <w:b w:val="0"/>
    </w:rPr>
  </w:style>
  <w:style w:type="paragraph" w:customStyle="1" w:styleId="ListDash3">
    <w:name w:val="List Dash 3"/>
    <w:basedOn w:val="Normal"/>
    <w:rsid w:val="00505DD7"/>
    <w:pPr>
      <w:numPr>
        <w:numId w:val="7"/>
      </w:numPr>
      <w:tabs>
        <w:tab w:val="clear" w:pos="340"/>
        <w:tab w:val="left" w:pos="1021"/>
      </w:tabs>
      <w:snapToGrid w:val="0"/>
      <w:spacing w:after="100"/>
      <w:ind w:left="1020"/>
    </w:pPr>
  </w:style>
  <w:style w:type="paragraph" w:customStyle="1" w:styleId="ListDash4">
    <w:name w:val="List Dash 4"/>
    <w:basedOn w:val="Normal"/>
    <w:rsid w:val="00505DD7"/>
    <w:pPr>
      <w:numPr>
        <w:numId w:val="6"/>
      </w:numPr>
      <w:snapToGrid w:val="0"/>
      <w:spacing w:after="100"/>
    </w:pPr>
  </w:style>
  <w:style w:type="paragraph" w:customStyle="1" w:styleId="PARAEQUATION">
    <w:name w:val="PARAEQUATION"/>
    <w:basedOn w:val="Normal"/>
    <w:next w:val="PARAGRAPH"/>
    <w:qFormat/>
    <w:rsid w:val="00505DD7"/>
    <w:pPr>
      <w:tabs>
        <w:tab w:val="center" w:pos="4536"/>
        <w:tab w:val="right" w:pos="9072"/>
      </w:tabs>
      <w:snapToGrid w:val="0"/>
      <w:spacing w:before="200" w:after="200"/>
    </w:pPr>
  </w:style>
  <w:style w:type="paragraph" w:customStyle="1" w:styleId="TERM-deprecated">
    <w:name w:val="TERM-deprecated"/>
    <w:basedOn w:val="TERM"/>
    <w:next w:val="TERM-definition"/>
    <w:qFormat/>
    <w:rsid w:val="00505DD7"/>
    <w:rPr>
      <w:b w:val="0"/>
    </w:rPr>
  </w:style>
  <w:style w:type="paragraph" w:customStyle="1" w:styleId="TERM-admitted">
    <w:name w:val="TERM-admitted"/>
    <w:basedOn w:val="TERM"/>
    <w:next w:val="TERM-definition"/>
    <w:qFormat/>
    <w:rsid w:val="00505DD7"/>
    <w:rPr>
      <w:b w:val="0"/>
    </w:rPr>
  </w:style>
  <w:style w:type="paragraph" w:customStyle="1" w:styleId="TERM-note">
    <w:name w:val="TERM-note"/>
    <w:basedOn w:val="NOTE"/>
    <w:next w:val="TERM-number"/>
    <w:qFormat/>
    <w:rsid w:val="00505DD7"/>
  </w:style>
  <w:style w:type="paragraph" w:customStyle="1" w:styleId="EXAMPLE">
    <w:name w:val="EXAMPLE"/>
    <w:basedOn w:val="NOTE"/>
    <w:next w:val="PARAGRAPH"/>
    <w:qFormat/>
    <w:rsid w:val="00505DD7"/>
  </w:style>
  <w:style w:type="character" w:styleId="Strong">
    <w:name w:val="Strong"/>
    <w:qFormat/>
    <w:rsid w:val="00505DD7"/>
    <w:rPr>
      <w:b/>
      <w:bCs/>
    </w:rPr>
  </w:style>
  <w:style w:type="paragraph" w:customStyle="1" w:styleId="TERM-number4">
    <w:name w:val="TERM-number 4"/>
    <w:basedOn w:val="Heading4"/>
    <w:next w:val="TERM"/>
    <w:qFormat/>
    <w:rsid w:val="00505DD7"/>
    <w:pPr>
      <w:spacing w:after="0"/>
      <w:outlineLvl w:val="9"/>
    </w:pPr>
  </w:style>
  <w:style w:type="character" w:customStyle="1" w:styleId="SMALLCAPSemphasis">
    <w:name w:val="SMALL CAPS emphasis"/>
    <w:qFormat/>
    <w:rsid w:val="00505DD7"/>
    <w:rPr>
      <w:i/>
      <w:caps w:val="0"/>
      <w:smallCaps/>
      <w:strike w:val="0"/>
      <w:dstrike w:val="0"/>
      <w:shadow w:val="0"/>
      <w:emboss w:val="0"/>
      <w:imprint w:val="0"/>
      <w:vanish w:val="0"/>
      <w:vertAlign w:val="baseline"/>
    </w:rPr>
  </w:style>
  <w:style w:type="character" w:customStyle="1" w:styleId="SMALLCAPSstrong">
    <w:name w:val="SMALL CAPS strong"/>
    <w:qFormat/>
    <w:rsid w:val="00505DD7"/>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505DD7"/>
    <w:pPr>
      <w:numPr>
        <w:numId w:val="8"/>
      </w:numPr>
    </w:pPr>
  </w:style>
  <w:style w:type="paragraph" w:styleId="List">
    <w:name w:val="List"/>
    <w:basedOn w:val="Normal"/>
    <w:qFormat/>
    <w:rsid w:val="00505DD7"/>
    <w:pPr>
      <w:tabs>
        <w:tab w:val="left" w:pos="340"/>
      </w:tabs>
      <w:snapToGrid w:val="0"/>
      <w:spacing w:after="100"/>
      <w:ind w:left="340" w:hanging="340"/>
    </w:pPr>
  </w:style>
  <w:style w:type="paragraph" w:customStyle="1" w:styleId="ListNumberalt3">
    <w:name w:val="List Number alt 3"/>
    <w:basedOn w:val="ListNumberalt2"/>
    <w:qFormat/>
    <w:rsid w:val="00505DD7"/>
    <w:pPr>
      <w:numPr>
        <w:ilvl w:val="2"/>
      </w:numPr>
    </w:pPr>
  </w:style>
  <w:style w:type="character" w:customStyle="1" w:styleId="SUBscript-small">
    <w:name w:val="SUBscript-small"/>
    <w:qFormat/>
    <w:rsid w:val="00505DD7"/>
    <w:rPr>
      <w:kern w:val="0"/>
      <w:position w:val="-6"/>
      <w:sz w:val="12"/>
      <w:szCs w:val="16"/>
    </w:rPr>
  </w:style>
  <w:style w:type="character" w:customStyle="1" w:styleId="SUPerscript-small">
    <w:name w:val="SUPerscript-small"/>
    <w:qFormat/>
    <w:rsid w:val="00505DD7"/>
    <w:rPr>
      <w:kern w:val="0"/>
      <w:position w:val="6"/>
      <w:sz w:val="12"/>
      <w:szCs w:val="16"/>
    </w:rPr>
  </w:style>
  <w:style w:type="character" w:styleId="IntenseEmphasis">
    <w:name w:val="Intense Emphasis"/>
    <w:qFormat/>
    <w:rsid w:val="00505DD7"/>
    <w:rPr>
      <w:b/>
      <w:bCs/>
      <w:i/>
      <w:iCs/>
      <w:color w:val="auto"/>
    </w:rPr>
  </w:style>
  <w:style w:type="paragraph" w:styleId="ListBullet">
    <w:name w:val="List Bullet"/>
    <w:basedOn w:val="Normal"/>
    <w:qFormat/>
    <w:rsid w:val="00505DD7"/>
    <w:pPr>
      <w:numPr>
        <w:numId w:val="80"/>
      </w:numPr>
      <w:tabs>
        <w:tab w:val="clear" w:pos="360"/>
        <w:tab w:val="left" w:pos="340"/>
      </w:tabs>
      <w:snapToGrid w:val="0"/>
      <w:spacing w:after="100"/>
      <w:ind w:left="340" w:hanging="340"/>
    </w:pPr>
  </w:style>
  <w:style w:type="paragraph" w:customStyle="1" w:styleId="CODE">
    <w:name w:val="CODE"/>
    <w:basedOn w:val="Normal"/>
    <w:rsid w:val="00505DD7"/>
    <w:pPr>
      <w:snapToGrid w:val="0"/>
      <w:spacing w:before="100" w:after="100"/>
      <w:contextualSpacing/>
      <w:jc w:val="left"/>
    </w:pPr>
    <w:rPr>
      <w:rFonts w:ascii="Courier New" w:hAnsi="Courier New"/>
      <w:noProof/>
      <w:spacing w:val="-2"/>
      <w:sz w:val="18"/>
    </w:rPr>
  </w:style>
  <w:style w:type="paragraph" w:customStyle="1" w:styleId="IECINSTRUCTIONS">
    <w:name w:val="IEC_INSTRUCTIONS"/>
    <w:basedOn w:val="Normal"/>
    <w:uiPriority w:val="99"/>
    <w:qFormat/>
    <w:rsid w:val="00505DD7"/>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paragraph" w:styleId="Bibliography">
    <w:name w:val="Bibliography"/>
    <w:basedOn w:val="Normal"/>
    <w:next w:val="Normal"/>
    <w:uiPriority w:val="37"/>
    <w:semiHidden/>
    <w:unhideWhenUsed/>
    <w:rsid w:val="00505DD7"/>
  </w:style>
  <w:style w:type="paragraph" w:styleId="EnvelopeAddress">
    <w:name w:val="envelope address"/>
    <w:basedOn w:val="Normal"/>
    <w:uiPriority w:val="99"/>
    <w:semiHidden/>
    <w:unhideWhenUsed/>
    <w:rsid w:val="00505DD7"/>
    <w:pPr>
      <w:framePr w:w="7920" w:h="1980" w:hRule="exact" w:hSpace="180" w:wrap="auto" w:hAnchor="page" w:xAlign="center" w:yAlign="bottom"/>
      <w:ind w:left="2880"/>
    </w:pPr>
    <w:rPr>
      <w:rFonts w:ascii="Cambria" w:eastAsia="MS Gothic" w:hAnsi="Cambria" w:cs="Times New Roman"/>
      <w:sz w:val="24"/>
      <w:szCs w:val="24"/>
    </w:rPr>
  </w:style>
  <w:style w:type="paragraph" w:styleId="EnvelopeReturn">
    <w:name w:val="envelope return"/>
    <w:basedOn w:val="Normal"/>
    <w:uiPriority w:val="99"/>
    <w:semiHidden/>
    <w:unhideWhenUsed/>
    <w:rsid w:val="00505DD7"/>
    <w:rPr>
      <w:rFonts w:ascii="Cambria" w:eastAsia="MS Gothic" w:hAnsi="Cambria" w:cs="Times New Roman"/>
    </w:rPr>
  </w:style>
  <w:style w:type="paragraph" w:styleId="Index1">
    <w:name w:val="index 1"/>
    <w:basedOn w:val="Normal"/>
    <w:next w:val="Normal"/>
    <w:autoRedefine/>
    <w:uiPriority w:val="99"/>
    <w:semiHidden/>
    <w:unhideWhenUsed/>
    <w:rsid w:val="00505DD7"/>
    <w:pPr>
      <w:ind w:left="200" w:hanging="200"/>
    </w:pPr>
  </w:style>
  <w:style w:type="paragraph" w:styleId="Index2">
    <w:name w:val="index 2"/>
    <w:basedOn w:val="Normal"/>
    <w:next w:val="Normal"/>
    <w:autoRedefine/>
    <w:uiPriority w:val="99"/>
    <w:semiHidden/>
    <w:unhideWhenUsed/>
    <w:rsid w:val="00505DD7"/>
    <w:pPr>
      <w:ind w:left="400" w:hanging="200"/>
    </w:pPr>
  </w:style>
  <w:style w:type="paragraph" w:styleId="Index3">
    <w:name w:val="index 3"/>
    <w:basedOn w:val="Normal"/>
    <w:next w:val="Normal"/>
    <w:autoRedefine/>
    <w:uiPriority w:val="99"/>
    <w:semiHidden/>
    <w:unhideWhenUsed/>
    <w:rsid w:val="00505DD7"/>
    <w:pPr>
      <w:ind w:left="600" w:hanging="200"/>
    </w:pPr>
  </w:style>
  <w:style w:type="paragraph" w:styleId="Index4">
    <w:name w:val="index 4"/>
    <w:basedOn w:val="Normal"/>
    <w:next w:val="Normal"/>
    <w:autoRedefine/>
    <w:uiPriority w:val="99"/>
    <w:semiHidden/>
    <w:unhideWhenUsed/>
    <w:rsid w:val="00505DD7"/>
    <w:pPr>
      <w:ind w:left="800" w:hanging="200"/>
    </w:pPr>
  </w:style>
  <w:style w:type="paragraph" w:styleId="ListNumber">
    <w:name w:val="List Number"/>
    <w:basedOn w:val="List"/>
    <w:qFormat/>
    <w:rsid w:val="00505DD7"/>
    <w:pPr>
      <w:numPr>
        <w:numId w:val="25"/>
      </w:numPr>
      <w:tabs>
        <w:tab w:val="clear" w:pos="360"/>
        <w:tab w:val="left" w:pos="340"/>
      </w:tabs>
      <w:ind w:left="340" w:hanging="340"/>
    </w:pPr>
  </w:style>
  <w:style w:type="paragraph" w:styleId="Index5">
    <w:name w:val="index 5"/>
    <w:basedOn w:val="Normal"/>
    <w:next w:val="Normal"/>
    <w:autoRedefine/>
    <w:uiPriority w:val="99"/>
    <w:semiHidden/>
    <w:unhideWhenUsed/>
    <w:rsid w:val="00505DD7"/>
    <w:pPr>
      <w:ind w:left="1000" w:hanging="200"/>
    </w:pPr>
  </w:style>
  <w:style w:type="paragraph" w:styleId="Index6">
    <w:name w:val="index 6"/>
    <w:basedOn w:val="Normal"/>
    <w:next w:val="Normal"/>
    <w:autoRedefine/>
    <w:uiPriority w:val="99"/>
    <w:semiHidden/>
    <w:unhideWhenUsed/>
    <w:rsid w:val="00505DD7"/>
    <w:pPr>
      <w:ind w:left="1200" w:hanging="200"/>
    </w:pPr>
  </w:style>
  <w:style w:type="paragraph" w:styleId="Index7">
    <w:name w:val="index 7"/>
    <w:basedOn w:val="Normal"/>
    <w:next w:val="Normal"/>
    <w:autoRedefine/>
    <w:uiPriority w:val="99"/>
    <w:semiHidden/>
    <w:unhideWhenUsed/>
    <w:rsid w:val="00505DD7"/>
    <w:pPr>
      <w:ind w:left="1400" w:hanging="200"/>
    </w:pPr>
  </w:style>
  <w:style w:type="paragraph" w:styleId="Index8">
    <w:name w:val="index 8"/>
    <w:basedOn w:val="Normal"/>
    <w:next w:val="Normal"/>
    <w:autoRedefine/>
    <w:uiPriority w:val="99"/>
    <w:semiHidden/>
    <w:unhideWhenUsed/>
    <w:rsid w:val="00505DD7"/>
    <w:pPr>
      <w:ind w:left="1600" w:hanging="200"/>
    </w:pPr>
  </w:style>
  <w:style w:type="paragraph" w:styleId="Index9">
    <w:name w:val="index 9"/>
    <w:basedOn w:val="Normal"/>
    <w:next w:val="Normal"/>
    <w:autoRedefine/>
    <w:uiPriority w:val="99"/>
    <w:semiHidden/>
    <w:unhideWhenUsed/>
    <w:rsid w:val="00505DD7"/>
    <w:pPr>
      <w:ind w:left="1800" w:hanging="200"/>
    </w:pPr>
  </w:style>
  <w:style w:type="paragraph" w:styleId="IndexHeading">
    <w:name w:val="index heading"/>
    <w:basedOn w:val="Normal"/>
    <w:next w:val="Index1"/>
    <w:uiPriority w:val="99"/>
    <w:semiHidden/>
    <w:unhideWhenUsed/>
    <w:rsid w:val="00505DD7"/>
    <w:rPr>
      <w:rFonts w:ascii="Cambria" w:eastAsia="MS Gothic" w:hAnsi="Cambria" w:cs="Times New Roman"/>
      <w:b/>
      <w:bCs/>
    </w:rPr>
  </w:style>
  <w:style w:type="paragraph" w:styleId="ListParagraph">
    <w:name w:val="List Paragraph"/>
    <w:basedOn w:val="Normal"/>
    <w:uiPriority w:val="34"/>
    <w:qFormat/>
    <w:rsid w:val="00505DD7"/>
    <w:pPr>
      <w:ind w:left="567"/>
    </w:pPr>
  </w:style>
  <w:style w:type="paragraph" w:styleId="NoSpacing">
    <w:name w:val="No Spacing"/>
    <w:uiPriority w:val="1"/>
    <w:qFormat/>
    <w:rsid w:val="00505DD7"/>
    <w:pPr>
      <w:jc w:val="both"/>
    </w:pPr>
    <w:rPr>
      <w:rFonts w:ascii="Arial" w:hAnsi="Arial" w:cs="Arial"/>
      <w:spacing w:val="8"/>
      <w:lang w:val="en-GB" w:eastAsia="zh-CN"/>
    </w:rPr>
  </w:style>
  <w:style w:type="paragraph" w:styleId="NormalWeb">
    <w:name w:val="Normal (Web)"/>
    <w:basedOn w:val="Normal"/>
    <w:uiPriority w:val="99"/>
    <w:unhideWhenUsed/>
    <w:rsid w:val="00505DD7"/>
    <w:rPr>
      <w:rFonts w:ascii="Times New Roman" w:hAnsi="Times New Roman" w:cs="Times New Roman"/>
      <w:sz w:val="24"/>
      <w:szCs w:val="24"/>
    </w:rPr>
  </w:style>
  <w:style w:type="paragraph" w:styleId="NormalIndent">
    <w:name w:val="Normal Indent"/>
    <w:basedOn w:val="Normal"/>
    <w:uiPriority w:val="99"/>
    <w:unhideWhenUsed/>
    <w:rsid w:val="00505DD7"/>
    <w:pPr>
      <w:ind w:left="567"/>
    </w:pPr>
  </w:style>
  <w:style w:type="paragraph" w:styleId="TableofAuthorities">
    <w:name w:val="table of authorities"/>
    <w:basedOn w:val="Normal"/>
    <w:next w:val="Normal"/>
    <w:uiPriority w:val="99"/>
    <w:semiHidden/>
    <w:unhideWhenUsed/>
    <w:rsid w:val="00505DD7"/>
    <w:pPr>
      <w:ind w:left="200" w:hanging="200"/>
    </w:pPr>
  </w:style>
  <w:style w:type="paragraph" w:styleId="TOAHeading">
    <w:name w:val="toa heading"/>
    <w:basedOn w:val="Normal"/>
    <w:next w:val="Normal"/>
    <w:uiPriority w:val="99"/>
    <w:unhideWhenUsed/>
    <w:rsid w:val="00505DD7"/>
    <w:pPr>
      <w:spacing w:before="120"/>
    </w:pPr>
    <w:rPr>
      <w:rFonts w:ascii="Cambria" w:eastAsia="MS Gothic" w:hAnsi="Cambria" w:cs="Times New Roman"/>
      <w:b/>
      <w:bCs/>
      <w:sz w:val="24"/>
      <w:szCs w:val="24"/>
    </w:rPr>
  </w:style>
  <w:style w:type="paragraph" w:styleId="TOCHeading">
    <w:name w:val="TOC Heading"/>
    <w:basedOn w:val="Heading1"/>
    <w:next w:val="Normal"/>
    <w:uiPriority w:val="39"/>
    <w:qFormat/>
    <w:rsid w:val="00505DD7"/>
    <w:pPr>
      <w:numPr>
        <w:numId w:val="0"/>
      </w:numPr>
      <w:suppressAutoHyphens w:val="0"/>
      <w:snapToGrid/>
      <w:spacing w:before="240" w:after="60"/>
      <w:jc w:val="both"/>
      <w:outlineLvl w:val="9"/>
    </w:pPr>
    <w:rPr>
      <w:rFonts w:ascii="Cambria" w:eastAsia="MS Gothic" w:hAnsi="Cambria" w:cs="Times New Roman"/>
      <w:kern w:val="32"/>
      <w:sz w:val="32"/>
      <w:szCs w:val="32"/>
    </w:rPr>
  </w:style>
  <w:style w:type="character" w:styleId="Hyperlink">
    <w:name w:val="Hyperlink"/>
    <w:uiPriority w:val="99"/>
    <w:rsid w:val="00505DD7"/>
    <w:rPr>
      <w:color w:val="auto"/>
      <w:u w:val="none"/>
    </w:rPr>
  </w:style>
  <w:style w:type="paragraph" w:customStyle="1" w:styleId="ListBullet1">
    <w:name w:val="List Bullet 1"/>
    <w:basedOn w:val="Normal"/>
    <w:rsid w:val="00BE4D77"/>
    <w:pPr>
      <w:tabs>
        <w:tab w:val="left" w:pos="1021"/>
      </w:tabs>
      <w:snapToGrid w:val="0"/>
      <w:spacing w:after="100"/>
      <w:ind w:left="1020" w:hanging="340"/>
    </w:pPr>
  </w:style>
  <w:style w:type="paragraph" w:customStyle="1" w:styleId="NormalTableHeader">
    <w:name w:val="Normal Table Header"/>
    <w:basedOn w:val="Normal"/>
    <w:rsid w:val="008B4A6F"/>
    <w:pPr>
      <w:keepNext/>
      <w:keepLines/>
      <w:tabs>
        <w:tab w:val="left" w:pos="0"/>
        <w:tab w:val="left" w:pos="9360"/>
        <w:tab w:val="left" w:pos="10080"/>
      </w:tabs>
      <w:jc w:val="center"/>
    </w:pPr>
    <w:rPr>
      <w:b/>
      <w:sz w:val="16"/>
    </w:rPr>
  </w:style>
  <w:style w:type="paragraph" w:customStyle="1" w:styleId="TableNormal1">
    <w:name w:val="Table Normal1"/>
    <w:basedOn w:val="Normal"/>
    <w:rsid w:val="009A505D"/>
    <w:pPr>
      <w:keepNext/>
      <w:keepLines/>
      <w:tabs>
        <w:tab w:val="left" w:pos="0"/>
        <w:tab w:val="left" w:pos="9360"/>
        <w:tab w:val="left" w:pos="10080"/>
      </w:tabs>
      <w:spacing w:before="60" w:after="60"/>
      <w:jc w:val="left"/>
    </w:pPr>
    <w:rPr>
      <w:sz w:val="16"/>
    </w:rPr>
  </w:style>
  <w:style w:type="paragraph" w:customStyle="1" w:styleId="TABLE-title">
    <w:name w:val="TABLE-title"/>
    <w:basedOn w:val="PARAGRAPH"/>
    <w:next w:val="PARAGRAPH"/>
    <w:qFormat/>
    <w:rsid w:val="00505DD7"/>
    <w:pPr>
      <w:keepNext/>
      <w:jc w:val="center"/>
    </w:pPr>
    <w:rPr>
      <w:b/>
      <w:bCs/>
    </w:rPr>
  </w:style>
  <w:style w:type="paragraph" w:customStyle="1" w:styleId="TABLE-col-heading">
    <w:name w:val="TABLE-col-heading"/>
    <w:basedOn w:val="PARAGRAPH"/>
    <w:qFormat/>
    <w:rsid w:val="00505DD7"/>
    <w:pPr>
      <w:keepNext/>
      <w:spacing w:before="60" w:after="60"/>
      <w:jc w:val="center"/>
    </w:pPr>
    <w:rPr>
      <w:b/>
      <w:bCs/>
      <w:sz w:val="16"/>
      <w:szCs w:val="16"/>
    </w:rPr>
  </w:style>
  <w:style w:type="paragraph" w:customStyle="1" w:styleId="PARAGRAPH">
    <w:name w:val="PARAGRAPH"/>
    <w:aliases w:val="PA"/>
    <w:link w:val="PARAGRAPHChar"/>
    <w:qFormat/>
    <w:rsid w:val="00505DD7"/>
    <w:pPr>
      <w:snapToGrid w:val="0"/>
      <w:spacing w:before="100" w:after="200"/>
      <w:jc w:val="both"/>
    </w:pPr>
    <w:rPr>
      <w:rFonts w:ascii="Arial" w:hAnsi="Arial" w:cs="Arial"/>
      <w:spacing w:val="8"/>
      <w:lang w:val="en-GB" w:eastAsia="zh-CN"/>
    </w:rPr>
  </w:style>
  <w:style w:type="paragraph" w:customStyle="1" w:styleId="FIGURE-title">
    <w:name w:val="FIGURE-title"/>
    <w:basedOn w:val="Normal"/>
    <w:next w:val="PARAGRAPH"/>
    <w:qFormat/>
    <w:rsid w:val="00505DD7"/>
    <w:pPr>
      <w:snapToGrid w:val="0"/>
      <w:spacing w:before="100" w:after="200"/>
      <w:jc w:val="center"/>
    </w:pPr>
    <w:rPr>
      <w:b/>
      <w:bCs/>
    </w:rPr>
  </w:style>
  <w:style w:type="paragraph" w:customStyle="1" w:styleId="NOTE">
    <w:name w:val="NOTE"/>
    <w:basedOn w:val="Normal"/>
    <w:next w:val="PARAGRAPH"/>
    <w:link w:val="NOTEChar"/>
    <w:qFormat/>
    <w:rsid w:val="00505DD7"/>
    <w:pPr>
      <w:snapToGrid w:val="0"/>
      <w:spacing w:before="100" w:after="100"/>
    </w:pPr>
    <w:rPr>
      <w:sz w:val="16"/>
      <w:szCs w:val="16"/>
    </w:rPr>
  </w:style>
  <w:style w:type="paragraph" w:customStyle="1" w:styleId="FOREWORD">
    <w:name w:val="FOREWORD"/>
    <w:basedOn w:val="Normal"/>
    <w:rsid w:val="00505DD7"/>
    <w:pPr>
      <w:tabs>
        <w:tab w:val="left" w:pos="284"/>
      </w:tabs>
      <w:snapToGrid w:val="0"/>
      <w:spacing w:after="100"/>
      <w:ind w:left="284" w:hanging="284"/>
    </w:pPr>
    <w:rPr>
      <w:sz w:val="16"/>
      <w:szCs w:val="16"/>
    </w:rPr>
  </w:style>
  <w:style w:type="paragraph" w:customStyle="1" w:styleId="HEADINGNonumber">
    <w:name w:val="HEADING(Nonumber)"/>
    <w:basedOn w:val="PARAGRAPH"/>
    <w:next w:val="PARAGRAPH"/>
    <w:qFormat/>
    <w:rsid w:val="00505DD7"/>
    <w:pPr>
      <w:keepNext/>
      <w:suppressAutoHyphens/>
      <w:spacing w:before="0"/>
      <w:jc w:val="center"/>
      <w:outlineLvl w:val="0"/>
    </w:pPr>
    <w:rPr>
      <w:sz w:val="24"/>
    </w:rPr>
  </w:style>
  <w:style w:type="paragraph" w:customStyle="1" w:styleId="ANNEXtitle">
    <w:name w:val="ANNEX_title"/>
    <w:basedOn w:val="MAIN-TITLE"/>
    <w:next w:val="ANNEX-heading1"/>
    <w:qFormat/>
    <w:rsid w:val="00505DD7"/>
    <w:pPr>
      <w:pageBreakBefore/>
      <w:numPr>
        <w:numId w:val="67"/>
      </w:numPr>
      <w:spacing w:after="200"/>
      <w:outlineLvl w:val="0"/>
    </w:pPr>
  </w:style>
  <w:style w:type="paragraph" w:customStyle="1" w:styleId="TERM">
    <w:name w:val="TERM"/>
    <w:basedOn w:val="Normal"/>
    <w:next w:val="TERM-definition"/>
    <w:qFormat/>
    <w:rsid w:val="00505DD7"/>
    <w:pPr>
      <w:keepNext/>
      <w:snapToGrid w:val="0"/>
      <w:ind w:left="340" w:hanging="340"/>
    </w:pPr>
    <w:rPr>
      <w:b/>
      <w:bCs/>
    </w:rPr>
  </w:style>
  <w:style w:type="paragraph" w:customStyle="1" w:styleId="TERM-definition">
    <w:name w:val="TERM-definition"/>
    <w:basedOn w:val="Normal"/>
    <w:next w:val="TERM-number"/>
    <w:qFormat/>
    <w:rsid w:val="00505DD7"/>
    <w:pPr>
      <w:snapToGrid w:val="0"/>
      <w:spacing w:after="200"/>
    </w:pPr>
  </w:style>
  <w:style w:type="paragraph" w:customStyle="1" w:styleId="MAIN-TITLE">
    <w:name w:val="MAIN-TITLE"/>
    <w:basedOn w:val="Normal"/>
    <w:qFormat/>
    <w:rsid w:val="00505DD7"/>
    <w:pPr>
      <w:snapToGrid w:val="0"/>
      <w:jc w:val="center"/>
    </w:pPr>
    <w:rPr>
      <w:b/>
      <w:bCs/>
      <w:sz w:val="24"/>
      <w:szCs w:val="24"/>
    </w:rPr>
  </w:style>
  <w:style w:type="paragraph" w:customStyle="1" w:styleId="ANNEX-heading1">
    <w:name w:val="ANNEX-heading1"/>
    <w:basedOn w:val="Heading1"/>
    <w:next w:val="PARAGRAPH"/>
    <w:qFormat/>
    <w:rsid w:val="00505DD7"/>
    <w:pPr>
      <w:numPr>
        <w:ilvl w:val="1"/>
        <w:numId w:val="67"/>
      </w:numPr>
      <w:outlineLvl w:val="1"/>
    </w:pPr>
  </w:style>
  <w:style w:type="character" w:customStyle="1" w:styleId="PARAGRAPHChar">
    <w:name w:val="PARAGRAPH Char"/>
    <w:link w:val="PARAGRAPH"/>
    <w:rsid w:val="00505DD7"/>
    <w:rPr>
      <w:rFonts w:ascii="Arial" w:hAnsi="Arial" w:cs="Arial"/>
      <w:spacing w:val="8"/>
      <w:lang w:val="en-GB" w:eastAsia="zh-CN"/>
    </w:rPr>
  </w:style>
  <w:style w:type="character" w:customStyle="1" w:styleId="NOTEChar">
    <w:name w:val="NOTE Char"/>
    <w:link w:val="NOTE"/>
    <w:locked/>
    <w:rsid w:val="00EB175D"/>
    <w:rPr>
      <w:rFonts w:ascii="Arial" w:hAnsi="Arial" w:cs="Arial"/>
      <w:spacing w:val="8"/>
      <w:sz w:val="16"/>
      <w:szCs w:val="16"/>
      <w:lang w:val="en-GB" w:eastAsia="zh-CN"/>
    </w:rPr>
  </w:style>
  <w:style w:type="paragraph" w:customStyle="1" w:styleId="TableContents1">
    <w:name w:val="Table Contents1"/>
    <w:basedOn w:val="Normal"/>
    <w:rsid w:val="00223461"/>
    <w:pPr>
      <w:widowControl w:val="0"/>
      <w:spacing w:before="57" w:after="57"/>
      <w:jc w:val="left"/>
    </w:pPr>
    <w:rPr>
      <w:snapToGrid w:val="0"/>
      <w:spacing w:val="0"/>
      <w:lang w:eastAsia="de-DE"/>
    </w:rPr>
  </w:style>
  <w:style w:type="paragraph" w:styleId="Revision">
    <w:name w:val="Revision"/>
    <w:hidden/>
    <w:uiPriority w:val="99"/>
    <w:semiHidden/>
    <w:rsid w:val="00A960AB"/>
    <w:rPr>
      <w:rFonts w:ascii="Arial" w:hAnsi="Arial"/>
      <w:spacing w:val="8"/>
      <w:lang w:val="en-GB"/>
    </w:rPr>
  </w:style>
  <w:style w:type="paragraph" w:customStyle="1" w:styleId="TableNormal2">
    <w:name w:val="Table Normal2"/>
    <w:basedOn w:val="Normal"/>
    <w:rsid w:val="003864E1"/>
    <w:pPr>
      <w:keepNext/>
      <w:keepLines/>
      <w:tabs>
        <w:tab w:val="left" w:pos="0"/>
        <w:tab w:val="left" w:pos="9360"/>
        <w:tab w:val="left" w:pos="10080"/>
      </w:tabs>
      <w:spacing w:before="60" w:after="60"/>
      <w:jc w:val="left"/>
    </w:pPr>
    <w:rPr>
      <w:rFonts w:eastAsia="SimSun"/>
      <w:sz w:val="16"/>
    </w:rPr>
  </w:style>
  <w:style w:type="paragraph" w:customStyle="1" w:styleId="TERM-number3">
    <w:name w:val="TERM-number 3"/>
    <w:basedOn w:val="Heading3"/>
    <w:next w:val="TERM"/>
    <w:rsid w:val="00505DD7"/>
    <w:pPr>
      <w:spacing w:after="0"/>
      <w:outlineLvl w:val="9"/>
    </w:pPr>
  </w:style>
  <w:style w:type="paragraph" w:customStyle="1" w:styleId="TERM-example">
    <w:name w:val="TERM-example"/>
    <w:basedOn w:val="EXAMPLE"/>
    <w:next w:val="TERM-number"/>
    <w:qFormat/>
    <w:rsid w:val="00505DD7"/>
  </w:style>
  <w:style w:type="paragraph" w:customStyle="1" w:styleId="TERM-source">
    <w:name w:val="TERM-source"/>
    <w:basedOn w:val="Normal"/>
    <w:next w:val="TERM-number"/>
    <w:qFormat/>
    <w:rsid w:val="00505DD7"/>
    <w:pPr>
      <w:snapToGrid w:val="0"/>
      <w:spacing w:before="100" w:after="200"/>
    </w:pPr>
  </w:style>
  <w:style w:type="character" w:styleId="Emphasis">
    <w:name w:val="Emphasis"/>
    <w:qFormat/>
    <w:rsid w:val="00505DD7"/>
    <w:rPr>
      <w:i/>
      <w:iCs/>
    </w:rPr>
  </w:style>
  <w:style w:type="paragraph" w:customStyle="1" w:styleId="ListNumberalt">
    <w:name w:val="List Number alt"/>
    <w:basedOn w:val="Normal"/>
    <w:qFormat/>
    <w:rsid w:val="00505DD7"/>
    <w:pPr>
      <w:numPr>
        <w:numId w:val="85"/>
      </w:numPr>
      <w:tabs>
        <w:tab w:val="left" w:pos="357"/>
      </w:tabs>
      <w:snapToGrid w:val="0"/>
      <w:spacing w:after="100"/>
    </w:pPr>
  </w:style>
  <w:style w:type="paragraph" w:customStyle="1" w:styleId="ListNumberalt2">
    <w:name w:val="List Number alt 2"/>
    <w:basedOn w:val="ListNumberalt"/>
    <w:qFormat/>
    <w:rsid w:val="00505DD7"/>
    <w:pPr>
      <w:numPr>
        <w:ilvl w:val="1"/>
      </w:numPr>
      <w:tabs>
        <w:tab w:val="clear" w:pos="357"/>
        <w:tab w:val="left" w:pos="680"/>
      </w:tabs>
    </w:pPr>
  </w:style>
  <w:style w:type="paragraph" w:customStyle="1" w:styleId="FIGURE">
    <w:name w:val="FIGURE"/>
    <w:basedOn w:val="Normal"/>
    <w:next w:val="FIGURE-title"/>
    <w:qFormat/>
    <w:rsid w:val="00505DD7"/>
    <w:pPr>
      <w:keepNext/>
      <w:snapToGrid w:val="0"/>
      <w:spacing w:before="100" w:after="200"/>
      <w:jc w:val="center"/>
    </w:pPr>
  </w:style>
  <w:style w:type="numbering" w:customStyle="1" w:styleId="Annexes">
    <w:name w:val="Annexes"/>
    <w:rsid w:val="00505DD7"/>
    <w:pPr>
      <w:numPr>
        <w:numId w:val="10"/>
      </w:numPr>
    </w:pPr>
  </w:style>
  <w:style w:type="numbering" w:customStyle="1" w:styleId="Headings">
    <w:name w:val="Headings"/>
    <w:rsid w:val="00505DD7"/>
    <w:pPr>
      <w:numPr>
        <w:numId w:val="12"/>
      </w:numPr>
    </w:pPr>
  </w:style>
  <w:style w:type="paragraph" w:styleId="CommentText">
    <w:name w:val="annotation text"/>
    <w:basedOn w:val="Normal"/>
    <w:link w:val="CommentTextChar"/>
    <w:semiHidden/>
    <w:unhideWhenUsed/>
    <w:rsid w:val="00E52548"/>
  </w:style>
  <w:style w:type="character" w:customStyle="1" w:styleId="CommentTextChar">
    <w:name w:val="Comment Text Char"/>
    <w:basedOn w:val="DefaultParagraphFont"/>
    <w:link w:val="CommentText"/>
    <w:semiHidden/>
    <w:rsid w:val="00E52548"/>
    <w:rPr>
      <w:rFonts w:ascii="Arial" w:hAnsi="Arial" w:cs="Arial"/>
      <w:spacing w:val="8"/>
      <w:lang w:val="en-GB" w:eastAsia="zh-CN"/>
    </w:rPr>
  </w:style>
  <w:style w:type="paragraph" w:styleId="CommentSubject">
    <w:name w:val="annotation subject"/>
    <w:basedOn w:val="CommentText"/>
    <w:next w:val="CommentText"/>
    <w:link w:val="CommentSubjectChar"/>
    <w:semiHidden/>
    <w:unhideWhenUsed/>
    <w:rsid w:val="00E52548"/>
    <w:rPr>
      <w:b/>
      <w:bCs/>
    </w:rPr>
  </w:style>
  <w:style w:type="character" w:customStyle="1" w:styleId="CommentSubjectChar">
    <w:name w:val="Comment Subject Char"/>
    <w:basedOn w:val="CommentTextChar"/>
    <w:link w:val="CommentSubject"/>
    <w:semiHidden/>
    <w:rsid w:val="00E52548"/>
    <w:rPr>
      <w:rFonts w:ascii="Arial" w:hAnsi="Arial" w:cs="Arial"/>
      <w:b/>
      <w:bCs/>
      <w:spacing w:val="8"/>
      <w:lang w:val="en-GB" w:eastAsia="zh-CN"/>
    </w:rPr>
  </w:style>
  <w:style w:type="paragraph" w:customStyle="1" w:styleId="TableNormal3">
    <w:name w:val="Table Normal3"/>
    <w:basedOn w:val="Normal"/>
    <w:rsid w:val="00962352"/>
    <w:pPr>
      <w:keepNext/>
      <w:keepLines/>
      <w:tabs>
        <w:tab w:val="left" w:pos="0"/>
        <w:tab w:val="left" w:pos="9360"/>
        <w:tab w:val="left" w:pos="10080"/>
      </w:tabs>
      <w:spacing w:before="60" w:after="60"/>
      <w:jc w:val="left"/>
    </w:pPr>
    <w:rPr>
      <w:rFonts w:eastAsia="SimSun" w:cs="Times New Roman"/>
      <w:sz w:val="16"/>
      <w:lang w:eastAsia="en-US"/>
    </w:rPr>
  </w:style>
  <w:style w:type="paragraph" w:customStyle="1" w:styleId="NormalHeader">
    <w:name w:val="Normal Header"/>
    <w:basedOn w:val="Normal"/>
    <w:rsid w:val="001F137E"/>
    <w:pPr>
      <w:pBdr>
        <w:top w:val="single" w:sz="18" w:space="1" w:color="auto"/>
        <w:bottom w:val="single" w:sz="18" w:space="1" w:color="auto"/>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customStyle="1" w:styleId="Picture">
    <w:name w:val="Picture"/>
    <w:basedOn w:val="Normal"/>
    <w:rsid w:val="001F137E"/>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20"/>
      <w:jc w:val="center"/>
    </w:pPr>
    <w:rPr>
      <w:rFonts w:cs="Times New Roman"/>
      <w:spacing w:val="0"/>
      <w:lang w:val="en-US" w:eastAsia="en-US"/>
    </w:rPr>
  </w:style>
  <w:style w:type="paragraph" w:styleId="BodyText">
    <w:name w:val="Body Text"/>
    <w:basedOn w:val="Normal"/>
    <w:link w:val="BodyTextChar"/>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ind w:left="360"/>
      <w:jc w:val="left"/>
    </w:pPr>
    <w:rPr>
      <w:rFonts w:cs="Times New Roman"/>
      <w:spacing w:val="0"/>
      <w:lang w:val="en-US" w:eastAsia="en-US"/>
    </w:rPr>
  </w:style>
  <w:style w:type="character" w:customStyle="1" w:styleId="BodyTextChar">
    <w:name w:val="Body Text Char"/>
    <w:basedOn w:val="DefaultParagraphFont"/>
    <w:link w:val="BodyText"/>
    <w:rsid w:val="001F137E"/>
    <w:rPr>
      <w:rFonts w:ascii="Arial" w:hAnsi="Arial"/>
    </w:rPr>
  </w:style>
  <w:style w:type="paragraph" w:customStyle="1" w:styleId="NormalList">
    <w:name w:val="Normal List"/>
    <w:basedOn w:val="Normal"/>
    <w:rsid w:val="001F137E"/>
    <w:pPr>
      <w:tabs>
        <w:tab w:val="left" w:pos="0"/>
        <w:tab w:val="left" w:pos="81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ind w:left="810" w:hanging="450"/>
      <w:jc w:val="left"/>
    </w:pPr>
    <w:rPr>
      <w:rFonts w:cs="Times New Roman"/>
      <w:spacing w:val="0"/>
      <w:lang w:val="en-US" w:eastAsia="en-US"/>
    </w:rPr>
  </w:style>
  <w:style w:type="paragraph" w:customStyle="1" w:styleId="Para">
    <w:name w:val="Para"/>
    <w:basedOn w:val="Normal"/>
    <w:rsid w:val="001F137E"/>
    <w:pPr>
      <w:tabs>
        <w:tab w:val="left" w:pos="-720"/>
      </w:tabs>
      <w:suppressAutoHyphens/>
      <w:spacing w:before="40" w:after="120"/>
      <w:ind w:left="360"/>
      <w:jc w:val="left"/>
    </w:pPr>
    <w:rPr>
      <w:rFonts w:cs="Times New Roman"/>
      <w:spacing w:val="-2"/>
      <w:sz w:val="22"/>
      <w:lang w:val="en-US" w:eastAsia="en-US"/>
    </w:rPr>
  </w:style>
  <w:style w:type="paragraph" w:customStyle="1" w:styleId="Normala">
    <w:name w:val="Normala"/>
    <w:basedOn w:val="Normal"/>
    <w:rsid w:val="001F137E"/>
    <w:pPr>
      <w:spacing w:before="40"/>
      <w:jc w:val="left"/>
    </w:pPr>
    <w:rPr>
      <w:rFonts w:cs="Times New Roman"/>
      <w:spacing w:val="0"/>
      <w:lang w:val="en-US" w:eastAsia="en-US"/>
    </w:rPr>
  </w:style>
  <w:style w:type="paragraph" w:styleId="BodyTextIndent">
    <w:name w:val="Body Text Indent"/>
    <w:basedOn w:val="Normal"/>
    <w:link w:val="BodyTextIndentChar"/>
    <w:rsid w:val="001F137E"/>
    <w:pPr>
      <w:tabs>
        <w:tab w:val="left" w:pos="432"/>
      </w:tabs>
      <w:spacing w:before="40"/>
      <w:ind w:left="432" w:firstLine="18"/>
      <w:jc w:val="left"/>
    </w:pPr>
    <w:rPr>
      <w:rFonts w:cs="Times New Roman"/>
      <w:i/>
      <w:spacing w:val="0"/>
      <w:lang w:val="en-US" w:eastAsia="en-US"/>
    </w:rPr>
  </w:style>
  <w:style w:type="character" w:customStyle="1" w:styleId="BodyTextIndentChar">
    <w:name w:val="Body Text Indent Char"/>
    <w:basedOn w:val="DefaultParagraphFont"/>
    <w:link w:val="BodyTextIndent"/>
    <w:rsid w:val="001F137E"/>
    <w:rPr>
      <w:rFonts w:ascii="Arial" w:hAnsi="Arial"/>
      <w:i/>
    </w:rPr>
  </w:style>
  <w:style w:type="paragraph" w:customStyle="1" w:styleId="Body">
    <w:name w:val="Body"/>
    <w:basedOn w:val="Normal"/>
    <w:rsid w:val="001F137E"/>
    <w:pPr>
      <w:spacing w:before="40" w:after="120"/>
      <w:jc w:val="left"/>
    </w:pPr>
    <w:rPr>
      <w:rFonts w:cs="Times New Roman"/>
      <w:spacing w:val="0"/>
      <w:lang w:val="en-US" w:eastAsia="en-US"/>
    </w:rPr>
  </w:style>
  <w:style w:type="paragraph" w:styleId="BodyText3">
    <w:name w:val="Body Text 3"/>
    <w:basedOn w:val="Normal"/>
    <w:link w:val="BodyText3Char"/>
    <w:rsid w:val="001F137E"/>
    <w:pPr>
      <w:tabs>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i/>
      <w:spacing w:val="0"/>
      <w:lang w:val="en-US" w:eastAsia="en-US"/>
    </w:rPr>
  </w:style>
  <w:style w:type="character" w:customStyle="1" w:styleId="BodyText3Char">
    <w:name w:val="Body Text 3 Char"/>
    <w:basedOn w:val="DefaultParagraphFont"/>
    <w:link w:val="BodyText3"/>
    <w:rsid w:val="001F137E"/>
    <w:rPr>
      <w:rFonts w:ascii="Arial" w:hAnsi="Arial"/>
      <w:i/>
    </w:rPr>
  </w:style>
  <w:style w:type="paragraph" w:styleId="BodyTextIndent2">
    <w:name w:val="Body Text Indent 2"/>
    <w:basedOn w:val="Normal"/>
    <w:link w:val="BodyTextIndent2Char"/>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ind w:left="1440"/>
      <w:jc w:val="left"/>
    </w:pPr>
    <w:rPr>
      <w:rFonts w:cs="Times New Roman"/>
      <w:spacing w:val="0"/>
      <w:lang w:val="en-US" w:eastAsia="en-US"/>
    </w:rPr>
  </w:style>
  <w:style w:type="character" w:customStyle="1" w:styleId="BodyTextIndent2Char">
    <w:name w:val="Body Text Indent 2 Char"/>
    <w:basedOn w:val="DefaultParagraphFont"/>
    <w:link w:val="BodyTextIndent2"/>
    <w:rsid w:val="001F137E"/>
    <w:rPr>
      <w:rFonts w:ascii="Arial" w:hAnsi="Arial"/>
    </w:rPr>
  </w:style>
  <w:style w:type="paragraph" w:customStyle="1" w:styleId="InsideAddress">
    <w:name w:val="Inside Address"/>
    <w:basedOn w:val="Normal"/>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styleId="DocumentMap">
    <w:name w:val="Document Map"/>
    <w:basedOn w:val="Normal"/>
    <w:link w:val="DocumentMapChar"/>
    <w:semiHidden/>
    <w:rsid w:val="001F137E"/>
    <w:pPr>
      <w:shd w:val="clear" w:color="auto" w:fill="00008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ascii="Tahoma" w:hAnsi="Tahoma" w:cs="Times New Roman"/>
      <w:spacing w:val="0"/>
      <w:lang w:val="en-US" w:eastAsia="en-US"/>
    </w:rPr>
  </w:style>
  <w:style w:type="character" w:customStyle="1" w:styleId="DocumentMapChar">
    <w:name w:val="Document Map Char"/>
    <w:basedOn w:val="DefaultParagraphFont"/>
    <w:link w:val="DocumentMap"/>
    <w:semiHidden/>
    <w:rsid w:val="001F137E"/>
    <w:rPr>
      <w:rFonts w:ascii="Tahoma" w:hAnsi="Tahoma"/>
      <w:shd w:val="clear" w:color="auto" w:fill="000080"/>
    </w:rPr>
  </w:style>
  <w:style w:type="paragraph" w:styleId="BodyText2">
    <w:name w:val="Body Text 2"/>
    <w:basedOn w:val="Normal"/>
    <w:link w:val="BodyText2Char"/>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9360"/>
        <w:tab w:val="left" w:pos="10080"/>
      </w:tabs>
      <w:spacing w:before="40" w:after="120"/>
      <w:ind w:right="720"/>
      <w:jc w:val="left"/>
    </w:pPr>
    <w:rPr>
      <w:rFonts w:cs="Times New Roman"/>
      <w:spacing w:val="0"/>
      <w:lang w:val="en-US" w:eastAsia="en-US"/>
    </w:rPr>
  </w:style>
  <w:style w:type="character" w:customStyle="1" w:styleId="BodyText2Char">
    <w:name w:val="Body Text 2 Char"/>
    <w:basedOn w:val="DefaultParagraphFont"/>
    <w:link w:val="BodyText2"/>
    <w:rsid w:val="001F137E"/>
    <w:rPr>
      <w:rFonts w:ascii="Arial" w:hAnsi="Arial"/>
    </w:rPr>
  </w:style>
  <w:style w:type="paragraph" w:customStyle="1" w:styleId="SPDraftDateLines">
    <w:name w:val="S&amp;PDraft/DateLines"/>
    <w:basedOn w:val="Normal"/>
    <w:rsid w:val="001F137E"/>
    <w:pPr>
      <w:spacing w:before="40" w:line="480" w:lineRule="auto"/>
      <w:jc w:val="center"/>
    </w:pPr>
    <w:rPr>
      <w:rFonts w:ascii="Helvetica" w:hAnsi="Helvetica" w:cs="Times New Roman"/>
      <w:b/>
      <w:spacing w:val="0"/>
      <w:sz w:val="28"/>
      <w:lang w:val="en-US" w:eastAsia="en-US"/>
    </w:rPr>
  </w:style>
  <w:style w:type="paragraph" w:customStyle="1" w:styleId="TableNormal4">
    <w:name w:val="Table Normal4"/>
    <w:basedOn w:val="Normal"/>
    <w:rsid w:val="001F137E"/>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60"/>
      <w:jc w:val="left"/>
    </w:pPr>
    <w:rPr>
      <w:rFonts w:cs="Times New Roman"/>
      <w:spacing w:val="0"/>
      <w:sz w:val="16"/>
      <w:lang w:val="en-US" w:eastAsia="en-US"/>
    </w:rPr>
  </w:style>
  <w:style w:type="paragraph" w:customStyle="1" w:styleId="1Bullet">
    <w:name w:val="1 Bullet"/>
    <w:basedOn w:val="Normal"/>
    <w:rsid w:val="001F137E"/>
    <w:pPr>
      <w:numPr>
        <w:ilvl w:val="2"/>
        <w:numId w:val="19"/>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customStyle="1" w:styleId="1Bullet0">
    <w:name w:val="1. Bullet"/>
    <w:basedOn w:val="Normal"/>
    <w:rsid w:val="001F137E"/>
    <w:pPr>
      <w:numPr>
        <w:numId w:val="2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customStyle="1" w:styleId="List1Alpha">
    <w:name w:val="List 1 Alpha"/>
    <w:basedOn w:val="Normal"/>
    <w:rsid w:val="001F137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jc w:val="left"/>
    </w:pPr>
    <w:rPr>
      <w:rFonts w:cs="Times New Roman"/>
      <w:spacing w:val="0"/>
      <w:lang w:val="en-US" w:eastAsia="en-US"/>
    </w:rPr>
  </w:style>
  <w:style w:type="paragraph" w:styleId="BodyTextIndent3">
    <w:name w:val="Body Text Indent 3"/>
    <w:basedOn w:val="Normal"/>
    <w:link w:val="BodyTextIndent3Char"/>
    <w:rsid w:val="001F13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40" w:after="120"/>
      <w:ind w:left="720" w:hanging="720"/>
      <w:jc w:val="left"/>
    </w:pPr>
    <w:rPr>
      <w:rFonts w:cs="Times New Roman"/>
      <w:spacing w:val="0"/>
      <w:lang w:val="en-US" w:eastAsia="en-US"/>
    </w:rPr>
  </w:style>
  <w:style w:type="character" w:customStyle="1" w:styleId="BodyTextIndent3Char">
    <w:name w:val="Body Text Indent 3 Char"/>
    <w:basedOn w:val="DefaultParagraphFont"/>
    <w:link w:val="BodyTextIndent3"/>
    <w:rsid w:val="001F137E"/>
    <w:rPr>
      <w:rFonts w:ascii="Arial" w:hAnsi="Arial"/>
    </w:rPr>
  </w:style>
  <w:style w:type="paragraph" w:customStyle="1" w:styleId="H4">
    <w:name w:val="H4"/>
    <w:basedOn w:val="Normal"/>
    <w:next w:val="Normal"/>
    <w:rsid w:val="001F137E"/>
    <w:pPr>
      <w:keepNext/>
      <w:autoSpaceDE w:val="0"/>
      <w:autoSpaceDN w:val="0"/>
      <w:adjustRightInd w:val="0"/>
      <w:spacing w:before="100" w:after="100"/>
      <w:jc w:val="left"/>
      <w:outlineLvl w:val="4"/>
    </w:pPr>
    <w:rPr>
      <w:rFonts w:cs="Times New Roman"/>
      <w:b/>
      <w:bCs/>
      <w:spacing w:val="0"/>
      <w:szCs w:val="24"/>
      <w:lang w:val="en-US" w:eastAsia="en-US"/>
    </w:rPr>
  </w:style>
  <w:style w:type="paragraph" w:customStyle="1" w:styleId="TableTitle">
    <w:name w:val="Table Title"/>
    <w:basedOn w:val="Normal"/>
    <w:next w:val="Normal"/>
    <w:rsid w:val="001F137E"/>
    <w:pPr>
      <w:keepNext/>
      <w:numPr>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before="240" w:after="240"/>
      <w:jc w:val="center"/>
    </w:pPr>
    <w:rPr>
      <w:rFonts w:ascii="Helvetica" w:hAnsi="Helvetica" w:cs="Times New Roman"/>
      <w:b/>
      <w:spacing w:val="0"/>
      <w:lang w:val="en-US" w:eastAsia="en-US"/>
    </w:rPr>
  </w:style>
  <w:style w:type="table" w:styleId="TableGrid5">
    <w:name w:val="Table Grid 5"/>
    <w:basedOn w:val="TableNormal"/>
    <w:rsid w:val="001F137E"/>
    <w:pPr>
      <w:widowControl w:val="0"/>
    </w:pPr>
    <w:rPr>
      <w:rFonts w:ascii="Arial" w:eastAsia="MS Mincho" w:hAnsi="Arial"/>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Note-Example">
    <w:name w:val="Note-Example"/>
    <w:basedOn w:val="NOTE"/>
    <w:link w:val="Note-ExampleChar"/>
    <w:rsid w:val="00C11D85"/>
    <w:pPr>
      <w:tabs>
        <w:tab w:val="left" w:pos="1080"/>
        <w:tab w:val="left" w:pos="1530"/>
      </w:tabs>
      <w:snapToGrid/>
      <w:spacing w:before="120" w:after="240"/>
      <w:ind w:left="1008" w:hanging="1008"/>
      <w:jc w:val="left"/>
    </w:pPr>
    <w:rPr>
      <w:szCs w:val="20"/>
    </w:rPr>
  </w:style>
  <w:style w:type="character" w:customStyle="1" w:styleId="Note-ExampleChar">
    <w:name w:val="Note-Example Char"/>
    <w:link w:val="Note-Example"/>
    <w:rsid w:val="00C11D85"/>
    <w:rPr>
      <w:rFonts w:ascii="Arial" w:hAnsi="Arial" w:cs="Arial"/>
      <w:spacing w:val="8"/>
      <w:sz w:val="16"/>
      <w:lang w:val="en-GB" w:eastAsia="zh-CN"/>
    </w:rPr>
  </w:style>
  <w:style w:type="paragraph" w:customStyle="1" w:styleId="StyleCaptionBefore12ptAfter12pt">
    <w:name w:val="Style Caption + Before:  12 pt After:  12 pt"/>
    <w:basedOn w:val="Caption"/>
    <w:autoRedefine/>
    <w:rsid w:val="001F137E"/>
    <w:pPr>
      <w:keepNext/>
      <w:tabs>
        <w:tab w:val="left" w:pos="1440"/>
        <w:tab w:val="left" w:pos="9360"/>
      </w:tabs>
      <w:spacing w:before="240" w:after="240"/>
      <w:jc w:val="center"/>
    </w:pPr>
    <w:rPr>
      <w:rFonts w:ascii="Helvetica" w:hAnsi="Helvetica" w:cs="Helvetica"/>
      <w:spacing w:val="0"/>
      <w:sz w:val="24"/>
      <w:szCs w:val="24"/>
      <w:lang w:val="en-US" w:eastAsia="en-US"/>
    </w:rPr>
  </w:style>
  <w:style w:type="paragraph" w:styleId="NoteHeading">
    <w:name w:val="Note Heading"/>
    <w:basedOn w:val="Normal"/>
    <w:next w:val="Normal"/>
    <w:link w:val="NoteHeadingChar"/>
    <w:unhideWhenUsed/>
    <w:rsid w:val="000615A5"/>
  </w:style>
  <w:style w:type="character" w:customStyle="1" w:styleId="NoteHeadingChar">
    <w:name w:val="Note Heading Char"/>
    <w:basedOn w:val="DefaultParagraphFont"/>
    <w:link w:val="NoteHeading"/>
    <w:rsid w:val="000615A5"/>
    <w:rPr>
      <w:rFonts w:ascii="Arial" w:hAnsi="Arial" w:cs="Arial"/>
      <w:spacing w:val="8"/>
      <w:lang w:val="en-GB" w:eastAsia="zh-CN"/>
    </w:rPr>
  </w:style>
  <w:style w:type="character" w:customStyle="1" w:styleId="apple-converted-space">
    <w:name w:val="apple-converted-space"/>
    <w:basedOn w:val="DefaultParagraphFont"/>
    <w:rsid w:val="007D5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3194">
      <w:bodyDiv w:val="1"/>
      <w:marLeft w:val="0"/>
      <w:marRight w:val="0"/>
      <w:marTop w:val="0"/>
      <w:marBottom w:val="0"/>
      <w:divBdr>
        <w:top w:val="none" w:sz="0" w:space="0" w:color="auto"/>
        <w:left w:val="none" w:sz="0" w:space="0" w:color="auto"/>
        <w:bottom w:val="none" w:sz="0" w:space="0" w:color="auto"/>
        <w:right w:val="none" w:sz="0" w:space="0" w:color="auto"/>
      </w:divBdr>
    </w:div>
    <w:div w:id="18775000">
      <w:bodyDiv w:val="1"/>
      <w:marLeft w:val="0"/>
      <w:marRight w:val="0"/>
      <w:marTop w:val="0"/>
      <w:marBottom w:val="0"/>
      <w:divBdr>
        <w:top w:val="none" w:sz="0" w:space="0" w:color="auto"/>
        <w:left w:val="none" w:sz="0" w:space="0" w:color="auto"/>
        <w:bottom w:val="none" w:sz="0" w:space="0" w:color="auto"/>
        <w:right w:val="none" w:sz="0" w:space="0" w:color="auto"/>
      </w:divBdr>
      <w:divsChild>
        <w:div w:id="495193515">
          <w:marLeft w:val="562"/>
          <w:marRight w:val="0"/>
          <w:marTop w:val="0"/>
          <w:marBottom w:val="0"/>
          <w:divBdr>
            <w:top w:val="none" w:sz="0" w:space="0" w:color="auto"/>
            <w:left w:val="none" w:sz="0" w:space="0" w:color="auto"/>
            <w:bottom w:val="none" w:sz="0" w:space="0" w:color="auto"/>
            <w:right w:val="none" w:sz="0" w:space="0" w:color="auto"/>
          </w:divBdr>
        </w:div>
        <w:div w:id="1422023054">
          <w:marLeft w:val="562"/>
          <w:marRight w:val="0"/>
          <w:marTop w:val="0"/>
          <w:marBottom w:val="0"/>
          <w:divBdr>
            <w:top w:val="none" w:sz="0" w:space="0" w:color="auto"/>
            <w:left w:val="none" w:sz="0" w:space="0" w:color="auto"/>
            <w:bottom w:val="none" w:sz="0" w:space="0" w:color="auto"/>
            <w:right w:val="none" w:sz="0" w:space="0" w:color="auto"/>
          </w:divBdr>
        </w:div>
        <w:div w:id="1568370864">
          <w:marLeft w:val="562"/>
          <w:marRight w:val="0"/>
          <w:marTop w:val="0"/>
          <w:marBottom w:val="0"/>
          <w:divBdr>
            <w:top w:val="none" w:sz="0" w:space="0" w:color="auto"/>
            <w:left w:val="none" w:sz="0" w:space="0" w:color="auto"/>
            <w:bottom w:val="none" w:sz="0" w:space="0" w:color="auto"/>
            <w:right w:val="none" w:sz="0" w:space="0" w:color="auto"/>
          </w:divBdr>
        </w:div>
        <w:div w:id="1925718536">
          <w:marLeft w:val="562"/>
          <w:marRight w:val="0"/>
          <w:marTop w:val="0"/>
          <w:marBottom w:val="0"/>
          <w:divBdr>
            <w:top w:val="none" w:sz="0" w:space="0" w:color="auto"/>
            <w:left w:val="none" w:sz="0" w:space="0" w:color="auto"/>
            <w:bottom w:val="none" w:sz="0" w:space="0" w:color="auto"/>
            <w:right w:val="none" w:sz="0" w:space="0" w:color="auto"/>
          </w:divBdr>
        </w:div>
        <w:div w:id="1983341101">
          <w:marLeft w:val="562"/>
          <w:marRight w:val="0"/>
          <w:marTop w:val="0"/>
          <w:marBottom w:val="0"/>
          <w:divBdr>
            <w:top w:val="none" w:sz="0" w:space="0" w:color="auto"/>
            <w:left w:val="none" w:sz="0" w:space="0" w:color="auto"/>
            <w:bottom w:val="none" w:sz="0" w:space="0" w:color="auto"/>
            <w:right w:val="none" w:sz="0" w:space="0" w:color="auto"/>
          </w:divBdr>
        </w:div>
      </w:divsChild>
    </w:div>
    <w:div w:id="121576785">
      <w:bodyDiv w:val="1"/>
      <w:marLeft w:val="0"/>
      <w:marRight w:val="0"/>
      <w:marTop w:val="0"/>
      <w:marBottom w:val="0"/>
      <w:divBdr>
        <w:top w:val="none" w:sz="0" w:space="0" w:color="auto"/>
        <w:left w:val="none" w:sz="0" w:space="0" w:color="auto"/>
        <w:bottom w:val="none" w:sz="0" w:space="0" w:color="auto"/>
        <w:right w:val="none" w:sz="0" w:space="0" w:color="auto"/>
      </w:divBdr>
    </w:div>
    <w:div w:id="156728922">
      <w:bodyDiv w:val="1"/>
      <w:marLeft w:val="0"/>
      <w:marRight w:val="0"/>
      <w:marTop w:val="0"/>
      <w:marBottom w:val="0"/>
      <w:divBdr>
        <w:top w:val="none" w:sz="0" w:space="0" w:color="auto"/>
        <w:left w:val="none" w:sz="0" w:space="0" w:color="auto"/>
        <w:bottom w:val="none" w:sz="0" w:space="0" w:color="auto"/>
        <w:right w:val="none" w:sz="0" w:space="0" w:color="auto"/>
      </w:divBdr>
    </w:div>
    <w:div w:id="264267615">
      <w:bodyDiv w:val="1"/>
      <w:marLeft w:val="0"/>
      <w:marRight w:val="0"/>
      <w:marTop w:val="0"/>
      <w:marBottom w:val="0"/>
      <w:divBdr>
        <w:top w:val="none" w:sz="0" w:space="0" w:color="auto"/>
        <w:left w:val="none" w:sz="0" w:space="0" w:color="auto"/>
        <w:bottom w:val="none" w:sz="0" w:space="0" w:color="auto"/>
        <w:right w:val="none" w:sz="0" w:space="0" w:color="auto"/>
      </w:divBdr>
    </w:div>
    <w:div w:id="303393319">
      <w:bodyDiv w:val="1"/>
      <w:marLeft w:val="0"/>
      <w:marRight w:val="0"/>
      <w:marTop w:val="0"/>
      <w:marBottom w:val="0"/>
      <w:divBdr>
        <w:top w:val="none" w:sz="0" w:space="0" w:color="auto"/>
        <w:left w:val="none" w:sz="0" w:space="0" w:color="auto"/>
        <w:bottom w:val="none" w:sz="0" w:space="0" w:color="auto"/>
        <w:right w:val="none" w:sz="0" w:space="0" w:color="auto"/>
      </w:divBdr>
      <w:divsChild>
        <w:div w:id="408356902">
          <w:marLeft w:val="0"/>
          <w:marRight w:val="0"/>
          <w:marTop w:val="0"/>
          <w:marBottom w:val="0"/>
          <w:divBdr>
            <w:top w:val="none" w:sz="0" w:space="0" w:color="auto"/>
            <w:left w:val="none" w:sz="0" w:space="0" w:color="auto"/>
            <w:bottom w:val="none" w:sz="0" w:space="0" w:color="auto"/>
            <w:right w:val="none" w:sz="0" w:space="0" w:color="auto"/>
          </w:divBdr>
          <w:divsChild>
            <w:div w:id="181090830">
              <w:marLeft w:val="0"/>
              <w:marRight w:val="0"/>
              <w:marTop w:val="0"/>
              <w:marBottom w:val="0"/>
              <w:divBdr>
                <w:top w:val="none" w:sz="0" w:space="0" w:color="auto"/>
                <w:left w:val="none" w:sz="0" w:space="0" w:color="auto"/>
                <w:bottom w:val="none" w:sz="0" w:space="0" w:color="auto"/>
                <w:right w:val="none" w:sz="0" w:space="0" w:color="auto"/>
              </w:divBdr>
            </w:div>
            <w:div w:id="947657836">
              <w:marLeft w:val="0"/>
              <w:marRight w:val="0"/>
              <w:marTop w:val="0"/>
              <w:marBottom w:val="0"/>
              <w:divBdr>
                <w:top w:val="none" w:sz="0" w:space="0" w:color="auto"/>
                <w:left w:val="none" w:sz="0" w:space="0" w:color="auto"/>
                <w:bottom w:val="none" w:sz="0" w:space="0" w:color="auto"/>
                <w:right w:val="none" w:sz="0" w:space="0" w:color="auto"/>
              </w:divBdr>
            </w:div>
            <w:div w:id="1615752817">
              <w:marLeft w:val="0"/>
              <w:marRight w:val="0"/>
              <w:marTop w:val="0"/>
              <w:marBottom w:val="0"/>
              <w:divBdr>
                <w:top w:val="none" w:sz="0" w:space="0" w:color="auto"/>
                <w:left w:val="none" w:sz="0" w:space="0" w:color="auto"/>
                <w:bottom w:val="none" w:sz="0" w:space="0" w:color="auto"/>
                <w:right w:val="none" w:sz="0" w:space="0" w:color="auto"/>
              </w:divBdr>
            </w:div>
            <w:div w:id="1782801144">
              <w:marLeft w:val="0"/>
              <w:marRight w:val="0"/>
              <w:marTop w:val="0"/>
              <w:marBottom w:val="0"/>
              <w:divBdr>
                <w:top w:val="none" w:sz="0" w:space="0" w:color="auto"/>
                <w:left w:val="none" w:sz="0" w:space="0" w:color="auto"/>
                <w:bottom w:val="none" w:sz="0" w:space="0" w:color="auto"/>
                <w:right w:val="none" w:sz="0" w:space="0" w:color="auto"/>
              </w:divBdr>
            </w:div>
            <w:div w:id="1888250451">
              <w:marLeft w:val="0"/>
              <w:marRight w:val="0"/>
              <w:marTop w:val="0"/>
              <w:marBottom w:val="0"/>
              <w:divBdr>
                <w:top w:val="none" w:sz="0" w:space="0" w:color="auto"/>
                <w:left w:val="none" w:sz="0" w:space="0" w:color="auto"/>
                <w:bottom w:val="none" w:sz="0" w:space="0" w:color="auto"/>
                <w:right w:val="none" w:sz="0" w:space="0" w:color="auto"/>
              </w:divBdr>
            </w:div>
            <w:div w:id="20826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6265">
      <w:bodyDiv w:val="1"/>
      <w:marLeft w:val="0"/>
      <w:marRight w:val="0"/>
      <w:marTop w:val="0"/>
      <w:marBottom w:val="0"/>
      <w:divBdr>
        <w:top w:val="none" w:sz="0" w:space="0" w:color="auto"/>
        <w:left w:val="none" w:sz="0" w:space="0" w:color="auto"/>
        <w:bottom w:val="none" w:sz="0" w:space="0" w:color="auto"/>
        <w:right w:val="none" w:sz="0" w:space="0" w:color="auto"/>
      </w:divBdr>
    </w:div>
    <w:div w:id="405539979">
      <w:bodyDiv w:val="1"/>
      <w:marLeft w:val="0"/>
      <w:marRight w:val="0"/>
      <w:marTop w:val="0"/>
      <w:marBottom w:val="0"/>
      <w:divBdr>
        <w:top w:val="none" w:sz="0" w:space="0" w:color="auto"/>
        <w:left w:val="none" w:sz="0" w:space="0" w:color="auto"/>
        <w:bottom w:val="none" w:sz="0" w:space="0" w:color="auto"/>
        <w:right w:val="none" w:sz="0" w:space="0" w:color="auto"/>
      </w:divBdr>
    </w:div>
    <w:div w:id="558246724">
      <w:bodyDiv w:val="1"/>
      <w:marLeft w:val="0"/>
      <w:marRight w:val="0"/>
      <w:marTop w:val="0"/>
      <w:marBottom w:val="0"/>
      <w:divBdr>
        <w:top w:val="none" w:sz="0" w:space="0" w:color="auto"/>
        <w:left w:val="none" w:sz="0" w:space="0" w:color="auto"/>
        <w:bottom w:val="none" w:sz="0" w:space="0" w:color="auto"/>
        <w:right w:val="none" w:sz="0" w:space="0" w:color="auto"/>
      </w:divBdr>
    </w:div>
    <w:div w:id="615603959">
      <w:bodyDiv w:val="1"/>
      <w:marLeft w:val="0"/>
      <w:marRight w:val="0"/>
      <w:marTop w:val="0"/>
      <w:marBottom w:val="0"/>
      <w:divBdr>
        <w:top w:val="none" w:sz="0" w:space="0" w:color="auto"/>
        <w:left w:val="none" w:sz="0" w:space="0" w:color="auto"/>
        <w:bottom w:val="none" w:sz="0" w:space="0" w:color="auto"/>
        <w:right w:val="none" w:sz="0" w:space="0" w:color="auto"/>
      </w:divBdr>
    </w:div>
    <w:div w:id="655844640">
      <w:bodyDiv w:val="1"/>
      <w:marLeft w:val="0"/>
      <w:marRight w:val="0"/>
      <w:marTop w:val="0"/>
      <w:marBottom w:val="0"/>
      <w:divBdr>
        <w:top w:val="none" w:sz="0" w:space="0" w:color="auto"/>
        <w:left w:val="none" w:sz="0" w:space="0" w:color="auto"/>
        <w:bottom w:val="none" w:sz="0" w:space="0" w:color="auto"/>
        <w:right w:val="none" w:sz="0" w:space="0" w:color="auto"/>
      </w:divBdr>
    </w:div>
    <w:div w:id="773550098">
      <w:bodyDiv w:val="1"/>
      <w:marLeft w:val="0"/>
      <w:marRight w:val="0"/>
      <w:marTop w:val="0"/>
      <w:marBottom w:val="0"/>
      <w:divBdr>
        <w:top w:val="none" w:sz="0" w:space="0" w:color="auto"/>
        <w:left w:val="none" w:sz="0" w:space="0" w:color="auto"/>
        <w:bottom w:val="none" w:sz="0" w:space="0" w:color="auto"/>
        <w:right w:val="none" w:sz="0" w:space="0" w:color="auto"/>
      </w:divBdr>
      <w:divsChild>
        <w:div w:id="1515918238">
          <w:marLeft w:val="0"/>
          <w:marRight w:val="0"/>
          <w:marTop w:val="0"/>
          <w:marBottom w:val="0"/>
          <w:divBdr>
            <w:top w:val="none" w:sz="0" w:space="0" w:color="auto"/>
            <w:left w:val="none" w:sz="0" w:space="0" w:color="auto"/>
            <w:bottom w:val="none" w:sz="0" w:space="0" w:color="auto"/>
            <w:right w:val="none" w:sz="0" w:space="0" w:color="auto"/>
          </w:divBdr>
          <w:divsChild>
            <w:div w:id="1133207888">
              <w:marLeft w:val="0"/>
              <w:marRight w:val="0"/>
              <w:marTop w:val="0"/>
              <w:marBottom w:val="0"/>
              <w:divBdr>
                <w:top w:val="none" w:sz="0" w:space="0" w:color="auto"/>
                <w:left w:val="none" w:sz="0" w:space="0" w:color="auto"/>
                <w:bottom w:val="none" w:sz="0" w:space="0" w:color="auto"/>
                <w:right w:val="none" w:sz="0" w:space="0" w:color="auto"/>
              </w:divBdr>
            </w:div>
            <w:div w:id="18517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442">
      <w:bodyDiv w:val="1"/>
      <w:marLeft w:val="0"/>
      <w:marRight w:val="0"/>
      <w:marTop w:val="0"/>
      <w:marBottom w:val="0"/>
      <w:divBdr>
        <w:top w:val="none" w:sz="0" w:space="0" w:color="auto"/>
        <w:left w:val="none" w:sz="0" w:space="0" w:color="auto"/>
        <w:bottom w:val="none" w:sz="0" w:space="0" w:color="auto"/>
        <w:right w:val="none" w:sz="0" w:space="0" w:color="auto"/>
      </w:divBdr>
    </w:div>
    <w:div w:id="884564465">
      <w:bodyDiv w:val="1"/>
      <w:marLeft w:val="0"/>
      <w:marRight w:val="0"/>
      <w:marTop w:val="0"/>
      <w:marBottom w:val="0"/>
      <w:divBdr>
        <w:top w:val="none" w:sz="0" w:space="0" w:color="auto"/>
        <w:left w:val="none" w:sz="0" w:space="0" w:color="auto"/>
        <w:bottom w:val="none" w:sz="0" w:space="0" w:color="auto"/>
        <w:right w:val="none" w:sz="0" w:space="0" w:color="auto"/>
      </w:divBdr>
    </w:div>
    <w:div w:id="972175283">
      <w:bodyDiv w:val="1"/>
      <w:marLeft w:val="0"/>
      <w:marRight w:val="0"/>
      <w:marTop w:val="0"/>
      <w:marBottom w:val="0"/>
      <w:divBdr>
        <w:top w:val="none" w:sz="0" w:space="0" w:color="auto"/>
        <w:left w:val="none" w:sz="0" w:space="0" w:color="auto"/>
        <w:bottom w:val="none" w:sz="0" w:space="0" w:color="auto"/>
        <w:right w:val="none" w:sz="0" w:space="0" w:color="auto"/>
      </w:divBdr>
    </w:div>
    <w:div w:id="1341465291">
      <w:bodyDiv w:val="1"/>
      <w:marLeft w:val="0"/>
      <w:marRight w:val="0"/>
      <w:marTop w:val="0"/>
      <w:marBottom w:val="0"/>
      <w:divBdr>
        <w:top w:val="none" w:sz="0" w:space="0" w:color="auto"/>
        <w:left w:val="none" w:sz="0" w:space="0" w:color="auto"/>
        <w:bottom w:val="none" w:sz="0" w:space="0" w:color="auto"/>
        <w:right w:val="none" w:sz="0" w:space="0" w:color="auto"/>
      </w:divBdr>
    </w:div>
    <w:div w:id="1419058505">
      <w:bodyDiv w:val="1"/>
      <w:marLeft w:val="0"/>
      <w:marRight w:val="0"/>
      <w:marTop w:val="0"/>
      <w:marBottom w:val="0"/>
      <w:divBdr>
        <w:top w:val="none" w:sz="0" w:space="0" w:color="auto"/>
        <w:left w:val="none" w:sz="0" w:space="0" w:color="auto"/>
        <w:bottom w:val="none" w:sz="0" w:space="0" w:color="auto"/>
        <w:right w:val="none" w:sz="0" w:space="0" w:color="auto"/>
      </w:divBdr>
      <w:divsChild>
        <w:div w:id="328562766">
          <w:marLeft w:val="562"/>
          <w:marRight w:val="0"/>
          <w:marTop w:val="0"/>
          <w:marBottom w:val="0"/>
          <w:divBdr>
            <w:top w:val="none" w:sz="0" w:space="0" w:color="auto"/>
            <w:left w:val="none" w:sz="0" w:space="0" w:color="auto"/>
            <w:bottom w:val="none" w:sz="0" w:space="0" w:color="auto"/>
            <w:right w:val="none" w:sz="0" w:space="0" w:color="auto"/>
          </w:divBdr>
        </w:div>
        <w:div w:id="445851220">
          <w:marLeft w:val="562"/>
          <w:marRight w:val="0"/>
          <w:marTop w:val="0"/>
          <w:marBottom w:val="0"/>
          <w:divBdr>
            <w:top w:val="none" w:sz="0" w:space="0" w:color="auto"/>
            <w:left w:val="none" w:sz="0" w:space="0" w:color="auto"/>
            <w:bottom w:val="none" w:sz="0" w:space="0" w:color="auto"/>
            <w:right w:val="none" w:sz="0" w:space="0" w:color="auto"/>
          </w:divBdr>
        </w:div>
        <w:div w:id="597298536">
          <w:marLeft w:val="562"/>
          <w:marRight w:val="0"/>
          <w:marTop w:val="0"/>
          <w:marBottom w:val="0"/>
          <w:divBdr>
            <w:top w:val="none" w:sz="0" w:space="0" w:color="auto"/>
            <w:left w:val="none" w:sz="0" w:space="0" w:color="auto"/>
            <w:bottom w:val="none" w:sz="0" w:space="0" w:color="auto"/>
            <w:right w:val="none" w:sz="0" w:space="0" w:color="auto"/>
          </w:divBdr>
        </w:div>
        <w:div w:id="804467938">
          <w:marLeft w:val="562"/>
          <w:marRight w:val="0"/>
          <w:marTop w:val="0"/>
          <w:marBottom w:val="0"/>
          <w:divBdr>
            <w:top w:val="none" w:sz="0" w:space="0" w:color="auto"/>
            <w:left w:val="none" w:sz="0" w:space="0" w:color="auto"/>
            <w:bottom w:val="none" w:sz="0" w:space="0" w:color="auto"/>
            <w:right w:val="none" w:sz="0" w:space="0" w:color="auto"/>
          </w:divBdr>
        </w:div>
        <w:div w:id="881020229">
          <w:marLeft w:val="562"/>
          <w:marRight w:val="0"/>
          <w:marTop w:val="0"/>
          <w:marBottom w:val="0"/>
          <w:divBdr>
            <w:top w:val="none" w:sz="0" w:space="0" w:color="auto"/>
            <w:left w:val="none" w:sz="0" w:space="0" w:color="auto"/>
            <w:bottom w:val="none" w:sz="0" w:space="0" w:color="auto"/>
            <w:right w:val="none" w:sz="0" w:space="0" w:color="auto"/>
          </w:divBdr>
        </w:div>
        <w:div w:id="1980069582">
          <w:marLeft w:val="562"/>
          <w:marRight w:val="0"/>
          <w:marTop w:val="0"/>
          <w:marBottom w:val="0"/>
          <w:divBdr>
            <w:top w:val="none" w:sz="0" w:space="0" w:color="auto"/>
            <w:left w:val="none" w:sz="0" w:space="0" w:color="auto"/>
            <w:bottom w:val="none" w:sz="0" w:space="0" w:color="auto"/>
            <w:right w:val="none" w:sz="0" w:space="0" w:color="auto"/>
          </w:divBdr>
        </w:div>
      </w:divsChild>
    </w:div>
    <w:div w:id="1538666727">
      <w:bodyDiv w:val="1"/>
      <w:marLeft w:val="0"/>
      <w:marRight w:val="0"/>
      <w:marTop w:val="0"/>
      <w:marBottom w:val="0"/>
      <w:divBdr>
        <w:top w:val="none" w:sz="0" w:space="0" w:color="auto"/>
        <w:left w:val="none" w:sz="0" w:space="0" w:color="auto"/>
        <w:bottom w:val="none" w:sz="0" w:space="0" w:color="auto"/>
        <w:right w:val="none" w:sz="0" w:space="0" w:color="auto"/>
      </w:divBdr>
      <w:divsChild>
        <w:div w:id="1852717489">
          <w:marLeft w:val="0"/>
          <w:marRight w:val="0"/>
          <w:marTop w:val="0"/>
          <w:marBottom w:val="0"/>
          <w:divBdr>
            <w:top w:val="none" w:sz="0" w:space="0" w:color="auto"/>
            <w:left w:val="none" w:sz="0" w:space="0" w:color="auto"/>
            <w:bottom w:val="none" w:sz="0" w:space="0" w:color="auto"/>
            <w:right w:val="none" w:sz="0" w:space="0" w:color="auto"/>
          </w:divBdr>
          <w:divsChild>
            <w:div w:id="285477223">
              <w:marLeft w:val="0"/>
              <w:marRight w:val="0"/>
              <w:marTop w:val="0"/>
              <w:marBottom w:val="0"/>
              <w:divBdr>
                <w:top w:val="none" w:sz="0" w:space="0" w:color="auto"/>
                <w:left w:val="none" w:sz="0" w:space="0" w:color="auto"/>
                <w:bottom w:val="none" w:sz="0" w:space="0" w:color="auto"/>
                <w:right w:val="none" w:sz="0" w:space="0" w:color="auto"/>
              </w:divBdr>
            </w:div>
            <w:div w:id="793714657">
              <w:marLeft w:val="0"/>
              <w:marRight w:val="0"/>
              <w:marTop w:val="0"/>
              <w:marBottom w:val="0"/>
              <w:divBdr>
                <w:top w:val="none" w:sz="0" w:space="0" w:color="auto"/>
                <w:left w:val="none" w:sz="0" w:space="0" w:color="auto"/>
                <w:bottom w:val="none" w:sz="0" w:space="0" w:color="auto"/>
                <w:right w:val="none" w:sz="0" w:space="0" w:color="auto"/>
              </w:divBdr>
            </w:div>
            <w:div w:id="1242527635">
              <w:marLeft w:val="0"/>
              <w:marRight w:val="0"/>
              <w:marTop w:val="0"/>
              <w:marBottom w:val="0"/>
              <w:divBdr>
                <w:top w:val="none" w:sz="0" w:space="0" w:color="auto"/>
                <w:left w:val="none" w:sz="0" w:space="0" w:color="auto"/>
                <w:bottom w:val="none" w:sz="0" w:space="0" w:color="auto"/>
                <w:right w:val="none" w:sz="0" w:space="0" w:color="auto"/>
              </w:divBdr>
            </w:div>
            <w:div w:id="1621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352">
      <w:bodyDiv w:val="1"/>
      <w:marLeft w:val="0"/>
      <w:marRight w:val="0"/>
      <w:marTop w:val="0"/>
      <w:marBottom w:val="0"/>
      <w:divBdr>
        <w:top w:val="none" w:sz="0" w:space="0" w:color="auto"/>
        <w:left w:val="none" w:sz="0" w:space="0" w:color="auto"/>
        <w:bottom w:val="none" w:sz="0" w:space="0" w:color="auto"/>
        <w:right w:val="none" w:sz="0" w:space="0" w:color="auto"/>
      </w:divBdr>
    </w:div>
    <w:div w:id="1690718696">
      <w:bodyDiv w:val="1"/>
      <w:marLeft w:val="0"/>
      <w:marRight w:val="0"/>
      <w:marTop w:val="0"/>
      <w:marBottom w:val="0"/>
      <w:divBdr>
        <w:top w:val="none" w:sz="0" w:space="0" w:color="auto"/>
        <w:left w:val="none" w:sz="0" w:space="0" w:color="auto"/>
        <w:bottom w:val="none" w:sz="0" w:space="0" w:color="auto"/>
        <w:right w:val="none" w:sz="0" w:space="0" w:color="auto"/>
      </w:divBdr>
    </w:div>
    <w:div w:id="1707756652">
      <w:bodyDiv w:val="1"/>
      <w:marLeft w:val="0"/>
      <w:marRight w:val="0"/>
      <w:marTop w:val="0"/>
      <w:marBottom w:val="0"/>
      <w:divBdr>
        <w:top w:val="none" w:sz="0" w:space="0" w:color="auto"/>
        <w:left w:val="none" w:sz="0" w:space="0" w:color="auto"/>
        <w:bottom w:val="none" w:sz="0" w:space="0" w:color="auto"/>
        <w:right w:val="none" w:sz="0" w:space="0" w:color="auto"/>
      </w:divBdr>
      <w:divsChild>
        <w:div w:id="61291774">
          <w:marLeft w:val="0"/>
          <w:marRight w:val="0"/>
          <w:marTop w:val="0"/>
          <w:marBottom w:val="0"/>
          <w:divBdr>
            <w:top w:val="none" w:sz="0" w:space="0" w:color="auto"/>
            <w:left w:val="none" w:sz="0" w:space="0" w:color="auto"/>
            <w:bottom w:val="none" w:sz="0" w:space="0" w:color="auto"/>
            <w:right w:val="none" w:sz="0" w:space="0" w:color="auto"/>
          </w:divBdr>
          <w:divsChild>
            <w:div w:id="138693242">
              <w:marLeft w:val="0"/>
              <w:marRight w:val="0"/>
              <w:marTop w:val="0"/>
              <w:marBottom w:val="0"/>
              <w:divBdr>
                <w:top w:val="none" w:sz="0" w:space="0" w:color="auto"/>
                <w:left w:val="none" w:sz="0" w:space="0" w:color="auto"/>
                <w:bottom w:val="none" w:sz="0" w:space="0" w:color="auto"/>
                <w:right w:val="none" w:sz="0" w:space="0" w:color="auto"/>
              </w:divBdr>
            </w:div>
            <w:div w:id="962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2571">
      <w:bodyDiv w:val="1"/>
      <w:marLeft w:val="0"/>
      <w:marRight w:val="0"/>
      <w:marTop w:val="0"/>
      <w:marBottom w:val="0"/>
      <w:divBdr>
        <w:top w:val="none" w:sz="0" w:space="0" w:color="auto"/>
        <w:left w:val="none" w:sz="0" w:space="0" w:color="auto"/>
        <w:bottom w:val="none" w:sz="0" w:space="0" w:color="auto"/>
        <w:right w:val="none" w:sz="0" w:space="0" w:color="auto"/>
      </w:divBdr>
    </w:div>
    <w:div w:id="1719668307">
      <w:bodyDiv w:val="1"/>
      <w:marLeft w:val="0"/>
      <w:marRight w:val="0"/>
      <w:marTop w:val="0"/>
      <w:marBottom w:val="0"/>
      <w:divBdr>
        <w:top w:val="none" w:sz="0" w:space="0" w:color="auto"/>
        <w:left w:val="none" w:sz="0" w:space="0" w:color="auto"/>
        <w:bottom w:val="none" w:sz="0" w:space="0" w:color="auto"/>
        <w:right w:val="none" w:sz="0" w:space="0" w:color="auto"/>
      </w:divBdr>
      <w:divsChild>
        <w:div w:id="737629756">
          <w:marLeft w:val="0"/>
          <w:marRight w:val="0"/>
          <w:marTop w:val="0"/>
          <w:marBottom w:val="0"/>
          <w:divBdr>
            <w:top w:val="none" w:sz="0" w:space="0" w:color="auto"/>
            <w:left w:val="none" w:sz="0" w:space="0" w:color="auto"/>
            <w:bottom w:val="none" w:sz="0" w:space="0" w:color="auto"/>
            <w:right w:val="none" w:sz="0" w:space="0" w:color="auto"/>
          </w:divBdr>
          <w:divsChild>
            <w:div w:id="1116632171">
              <w:marLeft w:val="0"/>
              <w:marRight w:val="0"/>
              <w:marTop w:val="0"/>
              <w:marBottom w:val="0"/>
              <w:divBdr>
                <w:top w:val="none" w:sz="0" w:space="0" w:color="auto"/>
                <w:left w:val="none" w:sz="0" w:space="0" w:color="auto"/>
                <w:bottom w:val="none" w:sz="0" w:space="0" w:color="auto"/>
                <w:right w:val="none" w:sz="0" w:space="0" w:color="auto"/>
              </w:divBdr>
            </w:div>
            <w:div w:id="15750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6182">
      <w:bodyDiv w:val="1"/>
      <w:marLeft w:val="0"/>
      <w:marRight w:val="0"/>
      <w:marTop w:val="0"/>
      <w:marBottom w:val="0"/>
      <w:divBdr>
        <w:top w:val="none" w:sz="0" w:space="0" w:color="auto"/>
        <w:left w:val="none" w:sz="0" w:space="0" w:color="auto"/>
        <w:bottom w:val="none" w:sz="0" w:space="0" w:color="auto"/>
        <w:right w:val="none" w:sz="0" w:space="0" w:color="auto"/>
      </w:divBdr>
    </w:div>
    <w:div w:id="1915237824">
      <w:bodyDiv w:val="1"/>
      <w:marLeft w:val="0"/>
      <w:marRight w:val="0"/>
      <w:marTop w:val="0"/>
      <w:marBottom w:val="0"/>
      <w:divBdr>
        <w:top w:val="none" w:sz="0" w:space="0" w:color="auto"/>
        <w:left w:val="none" w:sz="0" w:space="0" w:color="auto"/>
        <w:bottom w:val="none" w:sz="0" w:space="0" w:color="auto"/>
        <w:right w:val="none" w:sz="0" w:space="0" w:color="auto"/>
      </w:divBdr>
    </w:div>
    <w:div w:id="2069062714">
      <w:bodyDiv w:val="1"/>
      <w:marLeft w:val="0"/>
      <w:marRight w:val="0"/>
      <w:marTop w:val="0"/>
      <w:marBottom w:val="0"/>
      <w:divBdr>
        <w:top w:val="none" w:sz="0" w:space="0" w:color="auto"/>
        <w:left w:val="none" w:sz="0" w:space="0" w:color="auto"/>
        <w:bottom w:val="none" w:sz="0" w:space="0" w:color="auto"/>
        <w:right w:val="none" w:sz="0" w:space="0" w:color="auto"/>
      </w:divBdr>
    </w:div>
    <w:div w:id="212757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hyperlink" Target="http://www.iso.org/iso/iso_catalogue/catalogue_ics/catalogue_detail_ics.htm?csnumber=38790" TargetMode="External"/><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image" Target="media/image51.emf"/><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5.emf"/><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wmf"/><Relationship Id="rId79" Type="http://schemas.openxmlformats.org/officeDocument/2006/relationships/header" Target="header2.xml"/><Relationship Id="rId5" Type="http://schemas.openxmlformats.org/officeDocument/2006/relationships/customXml" Target="../customXml/item4.xml"/><Relationship Id="rId61" Type="http://schemas.openxmlformats.org/officeDocument/2006/relationships/image" Target="media/image44.emf"/><Relationship Id="rId82" Type="http://schemas.microsoft.com/office/2011/relationships/people" Target="people.xml"/><Relationship Id="rId19" Type="http://schemas.openxmlformats.org/officeDocument/2006/relationships/image" Target="media/image3.emf"/><Relationship Id="rId14" Type="http://schemas.openxmlformats.org/officeDocument/2006/relationships/header" Target="header1.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59.emf"/><Relationship Id="rId8" Type="http://schemas.openxmlformats.org/officeDocument/2006/relationships/settings" Target="settings.xml"/><Relationship Id="rId51" Type="http://schemas.openxmlformats.org/officeDocument/2006/relationships/image" Target="media/image34.emf"/><Relationship Id="rId72" Type="http://schemas.openxmlformats.org/officeDocument/2006/relationships/image" Target="media/image55.wmf"/><Relationship Id="rId80" Type="http://schemas.openxmlformats.org/officeDocument/2006/relationships/header" Target="header3.xml"/><Relationship Id="rId3" Type="http://schemas.openxmlformats.org/officeDocument/2006/relationships/customXml" Target="../customXml/item2.xml"/><Relationship Id="rId12" Type="http://schemas.openxmlformats.org/officeDocument/2006/relationships/image" Target="media/image1.gif"/><Relationship Id="rId17" Type="http://schemas.openxmlformats.org/officeDocument/2006/relationships/hyperlink" Target="http://www.openapplications.org"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20" Type="http://schemas.openxmlformats.org/officeDocument/2006/relationships/image" Target="media/image4.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emf"/><Relationship Id="rId10" Type="http://schemas.openxmlformats.org/officeDocument/2006/relationships/footnotes" Target="footnotes.xml"/><Relationship Id="rId31" Type="http://schemas.openxmlformats.org/officeDocument/2006/relationships/image" Target="media/image14.w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wmf"/><Relationship Id="rId78" Type="http://schemas.openxmlformats.org/officeDocument/2006/relationships/image" Target="media/image60.emf"/><Relationship Id="rId81"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1.wmf"/><Relationship Id="rId18" Type="http://schemas.openxmlformats.org/officeDocument/2006/relationships/image" Target="media/image2.emf"/><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wmf"/><Relationship Id="rId76" Type="http://schemas.openxmlformats.org/officeDocument/2006/relationships/hyperlink" Target="http://docs.oasis-open.org/pps/v1.0/pps-profile-specifications-1.0.html" TargetMode="External"/><Relationship Id="rId7" Type="http://schemas.openxmlformats.org/officeDocument/2006/relationships/styles" Target="styles.xml"/><Relationship Id="rId71" Type="http://schemas.openxmlformats.org/officeDocument/2006/relationships/image" Target="media/image54.emf"/><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d\AppData\Roaming\Microsoft\Templates\iec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ink_x0020_ xmlns="21ea7271-3699-4380-990f-02f1b65e2204">
      <Url xsi:nil="true"/>
      <Description xsi:nil="true"/>
    </Link_x0020_>
    <Short_x0020_Document_x0020_Description xmlns="21ea7271-3699-4380-990f-02f1b65e220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EF19533617304D94D3386B7E7D1252" ma:contentTypeVersion="" ma:contentTypeDescription="Create a new document." ma:contentTypeScope="" ma:versionID="0c87fb00f4fd6a514e14301fc9d18f85">
  <xsd:schema xmlns:xsd="http://www.w3.org/2001/XMLSchema" xmlns:xs="http://www.w3.org/2001/XMLSchema" xmlns:p="http://schemas.microsoft.com/office/2006/metadata/properties" xmlns:ns2="e8923a89-d00a-4079-95b1-58cf6ead7985" xmlns:ns3="21ea7271-3699-4380-990f-02f1b65e2204" targetNamespace="http://schemas.microsoft.com/office/2006/metadata/properties" ma:root="true" ma:fieldsID="640b1f35d99e6372b6455caac2056e0e" ns2:_="" ns3:_="">
    <xsd:import namespace="e8923a89-d00a-4079-95b1-58cf6ead7985"/>
    <xsd:import namespace="21ea7271-3699-4380-990f-02f1b65e22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Short_x0020_Document_x0020_Description" minOccurs="0"/>
                <xsd:element ref="ns3:Link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23a89-d00a-4079-95b1-58cf6ead798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ea7271-3699-4380-990f-02f1b65e220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Short_x0020_Document_x0020_Description" ma:index="14" nillable="true" ma:displayName="Short Description" ma:description="Include a short description of the document" ma:internalName="Short_x0020_Document_x0020_Description">
      <xsd:simpleType>
        <xsd:restriction base="dms:Note">
          <xsd:maxLength value="255"/>
        </xsd:restriction>
      </xsd:simpleType>
    </xsd:element>
    <xsd:element name="Link_x0020_" ma:index="15" nillable="true" ma:displayName="Link" ma:description="Provide a link where additional information had been upload" ma:format="Hyperlink" ma:internalName="Link_x0020_">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E416F-C920-4B06-8EAF-89BC65674722}">
  <ds:schemaRefs>
    <ds:schemaRef ds:uri="http://schemas.microsoft.com/sharepoint/v3/contenttype/forms"/>
  </ds:schemaRefs>
</ds:datastoreItem>
</file>

<file path=customXml/itemProps2.xml><?xml version="1.0" encoding="utf-8"?>
<ds:datastoreItem xmlns:ds="http://schemas.openxmlformats.org/officeDocument/2006/customXml" ds:itemID="{1A6D005E-C51F-42A5-BB3E-F6DCFD0B94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79CC32-6268-4377-A36D-7F92F999431B}"/>
</file>

<file path=customXml/itemProps4.xml><?xml version="1.0" encoding="utf-8"?>
<ds:datastoreItem xmlns:ds="http://schemas.openxmlformats.org/officeDocument/2006/customXml" ds:itemID="{1573EA39-B46D-4C33-935D-7706B1065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iecstd.dot</Template>
  <TotalTime>750</TotalTime>
  <Pages>146</Pages>
  <Words>51269</Words>
  <Characters>292239</Characters>
  <Application>Microsoft Office Word</Application>
  <DocSecurity>0</DocSecurity>
  <Lines>2435</Lines>
  <Paragraphs>685</Paragraphs>
  <ScaleCrop>false</ScaleCrop>
  <HeadingPairs>
    <vt:vector size="2" baseType="variant">
      <vt:variant>
        <vt:lpstr>Title</vt:lpstr>
      </vt:variant>
      <vt:variant>
        <vt:i4>1</vt:i4>
      </vt:variant>
    </vt:vector>
  </HeadingPairs>
  <TitlesOfParts>
    <vt:vector size="1" baseType="lpstr">
      <vt:lpstr>62264-4 CDV</vt:lpstr>
    </vt:vector>
  </TitlesOfParts>
  <Company>BR&amp;L Consulting</Company>
  <LinksUpToDate>false</LinksUpToDate>
  <CharactersWithSpaces>342823</CharactersWithSpaces>
  <SharedDoc>false</SharedDoc>
  <HLinks>
    <vt:vector size="372" baseType="variant">
      <vt:variant>
        <vt:i4>2818111</vt:i4>
      </vt:variant>
      <vt:variant>
        <vt:i4>1101</vt:i4>
      </vt:variant>
      <vt:variant>
        <vt:i4>0</vt:i4>
      </vt:variant>
      <vt:variant>
        <vt:i4>5</vt:i4>
      </vt:variant>
      <vt:variant>
        <vt:lpwstr>http://www.mimosa.org/</vt:lpwstr>
      </vt:variant>
      <vt:variant>
        <vt:lpwstr/>
      </vt:variant>
      <vt:variant>
        <vt:i4>786514</vt:i4>
      </vt:variant>
      <vt:variant>
        <vt:i4>918</vt:i4>
      </vt:variant>
      <vt:variant>
        <vt:i4>0</vt:i4>
      </vt:variant>
      <vt:variant>
        <vt:i4>5</vt:i4>
      </vt:variant>
      <vt:variant>
        <vt:lpwstr>http://www.omg.org/spec/BPMN</vt:lpwstr>
      </vt:variant>
      <vt:variant>
        <vt:lpwstr/>
      </vt:variant>
      <vt:variant>
        <vt:i4>786514</vt:i4>
      </vt:variant>
      <vt:variant>
        <vt:i4>858</vt:i4>
      </vt:variant>
      <vt:variant>
        <vt:i4>0</vt:i4>
      </vt:variant>
      <vt:variant>
        <vt:i4>5</vt:i4>
      </vt:variant>
      <vt:variant>
        <vt:lpwstr>http://www.omg.org/spec/BPMN</vt:lpwstr>
      </vt:variant>
      <vt:variant>
        <vt:lpwstr/>
      </vt:variant>
      <vt:variant>
        <vt:i4>1966135</vt:i4>
      </vt:variant>
      <vt:variant>
        <vt:i4>743</vt:i4>
      </vt:variant>
      <vt:variant>
        <vt:i4>0</vt:i4>
      </vt:variant>
      <vt:variant>
        <vt:i4>5</vt:i4>
      </vt:variant>
      <vt:variant>
        <vt:lpwstr/>
      </vt:variant>
      <vt:variant>
        <vt:lpwstr>_Toc287446638</vt:lpwstr>
      </vt:variant>
      <vt:variant>
        <vt:i4>1966135</vt:i4>
      </vt:variant>
      <vt:variant>
        <vt:i4>737</vt:i4>
      </vt:variant>
      <vt:variant>
        <vt:i4>0</vt:i4>
      </vt:variant>
      <vt:variant>
        <vt:i4>5</vt:i4>
      </vt:variant>
      <vt:variant>
        <vt:lpwstr/>
      </vt:variant>
      <vt:variant>
        <vt:lpwstr>_Toc287446637</vt:lpwstr>
      </vt:variant>
      <vt:variant>
        <vt:i4>1966135</vt:i4>
      </vt:variant>
      <vt:variant>
        <vt:i4>731</vt:i4>
      </vt:variant>
      <vt:variant>
        <vt:i4>0</vt:i4>
      </vt:variant>
      <vt:variant>
        <vt:i4>5</vt:i4>
      </vt:variant>
      <vt:variant>
        <vt:lpwstr/>
      </vt:variant>
      <vt:variant>
        <vt:lpwstr>_Toc287446636</vt:lpwstr>
      </vt:variant>
      <vt:variant>
        <vt:i4>1966135</vt:i4>
      </vt:variant>
      <vt:variant>
        <vt:i4>725</vt:i4>
      </vt:variant>
      <vt:variant>
        <vt:i4>0</vt:i4>
      </vt:variant>
      <vt:variant>
        <vt:i4>5</vt:i4>
      </vt:variant>
      <vt:variant>
        <vt:lpwstr/>
      </vt:variant>
      <vt:variant>
        <vt:lpwstr>_Toc287446635</vt:lpwstr>
      </vt:variant>
      <vt:variant>
        <vt:i4>1966135</vt:i4>
      </vt:variant>
      <vt:variant>
        <vt:i4>719</vt:i4>
      </vt:variant>
      <vt:variant>
        <vt:i4>0</vt:i4>
      </vt:variant>
      <vt:variant>
        <vt:i4>5</vt:i4>
      </vt:variant>
      <vt:variant>
        <vt:lpwstr/>
      </vt:variant>
      <vt:variant>
        <vt:lpwstr>_Toc287446634</vt:lpwstr>
      </vt:variant>
      <vt:variant>
        <vt:i4>1966135</vt:i4>
      </vt:variant>
      <vt:variant>
        <vt:i4>713</vt:i4>
      </vt:variant>
      <vt:variant>
        <vt:i4>0</vt:i4>
      </vt:variant>
      <vt:variant>
        <vt:i4>5</vt:i4>
      </vt:variant>
      <vt:variant>
        <vt:lpwstr/>
      </vt:variant>
      <vt:variant>
        <vt:lpwstr>_Toc287446633</vt:lpwstr>
      </vt:variant>
      <vt:variant>
        <vt:i4>1966135</vt:i4>
      </vt:variant>
      <vt:variant>
        <vt:i4>707</vt:i4>
      </vt:variant>
      <vt:variant>
        <vt:i4>0</vt:i4>
      </vt:variant>
      <vt:variant>
        <vt:i4>5</vt:i4>
      </vt:variant>
      <vt:variant>
        <vt:lpwstr/>
      </vt:variant>
      <vt:variant>
        <vt:lpwstr>_Toc287446632</vt:lpwstr>
      </vt:variant>
      <vt:variant>
        <vt:i4>1966135</vt:i4>
      </vt:variant>
      <vt:variant>
        <vt:i4>701</vt:i4>
      </vt:variant>
      <vt:variant>
        <vt:i4>0</vt:i4>
      </vt:variant>
      <vt:variant>
        <vt:i4>5</vt:i4>
      </vt:variant>
      <vt:variant>
        <vt:lpwstr/>
      </vt:variant>
      <vt:variant>
        <vt:lpwstr>_Toc287446631</vt:lpwstr>
      </vt:variant>
      <vt:variant>
        <vt:i4>1966135</vt:i4>
      </vt:variant>
      <vt:variant>
        <vt:i4>695</vt:i4>
      </vt:variant>
      <vt:variant>
        <vt:i4>0</vt:i4>
      </vt:variant>
      <vt:variant>
        <vt:i4>5</vt:i4>
      </vt:variant>
      <vt:variant>
        <vt:lpwstr/>
      </vt:variant>
      <vt:variant>
        <vt:lpwstr>_Toc287446630</vt:lpwstr>
      </vt:variant>
      <vt:variant>
        <vt:i4>2031671</vt:i4>
      </vt:variant>
      <vt:variant>
        <vt:i4>689</vt:i4>
      </vt:variant>
      <vt:variant>
        <vt:i4>0</vt:i4>
      </vt:variant>
      <vt:variant>
        <vt:i4>5</vt:i4>
      </vt:variant>
      <vt:variant>
        <vt:lpwstr/>
      </vt:variant>
      <vt:variant>
        <vt:lpwstr>_Toc287446629</vt:lpwstr>
      </vt:variant>
      <vt:variant>
        <vt:i4>2031671</vt:i4>
      </vt:variant>
      <vt:variant>
        <vt:i4>683</vt:i4>
      </vt:variant>
      <vt:variant>
        <vt:i4>0</vt:i4>
      </vt:variant>
      <vt:variant>
        <vt:i4>5</vt:i4>
      </vt:variant>
      <vt:variant>
        <vt:lpwstr/>
      </vt:variant>
      <vt:variant>
        <vt:lpwstr>_Toc287446628</vt:lpwstr>
      </vt:variant>
      <vt:variant>
        <vt:i4>2031671</vt:i4>
      </vt:variant>
      <vt:variant>
        <vt:i4>677</vt:i4>
      </vt:variant>
      <vt:variant>
        <vt:i4>0</vt:i4>
      </vt:variant>
      <vt:variant>
        <vt:i4>5</vt:i4>
      </vt:variant>
      <vt:variant>
        <vt:lpwstr/>
      </vt:variant>
      <vt:variant>
        <vt:lpwstr>_Toc287446627</vt:lpwstr>
      </vt:variant>
      <vt:variant>
        <vt:i4>2031671</vt:i4>
      </vt:variant>
      <vt:variant>
        <vt:i4>671</vt:i4>
      </vt:variant>
      <vt:variant>
        <vt:i4>0</vt:i4>
      </vt:variant>
      <vt:variant>
        <vt:i4>5</vt:i4>
      </vt:variant>
      <vt:variant>
        <vt:lpwstr/>
      </vt:variant>
      <vt:variant>
        <vt:lpwstr>_Toc287446626</vt:lpwstr>
      </vt:variant>
      <vt:variant>
        <vt:i4>2031671</vt:i4>
      </vt:variant>
      <vt:variant>
        <vt:i4>665</vt:i4>
      </vt:variant>
      <vt:variant>
        <vt:i4>0</vt:i4>
      </vt:variant>
      <vt:variant>
        <vt:i4>5</vt:i4>
      </vt:variant>
      <vt:variant>
        <vt:lpwstr/>
      </vt:variant>
      <vt:variant>
        <vt:lpwstr>_Toc287446625</vt:lpwstr>
      </vt:variant>
      <vt:variant>
        <vt:i4>2031671</vt:i4>
      </vt:variant>
      <vt:variant>
        <vt:i4>659</vt:i4>
      </vt:variant>
      <vt:variant>
        <vt:i4>0</vt:i4>
      </vt:variant>
      <vt:variant>
        <vt:i4>5</vt:i4>
      </vt:variant>
      <vt:variant>
        <vt:lpwstr/>
      </vt:variant>
      <vt:variant>
        <vt:lpwstr>_Toc287446624</vt:lpwstr>
      </vt:variant>
      <vt:variant>
        <vt:i4>2031671</vt:i4>
      </vt:variant>
      <vt:variant>
        <vt:i4>653</vt:i4>
      </vt:variant>
      <vt:variant>
        <vt:i4>0</vt:i4>
      </vt:variant>
      <vt:variant>
        <vt:i4>5</vt:i4>
      </vt:variant>
      <vt:variant>
        <vt:lpwstr/>
      </vt:variant>
      <vt:variant>
        <vt:lpwstr>_Toc287446623</vt:lpwstr>
      </vt:variant>
      <vt:variant>
        <vt:i4>2031671</vt:i4>
      </vt:variant>
      <vt:variant>
        <vt:i4>647</vt:i4>
      </vt:variant>
      <vt:variant>
        <vt:i4>0</vt:i4>
      </vt:variant>
      <vt:variant>
        <vt:i4>5</vt:i4>
      </vt:variant>
      <vt:variant>
        <vt:lpwstr/>
      </vt:variant>
      <vt:variant>
        <vt:lpwstr>_Toc287446622</vt:lpwstr>
      </vt:variant>
      <vt:variant>
        <vt:i4>2031671</vt:i4>
      </vt:variant>
      <vt:variant>
        <vt:i4>641</vt:i4>
      </vt:variant>
      <vt:variant>
        <vt:i4>0</vt:i4>
      </vt:variant>
      <vt:variant>
        <vt:i4>5</vt:i4>
      </vt:variant>
      <vt:variant>
        <vt:lpwstr/>
      </vt:variant>
      <vt:variant>
        <vt:lpwstr>_Toc287446621</vt:lpwstr>
      </vt:variant>
      <vt:variant>
        <vt:i4>2031671</vt:i4>
      </vt:variant>
      <vt:variant>
        <vt:i4>635</vt:i4>
      </vt:variant>
      <vt:variant>
        <vt:i4>0</vt:i4>
      </vt:variant>
      <vt:variant>
        <vt:i4>5</vt:i4>
      </vt:variant>
      <vt:variant>
        <vt:lpwstr/>
      </vt:variant>
      <vt:variant>
        <vt:lpwstr>_Toc287446620</vt:lpwstr>
      </vt:variant>
      <vt:variant>
        <vt:i4>1835063</vt:i4>
      </vt:variant>
      <vt:variant>
        <vt:i4>629</vt:i4>
      </vt:variant>
      <vt:variant>
        <vt:i4>0</vt:i4>
      </vt:variant>
      <vt:variant>
        <vt:i4>5</vt:i4>
      </vt:variant>
      <vt:variant>
        <vt:lpwstr/>
      </vt:variant>
      <vt:variant>
        <vt:lpwstr>_Toc287446619</vt:lpwstr>
      </vt:variant>
      <vt:variant>
        <vt:i4>1835063</vt:i4>
      </vt:variant>
      <vt:variant>
        <vt:i4>620</vt:i4>
      </vt:variant>
      <vt:variant>
        <vt:i4>0</vt:i4>
      </vt:variant>
      <vt:variant>
        <vt:i4>5</vt:i4>
      </vt:variant>
      <vt:variant>
        <vt:lpwstr/>
      </vt:variant>
      <vt:variant>
        <vt:lpwstr>_Toc287446618</vt:lpwstr>
      </vt:variant>
      <vt:variant>
        <vt:i4>1835063</vt:i4>
      </vt:variant>
      <vt:variant>
        <vt:i4>614</vt:i4>
      </vt:variant>
      <vt:variant>
        <vt:i4>0</vt:i4>
      </vt:variant>
      <vt:variant>
        <vt:i4>5</vt:i4>
      </vt:variant>
      <vt:variant>
        <vt:lpwstr/>
      </vt:variant>
      <vt:variant>
        <vt:lpwstr>_Toc287446617</vt:lpwstr>
      </vt:variant>
      <vt:variant>
        <vt:i4>1835063</vt:i4>
      </vt:variant>
      <vt:variant>
        <vt:i4>608</vt:i4>
      </vt:variant>
      <vt:variant>
        <vt:i4>0</vt:i4>
      </vt:variant>
      <vt:variant>
        <vt:i4>5</vt:i4>
      </vt:variant>
      <vt:variant>
        <vt:lpwstr/>
      </vt:variant>
      <vt:variant>
        <vt:lpwstr>_Toc287446616</vt:lpwstr>
      </vt:variant>
      <vt:variant>
        <vt:i4>1835063</vt:i4>
      </vt:variant>
      <vt:variant>
        <vt:i4>602</vt:i4>
      </vt:variant>
      <vt:variant>
        <vt:i4>0</vt:i4>
      </vt:variant>
      <vt:variant>
        <vt:i4>5</vt:i4>
      </vt:variant>
      <vt:variant>
        <vt:lpwstr/>
      </vt:variant>
      <vt:variant>
        <vt:lpwstr>_Toc287446615</vt:lpwstr>
      </vt:variant>
      <vt:variant>
        <vt:i4>1835063</vt:i4>
      </vt:variant>
      <vt:variant>
        <vt:i4>596</vt:i4>
      </vt:variant>
      <vt:variant>
        <vt:i4>0</vt:i4>
      </vt:variant>
      <vt:variant>
        <vt:i4>5</vt:i4>
      </vt:variant>
      <vt:variant>
        <vt:lpwstr/>
      </vt:variant>
      <vt:variant>
        <vt:lpwstr>_Toc287446614</vt:lpwstr>
      </vt:variant>
      <vt:variant>
        <vt:i4>1835063</vt:i4>
      </vt:variant>
      <vt:variant>
        <vt:i4>590</vt:i4>
      </vt:variant>
      <vt:variant>
        <vt:i4>0</vt:i4>
      </vt:variant>
      <vt:variant>
        <vt:i4>5</vt:i4>
      </vt:variant>
      <vt:variant>
        <vt:lpwstr/>
      </vt:variant>
      <vt:variant>
        <vt:lpwstr>_Toc287446613</vt:lpwstr>
      </vt:variant>
      <vt:variant>
        <vt:i4>1835063</vt:i4>
      </vt:variant>
      <vt:variant>
        <vt:i4>584</vt:i4>
      </vt:variant>
      <vt:variant>
        <vt:i4>0</vt:i4>
      </vt:variant>
      <vt:variant>
        <vt:i4>5</vt:i4>
      </vt:variant>
      <vt:variant>
        <vt:lpwstr/>
      </vt:variant>
      <vt:variant>
        <vt:lpwstr>_Toc287446612</vt:lpwstr>
      </vt:variant>
      <vt:variant>
        <vt:i4>1835063</vt:i4>
      </vt:variant>
      <vt:variant>
        <vt:i4>578</vt:i4>
      </vt:variant>
      <vt:variant>
        <vt:i4>0</vt:i4>
      </vt:variant>
      <vt:variant>
        <vt:i4>5</vt:i4>
      </vt:variant>
      <vt:variant>
        <vt:lpwstr/>
      </vt:variant>
      <vt:variant>
        <vt:lpwstr>_Toc287446611</vt:lpwstr>
      </vt:variant>
      <vt:variant>
        <vt:i4>1835063</vt:i4>
      </vt:variant>
      <vt:variant>
        <vt:i4>572</vt:i4>
      </vt:variant>
      <vt:variant>
        <vt:i4>0</vt:i4>
      </vt:variant>
      <vt:variant>
        <vt:i4>5</vt:i4>
      </vt:variant>
      <vt:variant>
        <vt:lpwstr/>
      </vt:variant>
      <vt:variant>
        <vt:lpwstr>_Toc287446610</vt:lpwstr>
      </vt:variant>
      <vt:variant>
        <vt:i4>1900599</vt:i4>
      </vt:variant>
      <vt:variant>
        <vt:i4>566</vt:i4>
      </vt:variant>
      <vt:variant>
        <vt:i4>0</vt:i4>
      </vt:variant>
      <vt:variant>
        <vt:i4>5</vt:i4>
      </vt:variant>
      <vt:variant>
        <vt:lpwstr/>
      </vt:variant>
      <vt:variant>
        <vt:lpwstr>_Toc287446609</vt:lpwstr>
      </vt:variant>
      <vt:variant>
        <vt:i4>1900599</vt:i4>
      </vt:variant>
      <vt:variant>
        <vt:i4>560</vt:i4>
      </vt:variant>
      <vt:variant>
        <vt:i4>0</vt:i4>
      </vt:variant>
      <vt:variant>
        <vt:i4>5</vt:i4>
      </vt:variant>
      <vt:variant>
        <vt:lpwstr/>
      </vt:variant>
      <vt:variant>
        <vt:lpwstr>_Toc287446608</vt:lpwstr>
      </vt:variant>
      <vt:variant>
        <vt:i4>1900599</vt:i4>
      </vt:variant>
      <vt:variant>
        <vt:i4>554</vt:i4>
      </vt:variant>
      <vt:variant>
        <vt:i4>0</vt:i4>
      </vt:variant>
      <vt:variant>
        <vt:i4>5</vt:i4>
      </vt:variant>
      <vt:variant>
        <vt:lpwstr/>
      </vt:variant>
      <vt:variant>
        <vt:lpwstr>_Toc287446607</vt:lpwstr>
      </vt:variant>
      <vt:variant>
        <vt:i4>1900599</vt:i4>
      </vt:variant>
      <vt:variant>
        <vt:i4>548</vt:i4>
      </vt:variant>
      <vt:variant>
        <vt:i4>0</vt:i4>
      </vt:variant>
      <vt:variant>
        <vt:i4>5</vt:i4>
      </vt:variant>
      <vt:variant>
        <vt:lpwstr/>
      </vt:variant>
      <vt:variant>
        <vt:lpwstr>_Toc287446606</vt:lpwstr>
      </vt:variant>
      <vt:variant>
        <vt:i4>1900599</vt:i4>
      </vt:variant>
      <vt:variant>
        <vt:i4>542</vt:i4>
      </vt:variant>
      <vt:variant>
        <vt:i4>0</vt:i4>
      </vt:variant>
      <vt:variant>
        <vt:i4>5</vt:i4>
      </vt:variant>
      <vt:variant>
        <vt:lpwstr/>
      </vt:variant>
      <vt:variant>
        <vt:lpwstr>_Toc287446605</vt:lpwstr>
      </vt:variant>
      <vt:variant>
        <vt:i4>1900599</vt:i4>
      </vt:variant>
      <vt:variant>
        <vt:i4>536</vt:i4>
      </vt:variant>
      <vt:variant>
        <vt:i4>0</vt:i4>
      </vt:variant>
      <vt:variant>
        <vt:i4>5</vt:i4>
      </vt:variant>
      <vt:variant>
        <vt:lpwstr/>
      </vt:variant>
      <vt:variant>
        <vt:lpwstr>_Toc287446604</vt:lpwstr>
      </vt:variant>
      <vt:variant>
        <vt:i4>1900599</vt:i4>
      </vt:variant>
      <vt:variant>
        <vt:i4>530</vt:i4>
      </vt:variant>
      <vt:variant>
        <vt:i4>0</vt:i4>
      </vt:variant>
      <vt:variant>
        <vt:i4>5</vt:i4>
      </vt:variant>
      <vt:variant>
        <vt:lpwstr/>
      </vt:variant>
      <vt:variant>
        <vt:lpwstr>_Toc287446603</vt:lpwstr>
      </vt:variant>
      <vt:variant>
        <vt:i4>1900599</vt:i4>
      </vt:variant>
      <vt:variant>
        <vt:i4>524</vt:i4>
      </vt:variant>
      <vt:variant>
        <vt:i4>0</vt:i4>
      </vt:variant>
      <vt:variant>
        <vt:i4>5</vt:i4>
      </vt:variant>
      <vt:variant>
        <vt:lpwstr/>
      </vt:variant>
      <vt:variant>
        <vt:lpwstr>_Toc287446602</vt:lpwstr>
      </vt:variant>
      <vt:variant>
        <vt:i4>1900599</vt:i4>
      </vt:variant>
      <vt:variant>
        <vt:i4>518</vt:i4>
      </vt:variant>
      <vt:variant>
        <vt:i4>0</vt:i4>
      </vt:variant>
      <vt:variant>
        <vt:i4>5</vt:i4>
      </vt:variant>
      <vt:variant>
        <vt:lpwstr/>
      </vt:variant>
      <vt:variant>
        <vt:lpwstr>_Toc287446601</vt:lpwstr>
      </vt:variant>
      <vt:variant>
        <vt:i4>1900599</vt:i4>
      </vt:variant>
      <vt:variant>
        <vt:i4>512</vt:i4>
      </vt:variant>
      <vt:variant>
        <vt:i4>0</vt:i4>
      </vt:variant>
      <vt:variant>
        <vt:i4>5</vt:i4>
      </vt:variant>
      <vt:variant>
        <vt:lpwstr/>
      </vt:variant>
      <vt:variant>
        <vt:lpwstr>_Toc287446600</vt:lpwstr>
      </vt:variant>
      <vt:variant>
        <vt:i4>1310772</vt:i4>
      </vt:variant>
      <vt:variant>
        <vt:i4>506</vt:i4>
      </vt:variant>
      <vt:variant>
        <vt:i4>0</vt:i4>
      </vt:variant>
      <vt:variant>
        <vt:i4>5</vt:i4>
      </vt:variant>
      <vt:variant>
        <vt:lpwstr/>
      </vt:variant>
      <vt:variant>
        <vt:lpwstr>_Toc287446599</vt:lpwstr>
      </vt:variant>
      <vt:variant>
        <vt:i4>1310772</vt:i4>
      </vt:variant>
      <vt:variant>
        <vt:i4>500</vt:i4>
      </vt:variant>
      <vt:variant>
        <vt:i4>0</vt:i4>
      </vt:variant>
      <vt:variant>
        <vt:i4>5</vt:i4>
      </vt:variant>
      <vt:variant>
        <vt:lpwstr/>
      </vt:variant>
      <vt:variant>
        <vt:lpwstr>_Toc287446598</vt:lpwstr>
      </vt:variant>
      <vt:variant>
        <vt:i4>1310772</vt:i4>
      </vt:variant>
      <vt:variant>
        <vt:i4>494</vt:i4>
      </vt:variant>
      <vt:variant>
        <vt:i4>0</vt:i4>
      </vt:variant>
      <vt:variant>
        <vt:i4>5</vt:i4>
      </vt:variant>
      <vt:variant>
        <vt:lpwstr/>
      </vt:variant>
      <vt:variant>
        <vt:lpwstr>_Toc287446597</vt:lpwstr>
      </vt:variant>
      <vt:variant>
        <vt:i4>1310772</vt:i4>
      </vt:variant>
      <vt:variant>
        <vt:i4>488</vt:i4>
      </vt:variant>
      <vt:variant>
        <vt:i4>0</vt:i4>
      </vt:variant>
      <vt:variant>
        <vt:i4>5</vt:i4>
      </vt:variant>
      <vt:variant>
        <vt:lpwstr/>
      </vt:variant>
      <vt:variant>
        <vt:lpwstr>_Toc287446596</vt:lpwstr>
      </vt:variant>
      <vt:variant>
        <vt:i4>1310772</vt:i4>
      </vt:variant>
      <vt:variant>
        <vt:i4>482</vt:i4>
      </vt:variant>
      <vt:variant>
        <vt:i4>0</vt:i4>
      </vt:variant>
      <vt:variant>
        <vt:i4>5</vt:i4>
      </vt:variant>
      <vt:variant>
        <vt:lpwstr/>
      </vt:variant>
      <vt:variant>
        <vt:lpwstr>_Toc287446595</vt:lpwstr>
      </vt:variant>
      <vt:variant>
        <vt:i4>1310772</vt:i4>
      </vt:variant>
      <vt:variant>
        <vt:i4>476</vt:i4>
      </vt:variant>
      <vt:variant>
        <vt:i4>0</vt:i4>
      </vt:variant>
      <vt:variant>
        <vt:i4>5</vt:i4>
      </vt:variant>
      <vt:variant>
        <vt:lpwstr/>
      </vt:variant>
      <vt:variant>
        <vt:lpwstr>_Toc287446594</vt:lpwstr>
      </vt:variant>
      <vt:variant>
        <vt:i4>1310772</vt:i4>
      </vt:variant>
      <vt:variant>
        <vt:i4>470</vt:i4>
      </vt:variant>
      <vt:variant>
        <vt:i4>0</vt:i4>
      </vt:variant>
      <vt:variant>
        <vt:i4>5</vt:i4>
      </vt:variant>
      <vt:variant>
        <vt:lpwstr/>
      </vt:variant>
      <vt:variant>
        <vt:lpwstr>_Toc287446593</vt:lpwstr>
      </vt:variant>
      <vt:variant>
        <vt:i4>1310772</vt:i4>
      </vt:variant>
      <vt:variant>
        <vt:i4>464</vt:i4>
      </vt:variant>
      <vt:variant>
        <vt:i4>0</vt:i4>
      </vt:variant>
      <vt:variant>
        <vt:i4>5</vt:i4>
      </vt:variant>
      <vt:variant>
        <vt:lpwstr/>
      </vt:variant>
      <vt:variant>
        <vt:lpwstr>_Toc287446592</vt:lpwstr>
      </vt:variant>
      <vt:variant>
        <vt:i4>1310772</vt:i4>
      </vt:variant>
      <vt:variant>
        <vt:i4>458</vt:i4>
      </vt:variant>
      <vt:variant>
        <vt:i4>0</vt:i4>
      </vt:variant>
      <vt:variant>
        <vt:i4>5</vt:i4>
      </vt:variant>
      <vt:variant>
        <vt:lpwstr/>
      </vt:variant>
      <vt:variant>
        <vt:lpwstr>_Toc287446591</vt:lpwstr>
      </vt:variant>
      <vt:variant>
        <vt:i4>1310772</vt:i4>
      </vt:variant>
      <vt:variant>
        <vt:i4>452</vt:i4>
      </vt:variant>
      <vt:variant>
        <vt:i4>0</vt:i4>
      </vt:variant>
      <vt:variant>
        <vt:i4>5</vt:i4>
      </vt:variant>
      <vt:variant>
        <vt:lpwstr/>
      </vt:variant>
      <vt:variant>
        <vt:lpwstr>_Toc287446590</vt:lpwstr>
      </vt:variant>
      <vt:variant>
        <vt:i4>1376308</vt:i4>
      </vt:variant>
      <vt:variant>
        <vt:i4>446</vt:i4>
      </vt:variant>
      <vt:variant>
        <vt:i4>0</vt:i4>
      </vt:variant>
      <vt:variant>
        <vt:i4>5</vt:i4>
      </vt:variant>
      <vt:variant>
        <vt:lpwstr/>
      </vt:variant>
      <vt:variant>
        <vt:lpwstr>_Toc287446589</vt:lpwstr>
      </vt:variant>
      <vt:variant>
        <vt:i4>1376308</vt:i4>
      </vt:variant>
      <vt:variant>
        <vt:i4>440</vt:i4>
      </vt:variant>
      <vt:variant>
        <vt:i4>0</vt:i4>
      </vt:variant>
      <vt:variant>
        <vt:i4>5</vt:i4>
      </vt:variant>
      <vt:variant>
        <vt:lpwstr/>
      </vt:variant>
      <vt:variant>
        <vt:lpwstr>_Toc287446588</vt:lpwstr>
      </vt:variant>
      <vt:variant>
        <vt:i4>1376308</vt:i4>
      </vt:variant>
      <vt:variant>
        <vt:i4>434</vt:i4>
      </vt:variant>
      <vt:variant>
        <vt:i4>0</vt:i4>
      </vt:variant>
      <vt:variant>
        <vt:i4>5</vt:i4>
      </vt:variant>
      <vt:variant>
        <vt:lpwstr/>
      </vt:variant>
      <vt:variant>
        <vt:lpwstr>_Toc287446587</vt:lpwstr>
      </vt:variant>
      <vt:variant>
        <vt:i4>1376308</vt:i4>
      </vt:variant>
      <vt:variant>
        <vt:i4>428</vt:i4>
      </vt:variant>
      <vt:variant>
        <vt:i4>0</vt:i4>
      </vt:variant>
      <vt:variant>
        <vt:i4>5</vt:i4>
      </vt:variant>
      <vt:variant>
        <vt:lpwstr/>
      </vt:variant>
      <vt:variant>
        <vt:lpwstr>_Toc287446586</vt:lpwstr>
      </vt:variant>
      <vt:variant>
        <vt:i4>1376308</vt:i4>
      </vt:variant>
      <vt:variant>
        <vt:i4>422</vt:i4>
      </vt:variant>
      <vt:variant>
        <vt:i4>0</vt:i4>
      </vt:variant>
      <vt:variant>
        <vt:i4>5</vt:i4>
      </vt:variant>
      <vt:variant>
        <vt:lpwstr/>
      </vt:variant>
      <vt:variant>
        <vt:lpwstr>_Toc287446585</vt:lpwstr>
      </vt:variant>
      <vt:variant>
        <vt:i4>1376308</vt:i4>
      </vt:variant>
      <vt:variant>
        <vt:i4>416</vt:i4>
      </vt:variant>
      <vt:variant>
        <vt:i4>0</vt:i4>
      </vt:variant>
      <vt:variant>
        <vt:i4>5</vt:i4>
      </vt:variant>
      <vt:variant>
        <vt:lpwstr/>
      </vt:variant>
      <vt:variant>
        <vt:lpwstr>_Toc287446584</vt:lpwstr>
      </vt:variant>
      <vt:variant>
        <vt:i4>1376308</vt:i4>
      </vt:variant>
      <vt:variant>
        <vt:i4>410</vt:i4>
      </vt:variant>
      <vt:variant>
        <vt:i4>0</vt:i4>
      </vt:variant>
      <vt:variant>
        <vt:i4>5</vt:i4>
      </vt:variant>
      <vt:variant>
        <vt:lpwstr/>
      </vt:variant>
      <vt:variant>
        <vt:lpwstr>_Toc287446583</vt:lpwstr>
      </vt:variant>
      <vt:variant>
        <vt:i4>1376308</vt:i4>
      </vt:variant>
      <vt:variant>
        <vt:i4>404</vt:i4>
      </vt:variant>
      <vt:variant>
        <vt:i4>0</vt:i4>
      </vt:variant>
      <vt:variant>
        <vt:i4>5</vt:i4>
      </vt:variant>
      <vt:variant>
        <vt:lpwstr/>
      </vt:variant>
      <vt:variant>
        <vt:lpwstr>_Toc287446582</vt:lpwstr>
      </vt:variant>
      <vt:variant>
        <vt:i4>1376308</vt:i4>
      </vt:variant>
      <vt:variant>
        <vt:i4>398</vt:i4>
      </vt:variant>
      <vt:variant>
        <vt:i4>0</vt:i4>
      </vt:variant>
      <vt:variant>
        <vt:i4>5</vt:i4>
      </vt:variant>
      <vt:variant>
        <vt:lpwstr/>
      </vt:variant>
      <vt:variant>
        <vt:lpwstr>_Toc287446581</vt:lpwstr>
      </vt:variant>
      <vt:variant>
        <vt:i4>1376308</vt:i4>
      </vt:variant>
      <vt:variant>
        <vt:i4>392</vt:i4>
      </vt:variant>
      <vt:variant>
        <vt:i4>0</vt:i4>
      </vt:variant>
      <vt:variant>
        <vt:i4>5</vt:i4>
      </vt:variant>
      <vt:variant>
        <vt:lpwstr/>
      </vt:variant>
      <vt:variant>
        <vt:lpwstr>_Toc287446580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62264-4 CDV</dc:title>
  <dc:creator>Dennis Brandl</dc:creator>
  <cp:lastModifiedBy>Dennis Brandl</cp:lastModifiedBy>
  <cp:revision>38</cp:revision>
  <cp:lastPrinted>2014-10-20T11:45:00Z</cp:lastPrinted>
  <dcterms:created xsi:type="dcterms:W3CDTF">2018-03-03T10:02:00Z</dcterms:created>
  <dcterms:modified xsi:type="dcterms:W3CDTF">2018-03-05T22:24:00Z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ndard">
    <vt:lpwstr>62264-4 CD01</vt:lpwstr>
  </property>
  <property fmtid="{D5CDD505-2E9C-101B-9397-08002B2CF9AE}" pid="3" name="ContentTypeId">
    <vt:lpwstr>0x01010072EF19533617304D94D3386B7E7D1252</vt:lpwstr>
  </property>
</Properties>
</file>